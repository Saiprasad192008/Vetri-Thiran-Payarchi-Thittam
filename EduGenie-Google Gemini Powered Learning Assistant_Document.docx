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349746584"/>
        <w:tag w:val="goog_rdk_20"/>
      </w:sdtPr>
      <w:sdtContent>
        <w:p w:rsidR="00000000" w:rsidDel="00000000" w:rsidP="00000000" w:rsidRDefault="00000000" w:rsidRPr="00000000" w14:paraId="00000001">
          <w:pPr>
            <w:pStyle w:val="Heading1"/>
            <w:numPr>
              <w:ilvl w:val="0"/>
              <w:numId w:val="22"/>
            </w:numPr>
            <w:ind w:left="720" w:hanging="360"/>
            <w:rPr>
              <w:ins w:author="Itx Mithilan" w:id="10" w:date="2026-09-29T10:03:51Z"/>
              <w:u w:val="none"/>
              <w:rPrChange w:author="Bhavi Riya" w:id="11" w:date="2026-09-30T13:00:30Z">
                <w:rPr>
                  <w:rFonts w:ascii="Arial" w:cs="Arial" w:eastAsia="Arial" w:hAnsi="Arial"/>
                  <w:b w:val="0"/>
                  <w:bCs w:val="0"/>
                  <w:i w:val="0"/>
                  <w:iCs w:val="0"/>
                  <w:smallCaps w:val="0"/>
                  <w:strike w:val="0"/>
                  <w:color w:val="000000"/>
                  <w:sz w:val="22"/>
                  <w:szCs w:val="22"/>
                  <w:u w:val="none"/>
                  <w:shd w:fill="auto" w:val="clear"/>
                  <w:vertAlign w:val="baseline"/>
                </w:rPr>
              </w:rPrChange>
            </w:rPr>
            <w:pPrChange w:author="Bhavi Riya" w:id="0" w:date="2026-09-30T13:00:30Z">
              <w:pPr>
                <w:pStyle w:val="Heading1"/>
              </w:pPr>
            </w:pPrChange>
          </w:pPr>
          <w:sdt>
            <w:sdtPr>
              <w:id w:val="2013287806"/>
              <w:tag w:val="goog_rdk_1"/>
            </w:sdtPr>
            <w:sdtContent>
              <w:ins w:author="Kerithika" w:id="2" w:date="2026-09-30T13:53:34Z"/>
              <w:sdt>
                <w:sdtPr>
                  <w:id w:val="1700516373"/>
                  <w:tag w:val="goog_rdk_2"/>
                </w:sdtPr>
                <w:sdtContent>
                  <w:ins w:author="Kerithika" w:id="2" w:date="2026-09-30T13:53:34Z">
                    <w:r w:rsidDel="00000000" w:rsidR="00000000" w:rsidRPr="00000000">
                      <w:rPr>
                        <w:rtl w:val="0"/>
                        <w:rPrChange w:author="Kerithika" w:id="3" w:date="2026-09-30T13:53:34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Kerithika" w:id="2" w:date="2026-09-30T13:53:34Z"/>
            </w:sdtContent>
          </w:sdt>
          <w:sdt>
            <w:sdtPr>
              <w:id w:val="1082183369"/>
              <w:tag w:val="goog_rdk_3"/>
            </w:sdtPr>
            <w:sdtContent>
              <w:ins w:author="HARINI BK" w:id="4" w:date="2026-09-30T03:36:43Z">
                <w:sdt>
                  <w:sdtPr>
                    <w:id w:val="-820619123"/>
                    <w:tag w:val="goog_rdk_4"/>
                  </w:sdtPr>
                  <w:sdtContent>
                    <w:del w:author="abirami mani" w:id="5" w:date="2026-09-30T06:02:16Z"/>
                  </w:sdtContent>
                </w:sdt>
              </w:ins>
              <w:sdt>
                <w:sdtPr>
                  <w:id w:val="257932008"/>
                  <w:tag w:val="goog_rdk_5"/>
                </w:sdtPr>
                <w:sdtContent>
                  <w:ins w:author="HARINI BK" w:id="4" w:date="2026-09-30T03:36:43Z">
                    <w:del w:author="abirami mani" w:id="5" w:date="2026-09-30T06:02:16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INI BK" w:id="4" w:date="2026-09-30T03:36:43Z">
                <w:del w:author="abirami mani" w:id="5" w:date="2026-09-30T06:02:16Z"/>
              </w:ins>
            </w:sdtContent>
          </w:sdt>
          <w:sdt>
            <w:sdtPr>
              <w:id w:val="1142537530"/>
              <w:tag w:val="goog_rdk_6"/>
            </w:sdtPr>
            <w:sdtContent>
              <w:del w:author="abirami mani" w:id="5" w:date="2026-09-30T06:02:16Z"/>
            </w:sdtContent>
          </w:sdt>
          <w:sdt>
            <w:sdtPr>
              <w:id w:val="451137492"/>
              <w:tag w:val="goog_rdk_7"/>
            </w:sdtPr>
            <w:sdtContent>
              <w:ins w:author="Aswini Aswini" w:id="7" w:date="2026-09-29T14:30:37Z">
                <w:sdt>
                  <w:sdtPr>
                    <w:id w:val="-464017730"/>
                    <w:tag w:val="goog_rdk_8"/>
                  </w:sdtPr>
                  <w:sdtContent>
                    <w:del w:author="abirami mani" w:id="5" w:date="2026-09-30T06:02:16Z"/>
                  </w:sdtContent>
                </w:sdt>
              </w:ins>
              <w:sdt>
                <w:sdtPr>
                  <w:id w:val="-1630939971"/>
                  <w:tag w:val="goog_rdk_9"/>
                </w:sdtPr>
                <w:sdtContent>
                  <w:ins w:author="Aswini Aswini" w:id="7" w:date="2026-09-29T14:30:37Z">
                    <w:del w:author="abirami mani" w:id="5" w:date="2026-09-30T06:02:16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wsx</w:delText>
                      </w:r>
                    </w:del>
                  </w:ins>
                </w:sdtContent>
              </w:sdt>
              <w:ins w:author="Aswini Aswini" w:id="7" w:date="2026-09-29T14:30:37Z">
                <w:del w:author="abirami mani" w:id="5" w:date="2026-09-30T06:02:16Z"/>
              </w:ins>
            </w:sdtContent>
          </w:sdt>
          <w:sdt>
            <w:sdtPr>
              <w:id w:val="1196218986"/>
              <w:tag w:val="goog_rdk_10"/>
            </w:sdtPr>
            <w:sdtContent>
              <w:del w:author="abirami mani" w:id="5" w:date="2026-09-30T06:02:16Z"/>
            </w:sdtContent>
          </w:sdt>
          <w:sdt>
            <w:sdtPr>
              <w:id w:val="-1807187393"/>
              <w:tag w:val="goog_rdk_11"/>
            </w:sdtPr>
            <w:sdtContent>
              <w:ins w:author="mani mani" w:id="8" w:date="2026-09-29T10:33:50Z">
                <w:sdt>
                  <w:sdtPr>
                    <w:id w:val="2078325617"/>
                    <w:tag w:val="goog_rdk_12"/>
                  </w:sdtPr>
                  <w:sdtContent>
                    <w:del w:author="abirami mani" w:id="5" w:date="2026-09-30T06:02:16Z"/>
                  </w:sdtContent>
                </w:sdt>
              </w:ins>
              <w:sdt>
                <w:sdtPr>
                  <w:id w:val="-1959715663"/>
                  <w:tag w:val="goog_rdk_13"/>
                </w:sdtPr>
                <w:sdtContent>
                  <w:ins w:author="mani mani" w:id="8" w:date="2026-09-29T10:33:50Z">
                    <w:del w:author="abirami mani" w:id="5" w:date="2026-09-30T06:02:16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401203</w:delText>
                      </w:r>
                    </w:del>
                  </w:ins>
                </w:sdtContent>
              </w:sdt>
              <w:ins w:author="mani mani" w:id="8" w:date="2026-09-29T10:33:50Z">
                <w:del w:author="abirami mani" w:id="5" w:date="2026-09-30T06:02:16Z"/>
              </w:ins>
            </w:sdtContent>
          </w:sdt>
          <w:sdt>
            <w:sdtPr>
              <w:id w:val="877216933"/>
              <w:tag w:val="goog_rdk_14"/>
            </w:sdtPr>
            <w:sdtContent>
              <w:del w:author="abirami mani" w:id="5" w:date="2026-09-30T06:02:16Z"/>
            </w:sdtContent>
          </w:sdt>
          <w:sdt>
            <w:sdtPr>
              <w:id w:val="-172549422"/>
              <w:tag w:val="goog_rdk_15"/>
            </w:sdtPr>
            <w:sdtContent>
              <w:ins w:author="Mukesh" w:id="9" w:date="2026-09-29T10:05:57Z">
                <w:sdt>
                  <w:sdtPr>
                    <w:id w:val="1995960827"/>
                    <w:tag w:val="goog_rdk_16"/>
                  </w:sdtPr>
                  <w:sdtContent>
                    <w:del w:author="abirami mani" w:id="5" w:date="2026-09-30T06:02:16Z"/>
                  </w:sdtContent>
                </w:sdt>
              </w:ins>
              <w:sdt>
                <w:sdtPr>
                  <w:id w:val="372928343"/>
                  <w:tag w:val="goog_rdk_17"/>
                </w:sdtPr>
                <w:sdtContent>
                  <w:ins w:author="Mukesh" w:id="9" w:date="2026-09-29T10:05:57Z">
                    <w:del w:author="abirami mani" w:id="5" w:date="2026-09-30T06:02:16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MPT</w:delText>
                      </w:r>
                    </w:del>
                  </w:ins>
                </w:sdtContent>
              </w:sdt>
              <w:ins w:author="Mukesh" w:id="9" w:date="2026-09-29T10:05:57Z">
                <w:del w:author="abirami mani" w:id="5" w:date="2026-09-30T06:02:16Z"/>
              </w:ins>
            </w:sdtContent>
          </w:sdt>
          <w:sdt>
            <w:sdtPr>
              <w:id w:val="1424444759"/>
              <w:tag w:val="goog_rdk_18"/>
            </w:sdtPr>
            <w:sdtContent>
              <w:ins w:author="Itx Mithilan" w:id="10" w:date="2026-09-29T10:03:51Z"/>
              <w:sdt>
                <w:sdtPr>
                  <w:id w:val="538264984"/>
                  <w:tag w:val="goog_rdk_19"/>
                </w:sdtPr>
                <w:sdtContent>
                  <w:ins w:author="Itx Mithilan" w:id="10" w:date="2026-09-29T10:03:51Z">
                    <w:r w:rsidDel="00000000" w:rsidR="00000000" w:rsidRPr="00000000">
                      <w:rPr>
                        <w:rtl w:val="0"/>
                      </w:rPr>
                    </w:r>
                  </w:ins>
                </w:sdtContent>
              </w:sdt>
              <w:ins w:author="Itx Mithilan" w:id="10" w:date="2026-09-29T10:03:51Z">
                <w:bookmarkStart w:colFirst="0" w:colLast="0" w:name="_heading=h.lkuj7vtqphaq" w:id="0"/>
                <w:bookmarkEnd w:id="0"/>
              </w:ins>
            </w:sdtContent>
          </w:sdt>
        </w:p>
      </w:sdtContent>
    </w:sdt>
    <w:sdt>
      <w:sdtPr>
        <w:id w:val="1314478823"/>
        <w:tag w:val="goog_rdk_23"/>
      </w:sdtPr>
      <w:sdtContent>
        <w:p w:rsidR="00000000" w:rsidDel="00000000" w:rsidP="00000000" w:rsidRDefault="00000000" w:rsidRPr="00000000" w14:paraId="00000002">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637001830"/>
              <w:tag w:val="goog_rdk_21"/>
            </w:sdtPr>
            <w:sdtContent>
              <w:ins w:author="Itx Mithilan" w:id="10" w:date="2026-09-29T10:03:51Z"/>
              <w:sdt>
                <w:sdtPr>
                  <w:id w:val="317050265"/>
                  <w:tag w:val="goog_rdk_22"/>
                </w:sdtPr>
                <w:sdtContent>
                  <w:ins w:author="Itx Mithilan" w:id="10" w:date="2026-09-29T10:03:51Z">
                    <w:r w:rsidDel="00000000" w:rsidR="00000000" w:rsidRPr="00000000">
                      <w:rPr>
                        <w:rtl w:val="0"/>
                      </w:rPr>
                    </w:r>
                  </w:ins>
                </w:sdtContent>
              </w:sdt>
              <w:ins w:author="Itx Mithilan" w:id="10" w:date="2026-09-29T10:03:51Z">
                <w:bookmarkStart w:colFirst="0" w:colLast="0" w:name="_heading=h.s02en3jyajp4" w:id="1"/>
                <w:bookmarkEnd w:id="1"/>
              </w:ins>
            </w:sdtContent>
          </w:sdt>
        </w:p>
      </w:sdtContent>
    </w:sdt>
    <w:sdt>
      <w:sdtPr>
        <w:id w:val="-578810567"/>
        <w:tag w:val="goog_rdk_28"/>
      </w:sdtPr>
      <w:sdtContent>
        <w:p w:rsidR="00000000" w:rsidDel="00000000" w:rsidP="00000000" w:rsidRDefault="00000000" w:rsidRPr="00000000" w14:paraId="00000003">
          <w:pPr>
            <w:pStyle w:val="Heading1"/>
            <w:rPr>
              <w:ins w:author="Itx Mithilan" w:id="10" w:date="2026-09-29T10:03:51Z"/>
              <w:del w:author="mani mani" w:id="12" w:date="2026-09-29T10:33:57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471428604"/>
              <w:tag w:val="goog_rdk_25"/>
            </w:sdtPr>
            <w:sdtContent>
              <w:ins w:author="Itx Mithilan" w:id="10" w:date="2026-09-29T10:03:51Z">
                <w:sdt>
                  <w:sdtPr>
                    <w:id w:val="-1148392013"/>
                    <w:tag w:val="goog_rdk_26"/>
                  </w:sdtPr>
                  <w:sdtContent>
                    <w:del w:author="mani mani" w:id="12" w:date="2026-09-29T10:33:57Z"/>
                  </w:sdtContent>
                </w:sdt>
              </w:ins>
              <w:sdt>
                <w:sdtPr>
                  <w:id w:val="189357190"/>
                  <w:tag w:val="goog_rdk_27"/>
                </w:sdtPr>
                <w:sdtContent>
                  <w:ins w:author="Itx Mithilan" w:id="10" w:date="2026-09-29T10:03:51Z">
                    <w:del w:author="mani mani" w:id="12" w:date="2026-09-29T10:33:57Z">
                      <w:r w:rsidDel="00000000" w:rsidR="00000000" w:rsidRPr="00000000">
                        <w:rPr>
                          <w:rtl w:val="0"/>
                        </w:rPr>
                      </w:r>
                    </w:del>
                  </w:ins>
                </w:sdtContent>
              </w:sdt>
              <w:ins w:author="Itx Mithilan" w:id="10" w:date="2026-09-29T10:03:51Z">
                <w:del w:author="mani mani" w:id="12" w:date="2026-09-29T10:33:57Z">
                  <w:bookmarkStart w:colFirst="0" w:colLast="0" w:name="_heading=h.88bmw8b8n61v" w:id="2"/>
                  <w:bookmarkEnd w:id="2"/>
                </w:del>
              </w:ins>
            </w:sdtContent>
          </w:sdt>
        </w:p>
      </w:sdtContent>
    </w:sdt>
    <w:sdt>
      <w:sdtPr>
        <w:id w:val="-817055"/>
        <w:tag w:val="goog_rdk_31"/>
      </w:sdtPr>
      <w:sdtContent>
        <w:p w:rsidR="00000000" w:rsidDel="00000000" w:rsidP="00000000" w:rsidRDefault="00000000" w:rsidRPr="00000000" w14:paraId="00000004">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504055558"/>
              <w:tag w:val="goog_rdk_29"/>
            </w:sdtPr>
            <w:sdtContent>
              <w:ins w:author="Itx Mithilan" w:id="10" w:date="2026-09-29T10:03:51Z"/>
              <w:sdt>
                <w:sdtPr>
                  <w:id w:val="-1167078806"/>
                  <w:tag w:val="goog_rdk_30"/>
                </w:sdtPr>
                <w:sdtContent>
                  <w:ins w:author="Itx Mithilan" w:id="10" w:date="2026-09-29T10:03:51Z">
                    <w:r w:rsidDel="00000000" w:rsidR="00000000" w:rsidRPr="00000000">
                      <w:rPr>
                        <w:rtl w:val="0"/>
                      </w:rPr>
                    </w:r>
                  </w:ins>
                </w:sdtContent>
              </w:sdt>
              <w:ins w:author="Itx Mithilan" w:id="10" w:date="2026-09-29T10:03:51Z">
                <w:bookmarkStart w:colFirst="0" w:colLast="0" w:name="_heading=h.2chrximg1y5t" w:id="3"/>
                <w:bookmarkEnd w:id="3"/>
              </w:ins>
            </w:sdtContent>
          </w:sdt>
        </w:p>
      </w:sdtContent>
    </w:sdt>
    <w:sdt>
      <w:sdtPr>
        <w:id w:val="1940224906"/>
        <w:tag w:val="goog_rdk_36"/>
      </w:sdtPr>
      <w:sdtContent>
        <w:p w:rsidR="00000000" w:rsidDel="00000000" w:rsidP="00000000" w:rsidRDefault="00000000" w:rsidRPr="00000000" w14:paraId="00000005">
          <w:pPr>
            <w:pStyle w:val="Heading1"/>
            <w:rPr>
              <w:ins w:author="Itx Mithilan" w:id="10" w:date="2026-09-29T10:03:51Z"/>
              <w:del w:author="Pugazh S Amudhan" w:id="13" w:date="2026-09-30T06:42:22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583524716"/>
              <w:tag w:val="goog_rdk_33"/>
            </w:sdtPr>
            <w:sdtContent>
              <w:ins w:author="Itx Mithilan" w:id="10" w:date="2026-09-29T10:03:51Z">
                <w:sdt>
                  <w:sdtPr>
                    <w:id w:val="261699181"/>
                    <w:tag w:val="goog_rdk_34"/>
                  </w:sdtPr>
                  <w:sdtContent>
                    <w:del w:author="Pugazh S Amudhan" w:id="13" w:date="2026-09-30T06:42:22Z"/>
                  </w:sdtContent>
                </w:sdt>
              </w:ins>
              <w:sdt>
                <w:sdtPr>
                  <w:id w:val="1244589035"/>
                  <w:tag w:val="goog_rdk_35"/>
                </w:sdtPr>
                <w:sdtContent>
                  <w:ins w:author="Itx Mithilan" w:id="10" w:date="2026-09-29T10:03:51Z">
                    <w:del w:author="Pugazh S Amudhan" w:id="13" w:date="2026-09-30T06:42:22Z">
                      <w:r w:rsidDel="00000000" w:rsidR="00000000" w:rsidRPr="00000000">
                        <w:rPr>
                          <w:rtl w:val="0"/>
                        </w:rPr>
                      </w:r>
                    </w:del>
                  </w:ins>
                </w:sdtContent>
              </w:sdt>
              <w:ins w:author="Itx Mithilan" w:id="10" w:date="2026-09-29T10:03:51Z">
                <w:del w:author="Pugazh S Amudhan" w:id="13" w:date="2026-09-30T06:42:22Z">
                  <w:bookmarkStart w:colFirst="0" w:colLast="0" w:name="_heading=h.wjujba64khi" w:id="4"/>
                  <w:bookmarkEnd w:id="4"/>
                </w:del>
              </w:ins>
            </w:sdtContent>
          </w:sdt>
        </w:p>
      </w:sdtContent>
    </w:sdt>
    <w:sdt>
      <w:sdtPr>
        <w:id w:val="-339272744"/>
        <w:tag w:val="goog_rdk_40"/>
      </w:sdtPr>
      <w:sdtContent>
        <w:p w:rsidR="00000000" w:rsidDel="00000000" w:rsidP="00000000" w:rsidRDefault="00000000" w:rsidRPr="00000000" w14:paraId="00000006">
          <w:pPr>
            <w:pStyle w:val="Heading1"/>
            <w:rPr>
              <w:ins w:author="Itx Mithilan" w:id="10" w:date="2026-09-29T10:03:51Z"/>
              <w:del w:author="Pugazh S Amudhan" w:id="13" w:date="2026-09-30T06:42:22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911089780"/>
              <w:tag w:val="goog_rdk_37"/>
            </w:sdtPr>
            <w:sdtContent>
              <w:ins w:author="Itx Mithilan" w:id="10" w:date="2026-09-29T10:03:51Z">
                <w:sdt>
                  <w:sdtPr>
                    <w:id w:val="2119256036"/>
                    <w:tag w:val="goog_rdk_38"/>
                  </w:sdtPr>
                  <w:sdtContent>
                    <w:del w:author="Pugazh S Amudhan" w:id="13" w:date="2026-09-30T06:42:22Z"/>
                  </w:sdtContent>
                </w:sdt>
              </w:ins>
              <w:sdt>
                <w:sdtPr>
                  <w:id w:val="-1713557365"/>
                  <w:tag w:val="goog_rdk_39"/>
                </w:sdtPr>
                <w:sdtContent>
                  <w:ins w:author="Itx Mithilan" w:id="10" w:date="2026-09-29T10:03:51Z">
                    <w:del w:author="Pugazh S Amudhan" w:id="13" w:date="2026-09-30T06:42:22Z">
                      <w:r w:rsidDel="00000000" w:rsidR="00000000" w:rsidRPr="00000000">
                        <w:rPr>
                          <w:rtl w:val="0"/>
                        </w:rPr>
                      </w:r>
                    </w:del>
                  </w:ins>
                </w:sdtContent>
              </w:sdt>
              <w:ins w:author="Itx Mithilan" w:id="10" w:date="2026-09-29T10:03:51Z">
                <w:del w:author="Pugazh S Amudhan" w:id="13" w:date="2026-09-30T06:42:22Z">
                  <w:bookmarkStart w:colFirst="0" w:colLast="0" w:name="_heading=h.w211xnmcvcmc" w:id="5"/>
                  <w:bookmarkEnd w:id="5"/>
                </w:del>
              </w:ins>
            </w:sdtContent>
          </w:sdt>
        </w:p>
      </w:sdtContent>
    </w:sdt>
    <w:sdt>
      <w:sdtPr>
        <w:id w:val="1401780292"/>
        <w:tag w:val="goog_rdk_43"/>
      </w:sdtPr>
      <w:sdtContent>
        <w:p w:rsidR="00000000" w:rsidDel="00000000" w:rsidP="00000000" w:rsidRDefault="00000000" w:rsidRPr="00000000" w14:paraId="00000007">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979197034"/>
              <w:tag w:val="goog_rdk_41"/>
            </w:sdtPr>
            <w:sdtContent>
              <w:ins w:author="Itx Mithilan" w:id="10" w:date="2026-09-29T10:03:51Z"/>
              <w:sdt>
                <w:sdtPr>
                  <w:id w:val="1600146519"/>
                  <w:tag w:val="goog_rdk_42"/>
                </w:sdtPr>
                <w:sdtContent>
                  <w:ins w:author="Itx Mithilan" w:id="10" w:date="2026-09-29T10:03:51Z">
                    <w:r w:rsidDel="00000000" w:rsidR="00000000" w:rsidRPr="00000000">
                      <w:rPr>
                        <w:rtl w:val="0"/>
                      </w:rPr>
                    </w:r>
                  </w:ins>
                </w:sdtContent>
              </w:sdt>
              <w:ins w:author="Itx Mithilan" w:id="10" w:date="2026-09-29T10:03:51Z">
                <w:bookmarkStart w:colFirst="0" w:colLast="0" w:name="_heading=h.8qu6ngol1c03" w:id="6"/>
                <w:bookmarkEnd w:id="6"/>
              </w:ins>
            </w:sdtContent>
          </w:sdt>
        </w:p>
      </w:sdtContent>
    </w:sdt>
    <w:sdt>
      <w:sdtPr>
        <w:id w:val="-1041690316"/>
        <w:tag w:val="goog_rdk_46"/>
      </w:sdtPr>
      <w:sdtContent>
        <w:p w:rsidR="00000000" w:rsidDel="00000000" w:rsidP="00000000" w:rsidRDefault="00000000" w:rsidRPr="00000000" w14:paraId="00000008">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003744383"/>
              <w:tag w:val="goog_rdk_44"/>
            </w:sdtPr>
            <w:sdtContent>
              <w:ins w:author="Itx Mithilan" w:id="10" w:date="2026-09-29T10:03:51Z"/>
              <w:sdt>
                <w:sdtPr>
                  <w:id w:val="-1292200964"/>
                  <w:tag w:val="goog_rdk_45"/>
                </w:sdtPr>
                <w:sdtContent>
                  <w:ins w:author="Itx Mithilan" w:id="10" w:date="2026-09-29T10:03:51Z">
                    <w:r w:rsidDel="00000000" w:rsidR="00000000" w:rsidRPr="00000000">
                      <w:rPr>
                        <w:rtl w:val="0"/>
                      </w:rPr>
                    </w:r>
                  </w:ins>
                </w:sdtContent>
              </w:sdt>
              <w:ins w:author="Itx Mithilan" w:id="10" w:date="2026-09-29T10:03:51Z">
                <w:bookmarkStart w:colFirst="0" w:colLast="0" w:name="_heading=h.9rpt98q4u7j8" w:id="7"/>
                <w:bookmarkEnd w:id="7"/>
              </w:ins>
            </w:sdtContent>
          </w:sdt>
        </w:p>
      </w:sdtContent>
    </w:sdt>
    <w:sdt>
      <w:sdtPr>
        <w:id w:val="-409747384"/>
        <w:tag w:val="goog_rdk_53"/>
      </w:sdtPr>
      <w:sdtContent>
        <w:p w:rsidR="00000000" w:rsidDel="00000000" w:rsidP="00000000" w:rsidRDefault="00000000" w:rsidRPr="00000000" w14:paraId="00000009">
          <w:pPr>
            <w:pStyle w:val="Heading1"/>
            <w:rPr>
              <w:ins w:author="Pugazh S Amudhan" w:id="13" w:date="2026-09-30T06:42:22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43671910"/>
              <w:tag w:val="goog_rdk_48"/>
            </w:sdtPr>
            <w:sdtContent>
              <w:ins w:author="Monisha A" w:id="14" w:date="2026-09-30T09:55:18Z"/>
              <w:sdt>
                <w:sdtPr>
                  <w:id w:val="-48753383"/>
                  <w:tag w:val="goog_rdk_49"/>
                </w:sdtPr>
                <w:sdtContent>
                  <w:ins w:author="Monisha A" w:id="14" w:date="2026-09-30T09:55:18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Monisha A" w:id="14" w:date="2026-09-30T09:55:18Z"/>
            </w:sdtContent>
          </w:sdt>
          <w:sdt>
            <w:sdtPr>
              <w:id w:val="483646553"/>
              <w:tag w:val="goog_rdk_50"/>
            </w:sdtPr>
            <w:sdtContent>
              <w:ins w:author="Itx Mithilan" w:id="10" w:date="2026-09-29T10:03:51Z"/>
            </w:sdtContent>
          </w:sdt>
          <w:sdt>
            <w:sdtPr>
              <w:id w:val="-376606913"/>
              <w:tag w:val="goog_rdk_51"/>
            </w:sdtPr>
            <w:sdtContent>
              <w:ins w:author="Pugazh S Amudhan" w:id="13" w:date="2026-09-30T06:42:22Z"/>
              <w:sdt>
                <w:sdtPr>
                  <w:id w:val="-1922361143"/>
                  <w:tag w:val="goog_rdk_52"/>
                </w:sdtPr>
                <w:sdtContent>
                  <w:ins w:author="Pugazh S Amudhan" w:id="13" w:date="2026-09-30T06:42:22Z">
                    <w:r w:rsidDel="00000000" w:rsidR="00000000" w:rsidRPr="00000000">
                      <w:rPr>
                        <w:rtl w:val="0"/>
                      </w:rPr>
                    </w:r>
                  </w:ins>
                </w:sdtContent>
              </w:sdt>
              <w:ins w:author="Pugazh S Amudhan" w:id="13" w:date="2026-09-30T06:42:22Z">
                <w:bookmarkStart w:colFirst="0" w:colLast="0" w:name="_heading=h.wjujba64khi" w:id="4"/>
                <w:bookmarkEnd w:id="4"/>
              </w:ins>
            </w:sdtContent>
          </w:sdt>
        </w:p>
      </w:sdtContent>
    </w:sdt>
    <w:sdt>
      <w:sdtPr>
        <w:id w:val="-938962246"/>
        <w:tag w:val="goog_rdk_56"/>
      </w:sdtPr>
      <w:sdtContent>
        <w:p w:rsidR="00000000" w:rsidDel="00000000" w:rsidP="00000000" w:rsidRDefault="00000000" w:rsidRPr="00000000" w14:paraId="0000000A">
          <w:pPr>
            <w:pStyle w:val="Heading1"/>
            <w:rPr>
              <w:ins w:author="Pugazh S Amudhan" w:id="13" w:date="2026-09-30T06:42:22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64179036"/>
              <w:tag w:val="goog_rdk_54"/>
            </w:sdtPr>
            <w:sdtContent>
              <w:ins w:author="Pugazh S Amudhan" w:id="13" w:date="2026-09-30T06:42:22Z"/>
              <w:sdt>
                <w:sdtPr>
                  <w:id w:val="-678544666"/>
                  <w:tag w:val="goog_rdk_55"/>
                </w:sdtPr>
                <w:sdtContent>
                  <w:ins w:author="Pugazh S Amudhan" w:id="13" w:date="2026-09-30T06:42:22Z">
                    <w:r w:rsidDel="00000000" w:rsidR="00000000" w:rsidRPr="00000000">
                      <w:rPr>
                        <w:rtl w:val="0"/>
                      </w:rPr>
                    </w:r>
                  </w:ins>
                </w:sdtContent>
              </w:sdt>
              <w:ins w:author="Pugazh S Amudhan" w:id="13" w:date="2026-09-30T06:42:22Z">
                <w:bookmarkStart w:colFirst="0" w:colLast="0" w:name="_heading=h.w211xnmcvcmc" w:id="5"/>
                <w:bookmarkEnd w:id="5"/>
              </w:ins>
            </w:sdtContent>
          </w:sdt>
        </w:p>
      </w:sdtContent>
    </w:sdt>
    <w:sdt>
      <w:sdtPr>
        <w:id w:val="1919083902"/>
        <w:tag w:val="goog_rdk_60"/>
      </w:sdtPr>
      <w:sdtContent>
        <w:p w:rsidR="00000000" w:rsidDel="00000000" w:rsidP="00000000" w:rsidRDefault="00000000" w:rsidRPr="00000000" w14:paraId="0000000B">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973172981"/>
              <w:tag w:val="goog_rdk_58"/>
            </w:sdtPr>
            <w:sdtContent>
              <w:ins w:author="Itx Mithilan" w:id="10" w:date="2026-09-29T10:03:51Z"/>
              <w:sdt>
                <w:sdtPr>
                  <w:id w:val="2076065866"/>
                  <w:tag w:val="goog_rdk_59"/>
                </w:sdtPr>
                <w:sdtContent>
                  <w:ins w:author="Itx Mithilan" w:id="10" w:date="2026-09-29T10:03:51Z">
                    <w:r w:rsidDel="00000000" w:rsidR="00000000" w:rsidRPr="00000000">
                      <w:rPr>
                        <w:rtl w:val="0"/>
                      </w:rPr>
                    </w:r>
                  </w:ins>
                </w:sdtContent>
              </w:sdt>
              <w:ins w:author="Itx Mithilan" w:id="10" w:date="2026-09-29T10:03:51Z">
                <w:bookmarkStart w:colFirst="0" w:colLast="0" w:name="_heading=h.ko8ep06zhvtc" w:id="8"/>
                <w:bookmarkEnd w:id="8"/>
              </w:ins>
            </w:sdtContent>
          </w:sdt>
        </w:p>
      </w:sdtContent>
    </w:sdt>
    <w:sdt>
      <w:sdtPr>
        <w:id w:val="-1765233514"/>
        <w:tag w:val="goog_rdk_63"/>
      </w:sdtPr>
      <w:sdtContent>
        <w:p w:rsidR="00000000" w:rsidDel="00000000" w:rsidP="00000000" w:rsidRDefault="00000000" w:rsidRPr="00000000" w14:paraId="0000000C">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401304601"/>
              <w:tag w:val="goog_rdk_61"/>
            </w:sdtPr>
            <w:sdtContent>
              <w:ins w:author="Itx Mithilan" w:id="10" w:date="2026-09-29T10:03:51Z"/>
              <w:sdt>
                <w:sdtPr>
                  <w:id w:val="2120778147"/>
                  <w:tag w:val="goog_rdk_62"/>
                </w:sdtPr>
                <w:sdtContent>
                  <w:ins w:author="Itx Mithilan" w:id="10" w:date="2026-09-29T10:03:51Z">
                    <w:r w:rsidDel="00000000" w:rsidR="00000000" w:rsidRPr="00000000">
                      <w:rPr>
                        <w:rtl w:val="0"/>
                      </w:rPr>
                    </w:r>
                  </w:ins>
                </w:sdtContent>
              </w:sdt>
              <w:ins w:author="Itx Mithilan" w:id="10" w:date="2026-09-29T10:03:51Z">
                <w:bookmarkStart w:colFirst="0" w:colLast="0" w:name="_heading=h.vdw8xsh4ebu7" w:id="9"/>
                <w:bookmarkEnd w:id="9"/>
              </w:ins>
            </w:sdtContent>
          </w:sdt>
        </w:p>
      </w:sdtContent>
    </w:sdt>
    <w:sdt>
      <w:sdtPr>
        <w:id w:val="-273517509"/>
        <w:tag w:val="goog_rdk_66"/>
      </w:sdtPr>
      <w:sdtContent>
        <w:p w:rsidR="00000000" w:rsidDel="00000000" w:rsidP="00000000" w:rsidRDefault="00000000" w:rsidRPr="00000000" w14:paraId="0000000D">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921117540"/>
              <w:tag w:val="goog_rdk_64"/>
            </w:sdtPr>
            <w:sdtContent>
              <w:ins w:author="Itx Mithilan" w:id="10" w:date="2026-09-29T10:03:51Z"/>
              <w:sdt>
                <w:sdtPr>
                  <w:id w:val="-285957696"/>
                  <w:tag w:val="goog_rdk_65"/>
                </w:sdtPr>
                <w:sdtContent>
                  <w:ins w:author="Itx Mithilan" w:id="10" w:date="2026-09-29T10:03:51Z">
                    <w:r w:rsidDel="00000000" w:rsidR="00000000" w:rsidRPr="00000000">
                      <w:rPr>
                        <w:rtl w:val="0"/>
                      </w:rPr>
                    </w:r>
                  </w:ins>
                </w:sdtContent>
              </w:sdt>
              <w:ins w:author="Itx Mithilan" w:id="10" w:date="2026-09-29T10:03:51Z">
                <w:bookmarkStart w:colFirst="0" w:colLast="0" w:name="_heading=h.yjplu3mlg7kd" w:id="10"/>
                <w:bookmarkEnd w:id="10"/>
              </w:ins>
            </w:sdtContent>
          </w:sdt>
        </w:p>
      </w:sdtContent>
    </w:sdt>
    <w:sdt>
      <w:sdtPr>
        <w:id w:val="869551566"/>
        <w:tag w:val="goog_rdk_69"/>
      </w:sdtPr>
      <w:sdtContent>
        <w:p w:rsidR="00000000" w:rsidDel="00000000" w:rsidP="00000000" w:rsidRDefault="00000000" w:rsidRPr="00000000" w14:paraId="0000000E">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18707916"/>
              <w:tag w:val="goog_rdk_67"/>
            </w:sdtPr>
            <w:sdtContent>
              <w:ins w:author="Itx Mithilan" w:id="10" w:date="2026-09-29T10:03:51Z"/>
              <w:sdt>
                <w:sdtPr>
                  <w:id w:val="-1890821004"/>
                  <w:tag w:val="goog_rdk_68"/>
                </w:sdtPr>
                <w:sdtContent>
                  <w:ins w:author="Itx Mithilan" w:id="10" w:date="2026-09-29T10:03:51Z">
                    <w:r w:rsidDel="00000000" w:rsidR="00000000" w:rsidRPr="00000000">
                      <w:rPr>
                        <w:rtl w:val="0"/>
                      </w:rPr>
                    </w:r>
                  </w:ins>
                </w:sdtContent>
              </w:sdt>
              <w:ins w:author="Itx Mithilan" w:id="10" w:date="2026-09-29T10:03:51Z">
                <w:bookmarkStart w:colFirst="0" w:colLast="0" w:name="_heading=h.at605x5wuzs8" w:id="11"/>
                <w:bookmarkEnd w:id="11"/>
              </w:ins>
            </w:sdtContent>
          </w:sdt>
        </w:p>
      </w:sdtContent>
    </w:sdt>
    <w:sdt>
      <w:sdtPr>
        <w:id w:val="-173064301"/>
        <w:tag w:val="goog_rdk_72"/>
      </w:sdtPr>
      <w:sdtContent>
        <w:p w:rsidR="00000000" w:rsidDel="00000000" w:rsidP="00000000" w:rsidRDefault="00000000" w:rsidRPr="00000000" w14:paraId="0000000F">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876217296"/>
              <w:tag w:val="goog_rdk_70"/>
            </w:sdtPr>
            <w:sdtContent>
              <w:ins w:author="Itx Mithilan" w:id="10" w:date="2026-09-29T10:03:51Z"/>
              <w:sdt>
                <w:sdtPr>
                  <w:id w:val="-139637151"/>
                  <w:tag w:val="goog_rdk_71"/>
                </w:sdtPr>
                <w:sdtContent>
                  <w:ins w:author="Itx Mithilan" w:id="10" w:date="2026-09-29T10:03:51Z">
                    <w:r w:rsidDel="00000000" w:rsidR="00000000" w:rsidRPr="00000000">
                      <w:rPr>
                        <w:rtl w:val="0"/>
                      </w:rPr>
                    </w:r>
                  </w:ins>
                </w:sdtContent>
              </w:sdt>
              <w:ins w:author="Itx Mithilan" w:id="10" w:date="2026-09-29T10:03:51Z">
                <w:bookmarkStart w:colFirst="0" w:colLast="0" w:name="_heading=h.xd3zgq5psw8u" w:id="12"/>
                <w:bookmarkEnd w:id="12"/>
              </w:ins>
            </w:sdtContent>
          </w:sdt>
        </w:p>
      </w:sdtContent>
    </w:sdt>
    <w:sdt>
      <w:sdtPr>
        <w:id w:val="1838187852"/>
        <w:tag w:val="goog_rdk_75"/>
      </w:sdtPr>
      <w:sdtContent>
        <w:p w:rsidR="00000000" w:rsidDel="00000000" w:rsidP="00000000" w:rsidRDefault="00000000" w:rsidRPr="00000000" w14:paraId="00000010">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67846370"/>
              <w:tag w:val="goog_rdk_73"/>
            </w:sdtPr>
            <w:sdtContent>
              <w:ins w:author="Itx Mithilan" w:id="10" w:date="2026-09-29T10:03:51Z"/>
              <w:sdt>
                <w:sdtPr>
                  <w:id w:val="-162459716"/>
                  <w:tag w:val="goog_rdk_74"/>
                </w:sdtPr>
                <w:sdtContent>
                  <w:ins w:author="Itx Mithilan" w:id="10" w:date="2026-09-29T10:03:51Z">
                    <w:r w:rsidDel="00000000" w:rsidR="00000000" w:rsidRPr="00000000">
                      <w:rPr>
                        <w:rtl w:val="0"/>
                      </w:rPr>
                    </w:r>
                  </w:ins>
                </w:sdtContent>
              </w:sdt>
              <w:ins w:author="Itx Mithilan" w:id="10" w:date="2026-09-29T10:03:51Z">
                <w:bookmarkStart w:colFirst="0" w:colLast="0" w:name="_heading=h.szoxmmbixne5" w:id="13"/>
                <w:bookmarkEnd w:id="13"/>
              </w:ins>
            </w:sdtContent>
          </w:sdt>
        </w:p>
      </w:sdtContent>
    </w:sdt>
    <w:sdt>
      <w:sdtPr>
        <w:id w:val="709272587"/>
        <w:tag w:val="goog_rdk_78"/>
      </w:sdtPr>
      <w:sdtContent>
        <w:p w:rsidR="00000000" w:rsidDel="00000000" w:rsidP="00000000" w:rsidRDefault="00000000" w:rsidRPr="00000000" w14:paraId="00000011">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19451478"/>
              <w:tag w:val="goog_rdk_76"/>
            </w:sdtPr>
            <w:sdtContent>
              <w:ins w:author="Itx Mithilan" w:id="10" w:date="2026-09-29T10:03:51Z"/>
              <w:sdt>
                <w:sdtPr>
                  <w:id w:val="-1592910691"/>
                  <w:tag w:val="goog_rdk_77"/>
                </w:sdtPr>
                <w:sdtContent>
                  <w:ins w:author="Itx Mithilan" w:id="10" w:date="2026-09-29T10:03:51Z">
                    <w:r w:rsidDel="00000000" w:rsidR="00000000" w:rsidRPr="00000000">
                      <w:rPr>
                        <w:rtl w:val="0"/>
                      </w:rPr>
                    </w:r>
                  </w:ins>
                </w:sdtContent>
              </w:sdt>
              <w:ins w:author="Itx Mithilan" w:id="10" w:date="2026-09-29T10:03:51Z">
                <w:bookmarkStart w:colFirst="0" w:colLast="0" w:name="_heading=h.qlembodhigep" w:id="14"/>
                <w:bookmarkEnd w:id="14"/>
              </w:ins>
            </w:sdtContent>
          </w:sdt>
        </w:p>
      </w:sdtContent>
    </w:sdt>
    <w:sdt>
      <w:sdtPr>
        <w:id w:val="2071350073"/>
        <w:tag w:val="goog_rdk_81"/>
      </w:sdtPr>
      <w:sdtContent>
        <w:p w:rsidR="00000000" w:rsidDel="00000000" w:rsidP="00000000" w:rsidRDefault="00000000" w:rsidRPr="00000000" w14:paraId="00000012">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38572448"/>
              <w:tag w:val="goog_rdk_79"/>
            </w:sdtPr>
            <w:sdtContent>
              <w:ins w:author="Itx Mithilan" w:id="10" w:date="2026-09-29T10:03:51Z"/>
              <w:sdt>
                <w:sdtPr>
                  <w:id w:val="-247753989"/>
                  <w:tag w:val="goog_rdk_80"/>
                </w:sdtPr>
                <w:sdtContent>
                  <w:ins w:author="Itx Mithilan" w:id="10" w:date="2026-09-29T10:03:51Z">
                    <w:r w:rsidDel="00000000" w:rsidR="00000000" w:rsidRPr="00000000">
                      <w:rPr>
                        <w:rtl w:val="0"/>
                      </w:rPr>
                    </w:r>
                  </w:ins>
                </w:sdtContent>
              </w:sdt>
              <w:ins w:author="Itx Mithilan" w:id="10" w:date="2026-09-29T10:03:51Z">
                <w:bookmarkStart w:colFirst="0" w:colLast="0" w:name="_heading=h.4o3dtcpc5gtj" w:id="15"/>
                <w:bookmarkEnd w:id="15"/>
              </w:ins>
            </w:sdtContent>
          </w:sdt>
        </w:p>
      </w:sdtContent>
    </w:sdt>
    <w:sdt>
      <w:sdtPr>
        <w:id w:val="465111107"/>
        <w:tag w:val="goog_rdk_84"/>
      </w:sdtPr>
      <w:sdtContent>
        <w:p w:rsidR="00000000" w:rsidDel="00000000" w:rsidP="00000000" w:rsidRDefault="00000000" w:rsidRPr="00000000" w14:paraId="00000013">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937672551"/>
              <w:tag w:val="goog_rdk_82"/>
            </w:sdtPr>
            <w:sdtContent>
              <w:ins w:author="Itx Mithilan" w:id="10" w:date="2026-09-29T10:03:51Z"/>
              <w:sdt>
                <w:sdtPr>
                  <w:id w:val="-1050560190"/>
                  <w:tag w:val="goog_rdk_83"/>
                </w:sdtPr>
                <w:sdtContent>
                  <w:ins w:author="Itx Mithilan" w:id="10" w:date="2026-09-29T10:03:51Z">
                    <w:r w:rsidDel="00000000" w:rsidR="00000000" w:rsidRPr="00000000">
                      <w:rPr>
                        <w:rtl w:val="0"/>
                      </w:rPr>
                    </w:r>
                  </w:ins>
                </w:sdtContent>
              </w:sdt>
              <w:ins w:author="Itx Mithilan" w:id="10" w:date="2026-09-29T10:03:51Z">
                <w:bookmarkStart w:colFirst="0" w:colLast="0" w:name="_heading=h.xjc10i5o5kae" w:id="16"/>
                <w:bookmarkEnd w:id="16"/>
              </w:ins>
            </w:sdtContent>
          </w:sdt>
        </w:p>
      </w:sdtContent>
    </w:sdt>
    <w:sdt>
      <w:sdtPr>
        <w:id w:val="2079312309"/>
        <w:tag w:val="goog_rdk_87"/>
      </w:sdtPr>
      <w:sdtContent>
        <w:p w:rsidR="00000000" w:rsidDel="00000000" w:rsidP="00000000" w:rsidRDefault="00000000" w:rsidRPr="00000000" w14:paraId="00000014">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010319666"/>
              <w:tag w:val="goog_rdk_85"/>
            </w:sdtPr>
            <w:sdtContent>
              <w:ins w:author="Itx Mithilan" w:id="10" w:date="2026-09-29T10:03:51Z"/>
              <w:sdt>
                <w:sdtPr>
                  <w:id w:val="-1417585512"/>
                  <w:tag w:val="goog_rdk_86"/>
                </w:sdtPr>
                <w:sdtContent>
                  <w:ins w:author="Itx Mithilan" w:id="10" w:date="2026-09-29T10:03:51Z">
                    <w:r w:rsidDel="00000000" w:rsidR="00000000" w:rsidRPr="00000000">
                      <w:rPr>
                        <w:rtl w:val="0"/>
                      </w:rPr>
                    </w:r>
                  </w:ins>
                </w:sdtContent>
              </w:sdt>
              <w:ins w:author="Itx Mithilan" w:id="10" w:date="2026-09-29T10:03:51Z">
                <w:bookmarkStart w:colFirst="0" w:colLast="0" w:name="_heading=h.c42lg0x8pt4a" w:id="17"/>
                <w:bookmarkEnd w:id="17"/>
              </w:ins>
            </w:sdtContent>
          </w:sdt>
        </w:p>
      </w:sdtContent>
    </w:sdt>
    <w:sdt>
      <w:sdtPr>
        <w:id w:val="343093183"/>
        <w:tag w:val="goog_rdk_90"/>
      </w:sdtPr>
      <w:sdtContent>
        <w:p w:rsidR="00000000" w:rsidDel="00000000" w:rsidP="00000000" w:rsidRDefault="00000000" w:rsidRPr="00000000" w14:paraId="00000015">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610613387"/>
              <w:tag w:val="goog_rdk_88"/>
            </w:sdtPr>
            <w:sdtContent>
              <w:ins w:author="Itx Mithilan" w:id="10" w:date="2026-09-29T10:03:51Z"/>
              <w:sdt>
                <w:sdtPr>
                  <w:id w:val="-1778648942"/>
                  <w:tag w:val="goog_rdk_89"/>
                </w:sdtPr>
                <w:sdtContent>
                  <w:ins w:author="Itx Mithilan" w:id="10" w:date="2026-09-29T10:03:51Z">
                    <w:r w:rsidDel="00000000" w:rsidR="00000000" w:rsidRPr="00000000">
                      <w:rPr>
                        <w:rtl w:val="0"/>
                      </w:rPr>
                    </w:r>
                  </w:ins>
                </w:sdtContent>
              </w:sdt>
              <w:ins w:author="Itx Mithilan" w:id="10" w:date="2026-09-29T10:03:51Z">
                <w:bookmarkStart w:colFirst="0" w:colLast="0" w:name="_heading=h.kfyaunk35u5j" w:id="18"/>
                <w:bookmarkEnd w:id="18"/>
              </w:ins>
            </w:sdtContent>
          </w:sdt>
        </w:p>
      </w:sdtContent>
    </w:sdt>
    <w:sdt>
      <w:sdtPr>
        <w:id w:val="1275834234"/>
        <w:tag w:val="goog_rdk_93"/>
      </w:sdtPr>
      <w:sdtContent>
        <w:p w:rsidR="00000000" w:rsidDel="00000000" w:rsidP="00000000" w:rsidRDefault="00000000" w:rsidRPr="00000000" w14:paraId="00000016">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388452496"/>
              <w:tag w:val="goog_rdk_91"/>
            </w:sdtPr>
            <w:sdtContent>
              <w:ins w:author="Itx Mithilan" w:id="10" w:date="2026-09-29T10:03:51Z"/>
              <w:sdt>
                <w:sdtPr>
                  <w:id w:val="-1268337941"/>
                  <w:tag w:val="goog_rdk_92"/>
                </w:sdtPr>
                <w:sdtContent>
                  <w:ins w:author="Itx Mithilan" w:id="10" w:date="2026-09-29T10:03:51Z">
                    <w:r w:rsidDel="00000000" w:rsidR="00000000" w:rsidRPr="00000000">
                      <w:rPr>
                        <w:rtl w:val="0"/>
                      </w:rPr>
                    </w:r>
                  </w:ins>
                </w:sdtContent>
              </w:sdt>
              <w:ins w:author="Itx Mithilan" w:id="10" w:date="2026-09-29T10:03:51Z">
                <w:bookmarkStart w:colFirst="0" w:colLast="0" w:name="_heading=h.j6f2wa4msa64" w:id="19"/>
                <w:bookmarkEnd w:id="19"/>
              </w:ins>
            </w:sdtContent>
          </w:sdt>
        </w:p>
      </w:sdtContent>
    </w:sdt>
    <w:sdt>
      <w:sdtPr>
        <w:id w:val="-673478961"/>
        <w:tag w:val="goog_rdk_96"/>
      </w:sdtPr>
      <w:sdtContent>
        <w:p w:rsidR="00000000" w:rsidDel="00000000" w:rsidP="00000000" w:rsidRDefault="00000000" w:rsidRPr="00000000" w14:paraId="00000017">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84731838"/>
              <w:tag w:val="goog_rdk_94"/>
            </w:sdtPr>
            <w:sdtContent>
              <w:ins w:author="Itx Mithilan" w:id="10" w:date="2026-09-29T10:03:51Z"/>
              <w:sdt>
                <w:sdtPr>
                  <w:id w:val="1624384938"/>
                  <w:tag w:val="goog_rdk_95"/>
                </w:sdtPr>
                <w:sdtContent>
                  <w:ins w:author="Itx Mithilan" w:id="10" w:date="2026-09-29T10:03:51Z">
                    <w:r w:rsidDel="00000000" w:rsidR="00000000" w:rsidRPr="00000000">
                      <w:rPr>
                        <w:rtl w:val="0"/>
                      </w:rPr>
                    </w:r>
                  </w:ins>
                </w:sdtContent>
              </w:sdt>
              <w:ins w:author="Itx Mithilan" w:id="10" w:date="2026-09-29T10:03:51Z">
                <w:bookmarkStart w:colFirst="0" w:colLast="0" w:name="_heading=h.re1w3b3rbq6j" w:id="20"/>
                <w:bookmarkEnd w:id="20"/>
              </w:ins>
            </w:sdtContent>
          </w:sdt>
        </w:p>
      </w:sdtContent>
    </w:sdt>
    <w:sdt>
      <w:sdtPr>
        <w:id w:val="-224100975"/>
        <w:tag w:val="goog_rdk_99"/>
      </w:sdtPr>
      <w:sdtContent>
        <w:p w:rsidR="00000000" w:rsidDel="00000000" w:rsidP="00000000" w:rsidRDefault="00000000" w:rsidRPr="00000000" w14:paraId="00000018">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812122500"/>
              <w:tag w:val="goog_rdk_97"/>
            </w:sdtPr>
            <w:sdtContent>
              <w:ins w:author="Itx Mithilan" w:id="10" w:date="2026-09-29T10:03:51Z"/>
              <w:sdt>
                <w:sdtPr>
                  <w:id w:val="2035350136"/>
                  <w:tag w:val="goog_rdk_98"/>
                </w:sdtPr>
                <w:sdtContent>
                  <w:ins w:author="Itx Mithilan" w:id="10" w:date="2026-09-29T10:03:51Z">
                    <w:r w:rsidDel="00000000" w:rsidR="00000000" w:rsidRPr="00000000">
                      <w:rPr>
                        <w:rtl w:val="0"/>
                      </w:rPr>
                    </w:r>
                  </w:ins>
                </w:sdtContent>
              </w:sdt>
              <w:ins w:author="Itx Mithilan" w:id="10" w:date="2026-09-29T10:03:51Z">
                <w:bookmarkStart w:colFirst="0" w:colLast="0" w:name="_heading=h.n4jdlyb3dxdw" w:id="21"/>
                <w:bookmarkEnd w:id="21"/>
              </w:ins>
            </w:sdtContent>
          </w:sdt>
        </w:p>
      </w:sdtContent>
    </w:sdt>
    <w:sdt>
      <w:sdtPr>
        <w:id w:val="1829992444"/>
        <w:tag w:val="goog_rdk_102"/>
      </w:sdtPr>
      <w:sdtContent>
        <w:p w:rsidR="00000000" w:rsidDel="00000000" w:rsidP="00000000" w:rsidRDefault="00000000" w:rsidRPr="00000000" w14:paraId="00000019">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552503241"/>
              <w:tag w:val="goog_rdk_100"/>
            </w:sdtPr>
            <w:sdtContent>
              <w:ins w:author="Itx Mithilan" w:id="10" w:date="2026-09-29T10:03:51Z"/>
              <w:sdt>
                <w:sdtPr>
                  <w:id w:val="-590916734"/>
                  <w:tag w:val="goog_rdk_101"/>
                </w:sdtPr>
                <w:sdtContent>
                  <w:ins w:author="Itx Mithilan" w:id="10" w:date="2026-09-29T10:03:51Z">
                    <w:r w:rsidDel="00000000" w:rsidR="00000000" w:rsidRPr="00000000">
                      <w:rPr>
                        <w:rtl w:val="0"/>
                      </w:rPr>
                    </w:r>
                  </w:ins>
                </w:sdtContent>
              </w:sdt>
              <w:ins w:author="Itx Mithilan" w:id="10" w:date="2026-09-29T10:03:51Z">
                <w:bookmarkStart w:colFirst="0" w:colLast="0" w:name="_heading=h.5vps7zlwvutf" w:id="22"/>
                <w:bookmarkEnd w:id="22"/>
              </w:ins>
            </w:sdtContent>
          </w:sdt>
        </w:p>
      </w:sdtContent>
    </w:sdt>
    <w:sdt>
      <w:sdtPr>
        <w:id w:val="1677449451"/>
        <w:tag w:val="goog_rdk_105"/>
      </w:sdtPr>
      <w:sdtContent>
        <w:p w:rsidR="00000000" w:rsidDel="00000000" w:rsidP="00000000" w:rsidRDefault="00000000" w:rsidRPr="00000000" w14:paraId="0000001A">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31214378"/>
              <w:tag w:val="goog_rdk_103"/>
            </w:sdtPr>
            <w:sdtContent>
              <w:ins w:author="Itx Mithilan" w:id="10" w:date="2026-09-29T10:03:51Z"/>
              <w:sdt>
                <w:sdtPr>
                  <w:id w:val="961349624"/>
                  <w:tag w:val="goog_rdk_104"/>
                </w:sdtPr>
                <w:sdtContent>
                  <w:ins w:author="Itx Mithilan" w:id="10" w:date="2026-09-29T10:03:51Z">
                    <w:r w:rsidDel="00000000" w:rsidR="00000000" w:rsidRPr="00000000">
                      <w:rPr>
                        <w:rtl w:val="0"/>
                      </w:rPr>
                    </w:r>
                  </w:ins>
                </w:sdtContent>
              </w:sdt>
              <w:ins w:author="Itx Mithilan" w:id="10" w:date="2026-09-29T10:03:51Z">
                <w:bookmarkStart w:colFirst="0" w:colLast="0" w:name="_heading=h.t0nri1u99i4a" w:id="23"/>
                <w:bookmarkEnd w:id="23"/>
              </w:ins>
            </w:sdtContent>
          </w:sdt>
        </w:p>
      </w:sdtContent>
    </w:sdt>
    <w:sdt>
      <w:sdtPr>
        <w:id w:val="1554822737"/>
        <w:tag w:val="goog_rdk_108"/>
      </w:sdtPr>
      <w:sdtContent>
        <w:p w:rsidR="00000000" w:rsidDel="00000000" w:rsidP="00000000" w:rsidRDefault="00000000" w:rsidRPr="00000000" w14:paraId="0000001B">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14509701"/>
              <w:tag w:val="goog_rdk_106"/>
            </w:sdtPr>
            <w:sdtContent>
              <w:ins w:author="Itx Mithilan" w:id="10" w:date="2026-09-29T10:03:51Z"/>
              <w:sdt>
                <w:sdtPr>
                  <w:id w:val="-1649628140"/>
                  <w:tag w:val="goog_rdk_107"/>
                </w:sdtPr>
                <w:sdtContent>
                  <w:ins w:author="Itx Mithilan" w:id="10" w:date="2026-09-29T10:03:51Z">
                    <w:r w:rsidDel="00000000" w:rsidR="00000000" w:rsidRPr="00000000">
                      <w:rPr>
                        <w:rtl w:val="0"/>
                      </w:rPr>
                    </w:r>
                  </w:ins>
                </w:sdtContent>
              </w:sdt>
              <w:ins w:author="Itx Mithilan" w:id="10" w:date="2026-09-29T10:03:51Z">
                <w:bookmarkStart w:colFirst="0" w:colLast="0" w:name="_heading=h.4qup10wi4uu8" w:id="24"/>
                <w:bookmarkEnd w:id="24"/>
              </w:ins>
            </w:sdtContent>
          </w:sdt>
        </w:p>
      </w:sdtContent>
    </w:sdt>
    <w:sdt>
      <w:sdtPr>
        <w:id w:val="-1563829991"/>
        <w:tag w:val="goog_rdk_111"/>
      </w:sdtPr>
      <w:sdtContent>
        <w:p w:rsidR="00000000" w:rsidDel="00000000" w:rsidP="00000000" w:rsidRDefault="00000000" w:rsidRPr="00000000" w14:paraId="0000001C">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36876636"/>
              <w:tag w:val="goog_rdk_109"/>
            </w:sdtPr>
            <w:sdtContent>
              <w:ins w:author="Itx Mithilan" w:id="10" w:date="2026-09-29T10:03:51Z"/>
              <w:sdt>
                <w:sdtPr>
                  <w:id w:val="650735278"/>
                  <w:tag w:val="goog_rdk_110"/>
                </w:sdtPr>
                <w:sdtContent>
                  <w:ins w:author="Itx Mithilan" w:id="10" w:date="2026-09-29T10:03:51Z">
                    <w:r w:rsidDel="00000000" w:rsidR="00000000" w:rsidRPr="00000000">
                      <w:rPr>
                        <w:rtl w:val="0"/>
                      </w:rPr>
                    </w:r>
                  </w:ins>
                </w:sdtContent>
              </w:sdt>
              <w:ins w:author="Itx Mithilan" w:id="10" w:date="2026-09-29T10:03:51Z">
                <w:bookmarkStart w:colFirst="0" w:colLast="0" w:name="_heading=h.ite3kzxxtl23" w:id="25"/>
                <w:bookmarkEnd w:id="25"/>
              </w:ins>
            </w:sdtContent>
          </w:sdt>
        </w:p>
      </w:sdtContent>
    </w:sdt>
    <w:sdt>
      <w:sdtPr>
        <w:id w:val="106074589"/>
        <w:tag w:val="goog_rdk_114"/>
      </w:sdtPr>
      <w:sdtContent>
        <w:p w:rsidR="00000000" w:rsidDel="00000000" w:rsidP="00000000" w:rsidRDefault="00000000" w:rsidRPr="00000000" w14:paraId="0000001D">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437467458"/>
              <w:tag w:val="goog_rdk_112"/>
            </w:sdtPr>
            <w:sdtContent>
              <w:ins w:author="Itx Mithilan" w:id="10" w:date="2026-09-29T10:03:51Z"/>
              <w:sdt>
                <w:sdtPr>
                  <w:id w:val="-1326071620"/>
                  <w:tag w:val="goog_rdk_113"/>
                </w:sdtPr>
                <w:sdtContent>
                  <w:ins w:author="Itx Mithilan" w:id="10" w:date="2026-09-29T10:03:51Z">
                    <w:r w:rsidDel="00000000" w:rsidR="00000000" w:rsidRPr="00000000">
                      <w:rPr>
                        <w:rtl w:val="0"/>
                      </w:rPr>
                    </w:r>
                  </w:ins>
                </w:sdtContent>
              </w:sdt>
              <w:ins w:author="Itx Mithilan" w:id="10" w:date="2026-09-29T10:03:51Z">
                <w:bookmarkStart w:colFirst="0" w:colLast="0" w:name="_heading=h.f6ep6vhoibqk" w:id="26"/>
                <w:bookmarkEnd w:id="26"/>
              </w:ins>
            </w:sdtContent>
          </w:sdt>
        </w:p>
      </w:sdtContent>
    </w:sdt>
    <w:sdt>
      <w:sdtPr>
        <w:id w:val="-2084546124"/>
        <w:tag w:val="goog_rdk_117"/>
      </w:sdtPr>
      <w:sdtContent>
        <w:p w:rsidR="00000000" w:rsidDel="00000000" w:rsidP="00000000" w:rsidRDefault="00000000" w:rsidRPr="00000000" w14:paraId="0000001E">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676461332"/>
              <w:tag w:val="goog_rdk_115"/>
            </w:sdtPr>
            <w:sdtContent>
              <w:ins w:author="Itx Mithilan" w:id="10" w:date="2026-09-29T10:03:51Z"/>
              <w:sdt>
                <w:sdtPr>
                  <w:id w:val="-1400581697"/>
                  <w:tag w:val="goog_rdk_116"/>
                </w:sdtPr>
                <w:sdtContent>
                  <w:ins w:author="Itx Mithilan" w:id="10" w:date="2026-09-29T10:03:51Z">
                    <w:r w:rsidDel="00000000" w:rsidR="00000000" w:rsidRPr="00000000">
                      <w:rPr>
                        <w:rtl w:val="0"/>
                      </w:rPr>
                    </w:r>
                  </w:ins>
                </w:sdtContent>
              </w:sdt>
              <w:ins w:author="Itx Mithilan" w:id="10" w:date="2026-09-29T10:03:51Z">
                <w:bookmarkStart w:colFirst="0" w:colLast="0" w:name="_heading=h.3djsxuqkejr1" w:id="27"/>
                <w:bookmarkEnd w:id="27"/>
              </w:ins>
            </w:sdtContent>
          </w:sdt>
        </w:p>
      </w:sdtContent>
    </w:sdt>
    <w:sdt>
      <w:sdtPr>
        <w:id w:val="-211335789"/>
        <w:tag w:val="goog_rdk_120"/>
      </w:sdtPr>
      <w:sdtContent>
        <w:p w:rsidR="00000000" w:rsidDel="00000000" w:rsidP="00000000" w:rsidRDefault="00000000" w:rsidRPr="00000000" w14:paraId="0000001F">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052672210"/>
              <w:tag w:val="goog_rdk_118"/>
            </w:sdtPr>
            <w:sdtContent>
              <w:ins w:author="Itx Mithilan" w:id="10" w:date="2026-09-29T10:03:51Z"/>
              <w:sdt>
                <w:sdtPr>
                  <w:id w:val="337697120"/>
                  <w:tag w:val="goog_rdk_119"/>
                </w:sdtPr>
                <w:sdtContent>
                  <w:ins w:author="Itx Mithilan" w:id="10" w:date="2026-09-29T10:03:51Z">
                    <w:r w:rsidDel="00000000" w:rsidR="00000000" w:rsidRPr="00000000">
                      <w:rPr>
                        <w:rtl w:val="0"/>
                      </w:rPr>
                    </w:r>
                  </w:ins>
                </w:sdtContent>
              </w:sdt>
              <w:ins w:author="Itx Mithilan" w:id="10" w:date="2026-09-29T10:03:51Z">
                <w:bookmarkStart w:colFirst="0" w:colLast="0" w:name="_heading=h.dqucety4y0nx" w:id="28"/>
                <w:bookmarkEnd w:id="28"/>
              </w:ins>
            </w:sdtContent>
          </w:sdt>
        </w:p>
      </w:sdtContent>
    </w:sdt>
    <w:sdt>
      <w:sdtPr>
        <w:id w:val="-1736292114"/>
        <w:tag w:val="goog_rdk_123"/>
      </w:sdtPr>
      <w:sdtContent>
        <w:p w:rsidR="00000000" w:rsidDel="00000000" w:rsidP="00000000" w:rsidRDefault="00000000" w:rsidRPr="00000000" w14:paraId="00000020">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696106952"/>
              <w:tag w:val="goog_rdk_121"/>
            </w:sdtPr>
            <w:sdtContent>
              <w:ins w:author="Itx Mithilan" w:id="10" w:date="2026-09-29T10:03:51Z"/>
              <w:sdt>
                <w:sdtPr>
                  <w:id w:val="179319493"/>
                  <w:tag w:val="goog_rdk_122"/>
                </w:sdtPr>
                <w:sdtContent>
                  <w:ins w:author="Itx Mithilan" w:id="10" w:date="2026-09-29T10:03:51Z">
                    <w:r w:rsidDel="00000000" w:rsidR="00000000" w:rsidRPr="00000000">
                      <w:rPr>
                        <w:rtl w:val="0"/>
                      </w:rPr>
                    </w:r>
                  </w:ins>
                </w:sdtContent>
              </w:sdt>
              <w:ins w:author="Itx Mithilan" w:id="10" w:date="2026-09-29T10:03:51Z">
                <w:bookmarkStart w:colFirst="0" w:colLast="0" w:name="_heading=h.gdupc3pp1c1" w:id="29"/>
                <w:bookmarkEnd w:id="29"/>
              </w:ins>
            </w:sdtContent>
          </w:sdt>
        </w:p>
      </w:sdtContent>
    </w:sdt>
    <w:sdt>
      <w:sdtPr>
        <w:id w:val="1268074298"/>
        <w:tag w:val="goog_rdk_126"/>
      </w:sdtPr>
      <w:sdtContent>
        <w:p w:rsidR="00000000" w:rsidDel="00000000" w:rsidP="00000000" w:rsidRDefault="00000000" w:rsidRPr="00000000" w14:paraId="00000021">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308097757"/>
              <w:tag w:val="goog_rdk_124"/>
            </w:sdtPr>
            <w:sdtContent>
              <w:ins w:author="Itx Mithilan" w:id="10" w:date="2026-09-29T10:03:51Z"/>
              <w:sdt>
                <w:sdtPr>
                  <w:id w:val="-707574255"/>
                  <w:tag w:val="goog_rdk_125"/>
                </w:sdtPr>
                <w:sdtContent>
                  <w:ins w:author="Itx Mithilan" w:id="10" w:date="2026-09-29T10:03:51Z">
                    <w:r w:rsidDel="00000000" w:rsidR="00000000" w:rsidRPr="00000000">
                      <w:rPr>
                        <w:rtl w:val="0"/>
                      </w:rPr>
                    </w:r>
                  </w:ins>
                </w:sdtContent>
              </w:sdt>
              <w:ins w:author="Itx Mithilan" w:id="10" w:date="2026-09-29T10:03:51Z">
                <w:bookmarkStart w:colFirst="0" w:colLast="0" w:name="_heading=h.n6e2ajodlbhu" w:id="30"/>
                <w:bookmarkEnd w:id="30"/>
              </w:ins>
            </w:sdtContent>
          </w:sdt>
        </w:p>
      </w:sdtContent>
    </w:sdt>
    <w:sdt>
      <w:sdtPr>
        <w:id w:val="118421504"/>
        <w:tag w:val="goog_rdk_129"/>
      </w:sdtPr>
      <w:sdtContent>
        <w:p w:rsidR="00000000" w:rsidDel="00000000" w:rsidP="00000000" w:rsidRDefault="00000000" w:rsidRPr="00000000" w14:paraId="00000022">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739570"/>
              <w:tag w:val="goog_rdk_127"/>
            </w:sdtPr>
            <w:sdtContent>
              <w:ins w:author="Itx Mithilan" w:id="10" w:date="2026-09-29T10:03:51Z"/>
              <w:sdt>
                <w:sdtPr>
                  <w:id w:val="-1052425336"/>
                  <w:tag w:val="goog_rdk_128"/>
                </w:sdtPr>
                <w:sdtContent>
                  <w:ins w:author="Itx Mithilan" w:id="10" w:date="2026-09-29T10:03:51Z">
                    <w:r w:rsidDel="00000000" w:rsidR="00000000" w:rsidRPr="00000000">
                      <w:rPr>
                        <w:rtl w:val="0"/>
                      </w:rPr>
                    </w:r>
                  </w:ins>
                </w:sdtContent>
              </w:sdt>
              <w:ins w:author="Itx Mithilan" w:id="10" w:date="2026-09-29T10:03:51Z">
                <w:bookmarkStart w:colFirst="0" w:colLast="0" w:name="_heading=h.a39qlbr4mo3e" w:id="31"/>
                <w:bookmarkEnd w:id="31"/>
              </w:ins>
            </w:sdtContent>
          </w:sdt>
        </w:p>
      </w:sdtContent>
    </w:sdt>
    <w:sdt>
      <w:sdtPr>
        <w:id w:val="-799762396"/>
        <w:tag w:val="goog_rdk_132"/>
      </w:sdtPr>
      <w:sdtContent>
        <w:p w:rsidR="00000000" w:rsidDel="00000000" w:rsidP="00000000" w:rsidRDefault="00000000" w:rsidRPr="00000000" w14:paraId="00000023">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043284906"/>
              <w:tag w:val="goog_rdk_130"/>
            </w:sdtPr>
            <w:sdtContent>
              <w:ins w:author="Itx Mithilan" w:id="10" w:date="2026-09-29T10:03:51Z"/>
              <w:sdt>
                <w:sdtPr>
                  <w:id w:val="-156652059"/>
                  <w:tag w:val="goog_rdk_131"/>
                </w:sdtPr>
                <w:sdtContent>
                  <w:ins w:author="Itx Mithilan" w:id="10" w:date="2026-09-29T10:03:51Z">
                    <w:r w:rsidDel="00000000" w:rsidR="00000000" w:rsidRPr="00000000">
                      <w:rPr>
                        <w:rtl w:val="0"/>
                      </w:rPr>
                    </w:r>
                  </w:ins>
                </w:sdtContent>
              </w:sdt>
              <w:ins w:author="Itx Mithilan" w:id="10" w:date="2026-09-29T10:03:51Z">
                <w:bookmarkStart w:colFirst="0" w:colLast="0" w:name="_heading=h.sppm8r8dlj4k" w:id="32"/>
                <w:bookmarkEnd w:id="32"/>
              </w:ins>
            </w:sdtContent>
          </w:sdt>
        </w:p>
      </w:sdtContent>
    </w:sdt>
    <w:sdt>
      <w:sdtPr>
        <w:id w:val="1386310764"/>
        <w:tag w:val="goog_rdk_135"/>
      </w:sdtPr>
      <w:sdtContent>
        <w:p w:rsidR="00000000" w:rsidDel="00000000" w:rsidP="00000000" w:rsidRDefault="00000000" w:rsidRPr="00000000" w14:paraId="00000024">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330939630"/>
              <w:tag w:val="goog_rdk_133"/>
            </w:sdtPr>
            <w:sdtContent>
              <w:ins w:author="Itx Mithilan" w:id="10" w:date="2026-09-29T10:03:51Z"/>
              <w:sdt>
                <w:sdtPr>
                  <w:id w:val="2089858193"/>
                  <w:tag w:val="goog_rdk_134"/>
                </w:sdtPr>
                <w:sdtContent>
                  <w:ins w:author="Itx Mithilan" w:id="10" w:date="2026-09-29T10:03:51Z">
                    <w:r w:rsidDel="00000000" w:rsidR="00000000" w:rsidRPr="00000000">
                      <w:rPr>
                        <w:rtl w:val="0"/>
                      </w:rPr>
                    </w:r>
                  </w:ins>
                </w:sdtContent>
              </w:sdt>
              <w:ins w:author="Itx Mithilan" w:id="10" w:date="2026-09-29T10:03:51Z">
                <w:bookmarkStart w:colFirst="0" w:colLast="0" w:name="_heading=h.nqpczn62r3j6" w:id="33"/>
                <w:bookmarkEnd w:id="33"/>
              </w:ins>
            </w:sdtContent>
          </w:sdt>
        </w:p>
      </w:sdtContent>
    </w:sdt>
    <w:sdt>
      <w:sdtPr>
        <w:id w:val="73667773"/>
        <w:tag w:val="goog_rdk_138"/>
      </w:sdtPr>
      <w:sdtContent>
        <w:p w:rsidR="00000000" w:rsidDel="00000000" w:rsidP="00000000" w:rsidRDefault="00000000" w:rsidRPr="00000000" w14:paraId="00000025">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073587428"/>
              <w:tag w:val="goog_rdk_136"/>
            </w:sdtPr>
            <w:sdtContent>
              <w:ins w:author="Itx Mithilan" w:id="10" w:date="2026-09-29T10:03:51Z"/>
              <w:sdt>
                <w:sdtPr>
                  <w:id w:val="1589403336"/>
                  <w:tag w:val="goog_rdk_137"/>
                </w:sdtPr>
                <w:sdtContent>
                  <w:ins w:author="Itx Mithilan" w:id="10" w:date="2026-09-29T10:03:51Z">
                    <w:r w:rsidDel="00000000" w:rsidR="00000000" w:rsidRPr="00000000">
                      <w:rPr>
                        <w:rtl w:val="0"/>
                      </w:rPr>
                    </w:r>
                  </w:ins>
                </w:sdtContent>
              </w:sdt>
              <w:ins w:author="Itx Mithilan" w:id="10" w:date="2026-09-29T10:03:51Z">
                <w:bookmarkStart w:colFirst="0" w:colLast="0" w:name="_heading=h.ullbc6sqps6k" w:id="34"/>
                <w:bookmarkEnd w:id="34"/>
              </w:ins>
            </w:sdtContent>
          </w:sdt>
        </w:p>
      </w:sdtContent>
    </w:sdt>
    <w:sdt>
      <w:sdtPr>
        <w:id w:val="1526967754"/>
        <w:tag w:val="goog_rdk_141"/>
      </w:sdtPr>
      <w:sdtContent>
        <w:p w:rsidR="00000000" w:rsidDel="00000000" w:rsidP="00000000" w:rsidRDefault="00000000" w:rsidRPr="00000000" w14:paraId="00000026">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044463873"/>
              <w:tag w:val="goog_rdk_139"/>
            </w:sdtPr>
            <w:sdtContent>
              <w:ins w:author="Itx Mithilan" w:id="10" w:date="2026-09-29T10:03:51Z"/>
              <w:sdt>
                <w:sdtPr>
                  <w:id w:val="2029028820"/>
                  <w:tag w:val="goog_rdk_140"/>
                </w:sdtPr>
                <w:sdtContent>
                  <w:ins w:author="Itx Mithilan" w:id="10" w:date="2026-09-29T10:03:51Z">
                    <w:r w:rsidDel="00000000" w:rsidR="00000000" w:rsidRPr="00000000">
                      <w:rPr>
                        <w:rtl w:val="0"/>
                      </w:rPr>
                    </w:r>
                  </w:ins>
                </w:sdtContent>
              </w:sdt>
              <w:ins w:author="Itx Mithilan" w:id="10" w:date="2026-09-29T10:03:51Z">
                <w:bookmarkStart w:colFirst="0" w:colLast="0" w:name="_heading=h.edv22z565dvo" w:id="35"/>
                <w:bookmarkEnd w:id="35"/>
              </w:ins>
            </w:sdtContent>
          </w:sdt>
        </w:p>
      </w:sdtContent>
    </w:sdt>
    <w:sdt>
      <w:sdtPr>
        <w:id w:val="1681310942"/>
        <w:tag w:val="goog_rdk_144"/>
      </w:sdtPr>
      <w:sdtContent>
        <w:p w:rsidR="00000000" w:rsidDel="00000000" w:rsidP="00000000" w:rsidRDefault="00000000" w:rsidRPr="00000000" w14:paraId="00000027">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673767315"/>
              <w:tag w:val="goog_rdk_142"/>
            </w:sdtPr>
            <w:sdtContent>
              <w:ins w:author="Itx Mithilan" w:id="10" w:date="2026-09-29T10:03:51Z"/>
              <w:sdt>
                <w:sdtPr>
                  <w:id w:val="2094505609"/>
                  <w:tag w:val="goog_rdk_143"/>
                </w:sdtPr>
                <w:sdtContent>
                  <w:ins w:author="Itx Mithilan" w:id="10" w:date="2026-09-29T10:03:51Z">
                    <w:r w:rsidDel="00000000" w:rsidR="00000000" w:rsidRPr="00000000">
                      <w:rPr>
                        <w:rtl w:val="0"/>
                      </w:rPr>
                    </w:r>
                  </w:ins>
                </w:sdtContent>
              </w:sdt>
              <w:ins w:author="Itx Mithilan" w:id="10" w:date="2026-09-29T10:03:51Z">
                <w:bookmarkStart w:colFirst="0" w:colLast="0" w:name="_heading=h.n9qeuncuc1ub" w:id="36"/>
                <w:bookmarkEnd w:id="36"/>
              </w:ins>
            </w:sdtContent>
          </w:sdt>
        </w:p>
      </w:sdtContent>
    </w:sdt>
    <w:sdt>
      <w:sdtPr>
        <w:id w:val="391518244"/>
        <w:tag w:val="goog_rdk_147"/>
      </w:sdtPr>
      <w:sdtContent>
        <w:p w:rsidR="00000000" w:rsidDel="00000000" w:rsidP="00000000" w:rsidRDefault="00000000" w:rsidRPr="00000000" w14:paraId="00000028">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715193388"/>
              <w:tag w:val="goog_rdk_145"/>
            </w:sdtPr>
            <w:sdtContent>
              <w:ins w:author="Itx Mithilan" w:id="10" w:date="2026-09-29T10:03:51Z"/>
              <w:sdt>
                <w:sdtPr>
                  <w:id w:val="-1832495638"/>
                  <w:tag w:val="goog_rdk_146"/>
                </w:sdtPr>
                <w:sdtContent>
                  <w:ins w:author="Itx Mithilan" w:id="10" w:date="2026-09-29T10:03:51Z">
                    <w:r w:rsidDel="00000000" w:rsidR="00000000" w:rsidRPr="00000000">
                      <w:rPr>
                        <w:rtl w:val="0"/>
                      </w:rPr>
                    </w:r>
                  </w:ins>
                </w:sdtContent>
              </w:sdt>
              <w:ins w:author="Itx Mithilan" w:id="10" w:date="2026-09-29T10:03:51Z">
                <w:bookmarkStart w:colFirst="0" w:colLast="0" w:name="_heading=h.dqhvpo4i3vyp" w:id="37"/>
                <w:bookmarkEnd w:id="37"/>
              </w:ins>
            </w:sdtContent>
          </w:sdt>
        </w:p>
      </w:sdtContent>
    </w:sdt>
    <w:sdt>
      <w:sdtPr>
        <w:id w:val="-732615795"/>
        <w:tag w:val="goog_rdk_150"/>
      </w:sdtPr>
      <w:sdtContent>
        <w:p w:rsidR="00000000" w:rsidDel="00000000" w:rsidP="00000000" w:rsidRDefault="00000000" w:rsidRPr="00000000" w14:paraId="00000029">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77666772"/>
              <w:tag w:val="goog_rdk_148"/>
            </w:sdtPr>
            <w:sdtContent>
              <w:ins w:author="Itx Mithilan" w:id="10" w:date="2026-09-29T10:03:51Z"/>
              <w:sdt>
                <w:sdtPr>
                  <w:id w:val="1684535686"/>
                  <w:tag w:val="goog_rdk_149"/>
                </w:sdtPr>
                <w:sdtContent>
                  <w:ins w:author="Itx Mithilan" w:id="10" w:date="2026-09-29T10:03:51Z">
                    <w:r w:rsidDel="00000000" w:rsidR="00000000" w:rsidRPr="00000000">
                      <w:rPr>
                        <w:rtl w:val="0"/>
                      </w:rPr>
                    </w:r>
                  </w:ins>
                </w:sdtContent>
              </w:sdt>
              <w:ins w:author="Itx Mithilan" w:id="10" w:date="2026-09-29T10:03:51Z">
                <w:bookmarkStart w:colFirst="0" w:colLast="0" w:name="_heading=h.uesomecuit9q" w:id="38"/>
                <w:bookmarkEnd w:id="38"/>
              </w:ins>
            </w:sdtContent>
          </w:sdt>
        </w:p>
      </w:sdtContent>
    </w:sdt>
    <w:sdt>
      <w:sdtPr>
        <w:id w:val="-783636093"/>
        <w:tag w:val="goog_rdk_153"/>
      </w:sdtPr>
      <w:sdtContent>
        <w:p w:rsidR="00000000" w:rsidDel="00000000" w:rsidP="00000000" w:rsidRDefault="00000000" w:rsidRPr="00000000" w14:paraId="0000002A">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71938345"/>
              <w:tag w:val="goog_rdk_151"/>
            </w:sdtPr>
            <w:sdtContent>
              <w:ins w:author="Itx Mithilan" w:id="10" w:date="2026-09-29T10:03:51Z"/>
              <w:sdt>
                <w:sdtPr>
                  <w:id w:val="2006823834"/>
                  <w:tag w:val="goog_rdk_152"/>
                </w:sdtPr>
                <w:sdtContent>
                  <w:ins w:author="Itx Mithilan" w:id="10" w:date="2026-09-29T10:03:51Z">
                    <w:r w:rsidDel="00000000" w:rsidR="00000000" w:rsidRPr="00000000">
                      <w:rPr>
                        <w:rtl w:val="0"/>
                      </w:rPr>
                    </w:r>
                  </w:ins>
                </w:sdtContent>
              </w:sdt>
              <w:ins w:author="Itx Mithilan" w:id="10" w:date="2026-09-29T10:03:51Z">
                <w:bookmarkStart w:colFirst="0" w:colLast="0" w:name="_heading=h.r74w2zh8gee" w:id="39"/>
                <w:bookmarkEnd w:id="39"/>
              </w:ins>
            </w:sdtContent>
          </w:sdt>
        </w:p>
      </w:sdtContent>
    </w:sdt>
    <w:sdt>
      <w:sdtPr>
        <w:id w:val="-1431136494"/>
        <w:tag w:val="goog_rdk_156"/>
      </w:sdtPr>
      <w:sdtContent>
        <w:p w:rsidR="00000000" w:rsidDel="00000000" w:rsidP="00000000" w:rsidRDefault="00000000" w:rsidRPr="00000000" w14:paraId="0000002B">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916820970"/>
              <w:tag w:val="goog_rdk_154"/>
            </w:sdtPr>
            <w:sdtContent>
              <w:ins w:author="Itx Mithilan" w:id="10" w:date="2026-09-29T10:03:51Z"/>
              <w:sdt>
                <w:sdtPr>
                  <w:id w:val="2132448264"/>
                  <w:tag w:val="goog_rdk_155"/>
                </w:sdtPr>
                <w:sdtContent>
                  <w:ins w:author="Itx Mithilan" w:id="10" w:date="2026-09-29T10:03:51Z">
                    <w:r w:rsidDel="00000000" w:rsidR="00000000" w:rsidRPr="00000000">
                      <w:rPr>
                        <w:rtl w:val="0"/>
                      </w:rPr>
                    </w:r>
                  </w:ins>
                </w:sdtContent>
              </w:sdt>
              <w:ins w:author="Itx Mithilan" w:id="10" w:date="2026-09-29T10:03:51Z">
                <w:bookmarkStart w:colFirst="0" w:colLast="0" w:name="_heading=h.d0h7ibbfo1yk" w:id="40"/>
                <w:bookmarkEnd w:id="40"/>
              </w:ins>
            </w:sdtContent>
          </w:sdt>
        </w:p>
      </w:sdtContent>
    </w:sdt>
    <w:sdt>
      <w:sdtPr>
        <w:id w:val="-439069569"/>
        <w:tag w:val="goog_rdk_159"/>
      </w:sdtPr>
      <w:sdtContent>
        <w:p w:rsidR="00000000" w:rsidDel="00000000" w:rsidP="00000000" w:rsidRDefault="00000000" w:rsidRPr="00000000" w14:paraId="0000002C">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931137857"/>
              <w:tag w:val="goog_rdk_157"/>
            </w:sdtPr>
            <w:sdtContent>
              <w:ins w:author="Itx Mithilan" w:id="10" w:date="2026-09-29T10:03:51Z"/>
              <w:sdt>
                <w:sdtPr>
                  <w:id w:val="-1383699411"/>
                  <w:tag w:val="goog_rdk_158"/>
                </w:sdtPr>
                <w:sdtContent>
                  <w:ins w:author="Itx Mithilan" w:id="10" w:date="2026-09-29T10:03:51Z">
                    <w:r w:rsidDel="00000000" w:rsidR="00000000" w:rsidRPr="00000000">
                      <w:rPr>
                        <w:rtl w:val="0"/>
                      </w:rPr>
                    </w:r>
                  </w:ins>
                </w:sdtContent>
              </w:sdt>
              <w:ins w:author="Itx Mithilan" w:id="10" w:date="2026-09-29T10:03:51Z">
                <w:bookmarkStart w:colFirst="0" w:colLast="0" w:name="_heading=h.or2vma5fpvkg" w:id="41"/>
                <w:bookmarkEnd w:id="41"/>
              </w:ins>
            </w:sdtContent>
          </w:sdt>
        </w:p>
      </w:sdtContent>
    </w:sdt>
    <w:sdt>
      <w:sdtPr>
        <w:id w:val="-134844171"/>
        <w:tag w:val="goog_rdk_162"/>
      </w:sdtPr>
      <w:sdtContent>
        <w:p w:rsidR="00000000" w:rsidDel="00000000" w:rsidP="00000000" w:rsidRDefault="00000000" w:rsidRPr="00000000" w14:paraId="0000002D">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73832633"/>
              <w:tag w:val="goog_rdk_160"/>
            </w:sdtPr>
            <w:sdtContent>
              <w:ins w:author="Itx Mithilan" w:id="10" w:date="2026-09-29T10:03:51Z"/>
              <w:sdt>
                <w:sdtPr>
                  <w:id w:val="657553621"/>
                  <w:tag w:val="goog_rdk_161"/>
                </w:sdtPr>
                <w:sdtContent>
                  <w:ins w:author="Itx Mithilan" w:id="10" w:date="2026-09-29T10:03:51Z">
                    <w:r w:rsidDel="00000000" w:rsidR="00000000" w:rsidRPr="00000000">
                      <w:rPr>
                        <w:rtl w:val="0"/>
                      </w:rPr>
                    </w:r>
                  </w:ins>
                </w:sdtContent>
              </w:sdt>
              <w:ins w:author="Itx Mithilan" w:id="10" w:date="2026-09-29T10:03:51Z">
                <w:bookmarkStart w:colFirst="0" w:colLast="0" w:name="_heading=h.sy0hquzgcia6" w:id="42"/>
                <w:bookmarkEnd w:id="42"/>
              </w:ins>
            </w:sdtContent>
          </w:sdt>
        </w:p>
      </w:sdtContent>
    </w:sdt>
    <w:sdt>
      <w:sdtPr>
        <w:id w:val="1347046772"/>
        <w:tag w:val="goog_rdk_165"/>
      </w:sdtPr>
      <w:sdtContent>
        <w:p w:rsidR="00000000" w:rsidDel="00000000" w:rsidP="00000000" w:rsidRDefault="00000000" w:rsidRPr="00000000" w14:paraId="0000002E">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99891190"/>
              <w:tag w:val="goog_rdk_163"/>
            </w:sdtPr>
            <w:sdtContent>
              <w:ins w:author="Itx Mithilan" w:id="10" w:date="2026-09-29T10:03:51Z"/>
              <w:sdt>
                <w:sdtPr>
                  <w:id w:val="1705172129"/>
                  <w:tag w:val="goog_rdk_164"/>
                </w:sdtPr>
                <w:sdtContent>
                  <w:ins w:author="Itx Mithilan" w:id="10" w:date="2026-09-29T10:03:51Z">
                    <w:r w:rsidDel="00000000" w:rsidR="00000000" w:rsidRPr="00000000">
                      <w:rPr>
                        <w:rtl w:val="0"/>
                      </w:rPr>
                    </w:r>
                  </w:ins>
                </w:sdtContent>
              </w:sdt>
              <w:ins w:author="Itx Mithilan" w:id="10" w:date="2026-09-29T10:03:51Z">
                <w:bookmarkStart w:colFirst="0" w:colLast="0" w:name="_heading=h.75ac17t5r8qq" w:id="43"/>
                <w:bookmarkEnd w:id="43"/>
              </w:ins>
            </w:sdtContent>
          </w:sdt>
        </w:p>
      </w:sdtContent>
    </w:sdt>
    <w:sdt>
      <w:sdtPr>
        <w:id w:val="-172388885"/>
        <w:tag w:val="goog_rdk_168"/>
      </w:sdtPr>
      <w:sdtContent>
        <w:p w:rsidR="00000000" w:rsidDel="00000000" w:rsidP="00000000" w:rsidRDefault="00000000" w:rsidRPr="00000000" w14:paraId="0000002F">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915509103"/>
              <w:tag w:val="goog_rdk_166"/>
            </w:sdtPr>
            <w:sdtContent>
              <w:ins w:author="Itx Mithilan" w:id="10" w:date="2026-09-29T10:03:51Z"/>
              <w:sdt>
                <w:sdtPr>
                  <w:id w:val="-1081349435"/>
                  <w:tag w:val="goog_rdk_167"/>
                </w:sdtPr>
                <w:sdtContent>
                  <w:ins w:author="Itx Mithilan" w:id="10" w:date="2026-09-29T10:03:51Z">
                    <w:r w:rsidDel="00000000" w:rsidR="00000000" w:rsidRPr="00000000">
                      <w:rPr>
                        <w:rtl w:val="0"/>
                      </w:rPr>
                    </w:r>
                  </w:ins>
                </w:sdtContent>
              </w:sdt>
              <w:ins w:author="Itx Mithilan" w:id="10" w:date="2026-09-29T10:03:51Z">
                <w:bookmarkStart w:colFirst="0" w:colLast="0" w:name="_heading=h.ozyzt1le1s2d" w:id="44"/>
                <w:bookmarkEnd w:id="44"/>
              </w:ins>
            </w:sdtContent>
          </w:sdt>
        </w:p>
      </w:sdtContent>
    </w:sdt>
    <w:sdt>
      <w:sdtPr>
        <w:id w:val="-2063639241"/>
        <w:tag w:val="goog_rdk_171"/>
      </w:sdtPr>
      <w:sdtContent>
        <w:p w:rsidR="00000000" w:rsidDel="00000000" w:rsidP="00000000" w:rsidRDefault="00000000" w:rsidRPr="00000000" w14:paraId="00000030">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682776091"/>
              <w:tag w:val="goog_rdk_169"/>
            </w:sdtPr>
            <w:sdtContent>
              <w:ins w:author="Itx Mithilan" w:id="10" w:date="2026-09-29T10:03:51Z"/>
              <w:sdt>
                <w:sdtPr>
                  <w:id w:val="1323974921"/>
                  <w:tag w:val="goog_rdk_170"/>
                </w:sdtPr>
                <w:sdtContent>
                  <w:ins w:author="Itx Mithilan" w:id="10" w:date="2026-09-29T10:03:51Z">
                    <w:r w:rsidDel="00000000" w:rsidR="00000000" w:rsidRPr="00000000">
                      <w:rPr>
                        <w:rtl w:val="0"/>
                      </w:rPr>
                    </w:r>
                  </w:ins>
                </w:sdtContent>
              </w:sdt>
              <w:ins w:author="Itx Mithilan" w:id="10" w:date="2026-09-29T10:03:51Z">
                <w:bookmarkStart w:colFirst="0" w:colLast="0" w:name="_heading=h.ojw76giwi197" w:id="45"/>
                <w:bookmarkEnd w:id="45"/>
              </w:ins>
            </w:sdtContent>
          </w:sdt>
        </w:p>
      </w:sdtContent>
    </w:sdt>
    <w:sdt>
      <w:sdtPr>
        <w:id w:val="-1095270924"/>
        <w:tag w:val="goog_rdk_174"/>
      </w:sdtPr>
      <w:sdtContent>
        <w:p w:rsidR="00000000" w:rsidDel="00000000" w:rsidP="00000000" w:rsidRDefault="00000000" w:rsidRPr="00000000" w14:paraId="00000031">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87200209"/>
              <w:tag w:val="goog_rdk_172"/>
            </w:sdtPr>
            <w:sdtContent>
              <w:ins w:author="Itx Mithilan" w:id="10" w:date="2026-09-29T10:03:51Z"/>
              <w:sdt>
                <w:sdtPr>
                  <w:id w:val="509784928"/>
                  <w:tag w:val="goog_rdk_173"/>
                </w:sdtPr>
                <w:sdtContent>
                  <w:ins w:author="Itx Mithilan" w:id="10" w:date="2026-09-29T10:03:51Z">
                    <w:r w:rsidDel="00000000" w:rsidR="00000000" w:rsidRPr="00000000">
                      <w:rPr>
                        <w:rtl w:val="0"/>
                      </w:rPr>
                    </w:r>
                  </w:ins>
                </w:sdtContent>
              </w:sdt>
              <w:ins w:author="Itx Mithilan" w:id="10" w:date="2026-09-29T10:03:51Z">
                <w:bookmarkStart w:colFirst="0" w:colLast="0" w:name="_heading=h.otdy34i739i4" w:id="46"/>
                <w:bookmarkEnd w:id="46"/>
              </w:ins>
            </w:sdtContent>
          </w:sdt>
        </w:p>
      </w:sdtContent>
    </w:sdt>
    <w:sdt>
      <w:sdtPr>
        <w:id w:val="1615671085"/>
        <w:tag w:val="goog_rdk_177"/>
      </w:sdtPr>
      <w:sdtContent>
        <w:p w:rsidR="00000000" w:rsidDel="00000000" w:rsidP="00000000" w:rsidRDefault="00000000" w:rsidRPr="00000000" w14:paraId="00000032">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875530330"/>
              <w:tag w:val="goog_rdk_175"/>
            </w:sdtPr>
            <w:sdtContent>
              <w:ins w:author="Itx Mithilan" w:id="10" w:date="2026-09-29T10:03:51Z"/>
              <w:sdt>
                <w:sdtPr>
                  <w:id w:val="-568392473"/>
                  <w:tag w:val="goog_rdk_176"/>
                </w:sdtPr>
                <w:sdtContent>
                  <w:ins w:author="Itx Mithilan" w:id="10" w:date="2026-09-29T10:03:51Z">
                    <w:r w:rsidDel="00000000" w:rsidR="00000000" w:rsidRPr="00000000">
                      <w:rPr>
                        <w:rtl w:val="0"/>
                      </w:rPr>
                    </w:r>
                  </w:ins>
                </w:sdtContent>
              </w:sdt>
              <w:ins w:author="Itx Mithilan" w:id="10" w:date="2026-09-29T10:03:51Z">
                <w:bookmarkStart w:colFirst="0" w:colLast="0" w:name="_heading=h.r5mt558ve5ra" w:id="47"/>
                <w:bookmarkEnd w:id="47"/>
              </w:ins>
            </w:sdtContent>
          </w:sdt>
        </w:p>
      </w:sdtContent>
    </w:sdt>
    <w:sdt>
      <w:sdtPr>
        <w:id w:val="-1242309528"/>
        <w:tag w:val="goog_rdk_180"/>
      </w:sdtPr>
      <w:sdtContent>
        <w:p w:rsidR="00000000" w:rsidDel="00000000" w:rsidP="00000000" w:rsidRDefault="00000000" w:rsidRPr="00000000" w14:paraId="00000033">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811148140"/>
              <w:tag w:val="goog_rdk_178"/>
            </w:sdtPr>
            <w:sdtContent>
              <w:ins w:author="Itx Mithilan" w:id="10" w:date="2026-09-29T10:03:51Z"/>
              <w:sdt>
                <w:sdtPr>
                  <w:id w:val="1605923760"/>
                  <w:tag w:val="goog_rdk_179"/>
                </w:sdtPr>
                <w:sdtContent>
                  <w:ins w:author="Itx Mithilan" w:id="10" w:date="2026-09-29T10:03:51Z">
                    <w:r w:rsidDel="00000000" w:rsidR="00000000" w:rsidRPr="00000000">
                      <w:rPr>
                        <w:rtl w:val="0"/>
                      </w:rPr>
                    </w:r>
                  </w:ins>
                </w:sdtContent>
              </w:sdt>
              <w:ins w:author="Itx Mithilan" w:id="10" w:date="2026-09-29T10:03:51Z">
                <w:bookmarkStart w:colFirst="0" w:colLast="0" w:name="_heading=h.ai3rv1cflndq" w:id="48"/>
                <w:bookmarkEnd w:id="48"/>
              </w:ins>
            </w:sdtContent>
          </w:sdt>
        </w:p>
      </w:sdtContent>
    </w:sdt>
    <w:sdt>
      <w:sdtPr>
        <w:id w:val="789815896"/>
        <w:tag w:val="goog_rdk_183"/>
      </w:sdtPr>
      <w:sdtContent>
        <w:p w:rsidR="00000000" w:rsidDel="00000000" w:rsidP="00000000" w:rsidRDefault="00000000" w:rsidRPr="00000000" w14:paraId="00000034">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335872962"/>
              <w:tag w:val="goog_rdk_181"/>
            </w:sdtPr>
            <w:sdtContent>
              <w:ins w:author="Itx Mithilan" w:id="10" w:date="2026-09-29T10:03:51Z"/>
              <w:sdt>
                <w:sdtPr>
                  <w:id w:val="-1074195895"/>
                  <w:tag w:val="goog_rdk_182"/>
                </w:sdtPr>
                <w:sdtContent>
                  <w:ins w:author="Itx Mithilan" w:id="10" w:date="2026-09-29T10:03:51Z">
                    <w:r w:rsidDel="00000000" w:rsidR="00000000" w:rsidRPr="00000000">
                      <w:rPr>
                        <w:rtl w:val="0"/>
                      </w:rPr>
                    </w:r>
                  </w:ins>
                </w:sdtContent>
              </w:sdt>
              <w:ins w:author="Itx Mithilan" w:id="10" w:date="2026-09-29T10:03:51Z">
                <w:bookmarkStart w:colFirst="0" w:colLast="0" w:name="_heading=h.nw801ze70x50" w:id="49"/>
                <w:bookmarkEnd w:id="49"/>
              </w:ins>
            </w:sdtContent>
          </w:sdt>
        </w:p>
      </w:sdtContent>
    </w:sdt>
    <w:sdt>
      <w:sdtPr>
        <w:id w:val="1104388095"/>
        <w:tag w:val="goog_rdk_186"/>
      </w:sdtPr>
      <w:sdtContent>
        <w:p w:rsidR="00000000" w:rsidDel="00000000" w:rsidP="00000000" w:rsidRDefault="00000000" w:rsidRPr="00000000" w14:paraId="00000035">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882550687"/>
              <w:tag w:val="goog_rdk_184"/>
            </w:sdtPr>
            <w:sdtContent>
              <w:ins w:author="Itx Mithilan" w:id="10" w:date="2026-09-29T10:03:51Z"/>
              <w:sdt>
                <w:sdtPr>
                  <w:id w:val="1954411410"/>
                  <w:tag w:val="goog_rdk_185"/>
                </w:sdtPr>
                <w:sdtContent>
                  <w:ins w:author="Itx Mithilan" w:id="10" w:date="2026-09-29T10:03:51Z">
                    <w:r w:rsidDel="00000000" w:rsidR="00000000" w:rsidRPr="00000000">
                      <w:rPr>
                        <w:rtl w:val="0"/>
                      </w:rPr>
                    </w:r>
                  </w:ins>
                </w:sdtContent>
              </w:sdt>
              <w:ins w:author="Itx Mithilan" w:id="10" w:date="2026-09-29T10:03:51Z">
                <w:bookmarkStart w:colFirst="0" w:colLast="0" w:name="_heading=h.ukkme4aw7hr1" w:id="50"/>
                <w:bookmarkEnd w:id="50"/>
              </w:ins>
            </w:sdtContent>
          </w:sdt>
        </w:p>
      </w:sdtContent>
    </w:sdt>
    <w:sdt>
      <w:sdtPr>
        <w:id w:val="363600139"/>
        <w:tag w:val="goog_rdk_189"/>
      </w:sdtPr>
      <w:sdtContent>
        <w:p w:rsidR="00000000" w:rsidDel="00000000" w:rsidP="00000000" w:rsidRDefault="00000000" w:rsidRPr="00000000" w14:paraId="00000036">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693800745"/>
              <w:tag w:val="goog_rdk_187"/>
            </w:sdtPr>
            <w:sdtContent>
              <w:ins w:author="Itx Mithilan" w:id="10" w:date="2026-09-29T10:03:51Z"/>
              <w:sdt>
                <w:sdtPr>
                  <w:id w:val="1787044771"/>
                  <w:tag w:val="goog_rdk_188"/>
                </w:sdtPr>
                <w:sdtContent>
                  <w:ins w:author="Itx Mithilan" w:id="10" w:date="2026-09-29T10:03:51Z">
                    <w:r w:rsidDel="00000000" w:rsidR="00000000" w:rsidRPr="00000000">
                      <w:rPr>
                        <w:rtl w:val="0"/>
                      </w:rPr>
                    </w:r>
                  </w:ins>
                </w:sdtContent>
              </w:sdt>
              <w:ins w:author="Itx Mithilan" w:id="10" w:date="2026-09-29T10:03:51Z">
                <w:bookmarkStart w:colFirst="0" w:colLast="0" w:name="_heading=h.vwwfa4wo31m2" w:id="51"/>
                <w:bookmarkEnd w:id="51"/>
              </w:ins>
            </w:sdtContent>
          </w:sdt>
        </w:p>
      </w:sdtContent>
    </w:sdt>
    <w:sdt>
      <w:sdtPr>
        <w:id w:val="-1070962176"/>
        <w:tag w:val="goog_rdk_192"/>
      </w:sdtPr>
      <w:sdtContent>
        <w:p w:rsidR="00000000" w:rsidDel="00000000" w:rsidP="00000000" w:rsidRDefault="00000000" w:rsidRPr="00000000" w14:paraId="00000037">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44659175"/>
              <w:tag w:val="goog_rdk_190"/>
            </w:sdtPr>
            <w:sdtContent>
              <w:ins w:author="Itx Mithilan" w:id="10" w:date="2026-09-29T10:03:51Z"/>
              <w:sdt>
                <w:sdtPr>
                  <w:id w:val="57307947"/>
                  <w:tag w:val="goog_rdk_191"/>
                </w:sdtPr>
                <w:sdtContent>
                  <w:ins w:author="Itx Mithilan" w:id="10" w:date="2026-09-29T10:03:51Z">
                    <w:r w:rsidDel="00000000" w:rsidR="00000000" w:rsidRPr="00000000">
                      <w:rPr>
                        <w:rtl w:val="0"/>
                      </w:rPr>
                    </w:r>
                  </w:ins>
                </w:sdtContent>
              </w:sdt>
              <w:ins w:author="Itx Mithilan" w:id="10" w:date="2026-09-29T10:03:51Z">
                <w:bookmarkStart w:colFirst="0" w:colLast="0" w:name="_heading=h.3nwd56la50sm" w:id="52"/>
                <w:bookmarkEnd w:id="52"/>
              </w:ins>
            </w:sdtContent>
          </w:sdt>
        </w:p>
      </w:sdtContent>
    </w:sdt>
    <w:sdt>
      <w:sdtPr>
        <w:id w:val="1515243656"/>
        <w:tag w:val="goog_rdk_195"/>
      </w:sdtPr>
      <w:sdtContent>
        <w:p w:rsidR="00000000" w:rsidDel="00000000" w:rsidP="00000000" w:rsidRDefault="00000000" w:rsidRPr="00000000" w14:paraId="00000038">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971636439"/>
              <w:tag w:val="goog_rdk_193"/>
            </w:sdtPr>
            <w:sdtContent>
              <w:ins w:author="Itx Mithilan" w:id="10" w:date="2026-09-29T10:03:51Z"/>
              <w:sdt>
                <w:sdtPr>
                  <w:id w:val="45224335"/>
                  <w:tag w:val="goog_rdk_194"/>
                </w:sdtPr>
                <w:sdtContent>
                  <w:ins w:author="Itx Mithilan" w:id="10" w:date="2026-09-29T10:03:51Z">
                    <w:r w:rsidDel="00000000" w:rsidR="00000000" w:rsidRPr="00000000">
                      <w:rPr>
                        <w:rtl w:val="0"/>
                      </w:rPr>
                    </w:r>
                  </w:ins>
                </w:sdtContent>
              </w:sdt>
              <w:ins w:author="Itx Mithilan" w:id="10" w:date="2026-09-29T10:03:51Z">
                <w:bookmarkStart w:colFirst="0" w:colLast="0" w:name="_heading=h.9o2b6fpnjx27" w:id="53"/>
                <w:bookmarkEnd w:id="53"/>
              </w:ins>
            </w:sdtContent>
          </w:sdt>
        </w:p>
      </w:sdtContent>
    </w:sdt>
    <w:sdt>
      <w:sdtPr>
        <w:id w:val="-1379459638"/>
        <w:tag w:val="goog_rdk_220"/>
      </w:sdtPr>
      <w:sdtContent>
        <w:p w:rsidR="00000000" w:rsidDel="00000000" w:rsidP="00000000" w:rsidRDefault="00000000" w:rsidRPr="00000000" w14:paraId="00000039">
          <w:pPr>
            <w:pStyle w:val="Heading1"/>
            <w:rPr>
              <w:ins w:author="Mahalakshmi" w:id="21" w:date="2026-09-28T17:11:4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PrChange>
          </w:pPr>
          <w:sdt>
            <w:sdtPr>
              <w:id w:val="1887959210"/>
              <w:tag w:val="goog_rdk_197"/>
            </w:sdtPr>
            <w:sdtContent>
              <w:ins w:author="Animefor Me" w:id="15" w:date="2026-09-29T09:36:34Z"/>
              <w:sdt>
                <w:sdtPr>
                  <w:id w:val="-2144549472"/>
                  <w:tag w:val="goog_rdk_198"/>
                </w:sdtPr>
                <w:sdtContent>
                  <w:ins w:author="Animefor Me" w:id="15" w:date="2026-09-29T09:36:34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nimefor Me" w:id="15" w:date="2026-09-29T09:36:34Z"/>
            </w:sdtContent>
          </w:sdt>
          <w:sdt>
            <w:sdtPr>
              <w:id w:val="-667166740"/>
              <w:tag w:val="goog_rdk_199"/>
            </w:sdtPr>
            <w:sdtContent>
              <w:ins w:author="S Rithanya" w:id="16" w:date="2026-09-29T07:02:29Z">
                <w:sdt>
                  <w:sdtPr>
                    <w:id w:val="-2028712657"/>
                    <w:tag w:val="goog_rdk_200"/>
                  </w:sdtPr>
                  <w:sdtContent>
                    <w:del w:author="Animefor Me" w:id="15" w:date="2026-09-29T09:36:34Z"/>
                  </w:sdtContent>
                </w:sdt>
              </w:ins>
              <w:sdt>
                <w:sdtPr>
                  <w:id w:val="186721431"/>
                  <w:tag w:val="goog_rdk_201"/>
                </w:sdtPr>
                <w:sdtContent>
                  <w:ins w:author="S Rithanya" w:id="16" w:date="2026-09-29T07:02:29Z">
                    <w:del w:author="Animefor Me" w:id="15" w:date="2026-09-29T09:36:34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https://docs.googl</w:delText>
                      </w:r>
                    </w:del>
                  </w:ins>
                </w:sdtContent>
              </w:sdt>
              <w:ins w:author="S Rithanya" w:id="16" w:date="2026-09-29T07:02:29Z">
                <w:del w:author="Animefor Me" w:id="15" w:date="2026-09-29T09:36:34Z"/>
              </w:ins>
            </w:sdtContent>
          </w:sdt>
          <w:sdt>
            <w:sdtPr>
              <w:id w:val="2080026697"/>
              <w:tag w:val="goog_rdk_202"/>
            </w:sdtPr>
            <w:sdtContent>
              <w:ins w:author="Nithiya sri" w:id="17" w:date="2026-09-29T08:49:39Z">
                <w:sdt>
                  <w:sdtPr>
                    <w:id w:val="1475873157"/>
                    <w:tag w:val="goog_rdk_203"/>
                  </w:sdtPr>
                  <w:sdtContent>
                    <w:del w:author="Animefor Me" w:id="15" w:date="2026-09-29T09:36:34Z"/>
                  </w:sdtContent>
                </w:sdt>
              </w:ins>
              <w:sdt>
                <w:sdtPr>
                  <w:id w:val="-2017615526"/>
                  <w:tag w:val="goog_rdk_204"/>
                </w:sdtPr>
                <w:sdtContent>
                  <w:ins w:author="Nithiya sri" w:id="17" w:date="2026-09-29T08:49:3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Nithiya sri" w:id="17" w:date="2026-09-29T08:49:39Z">
                <w:del w:author="Animefor Me" w:id="15" w:date="2026-09-29T09:36:34Z"/>
              </w:ins>
            </w:sdtContent>
          </w:sdt>
          <w:sdt>
            <w:sdtPr>
              <w:id w:val="544448980"/>
              <w:tag w:val="goog_rdk_205"/>
            </w:sdtPr>
            <w:sdtContent>
              <w:ins w:author="S Rithanya" w:id="16" w:date="2026-09-29T07:02:29Z">
                <w:sdt>
                  <w:sdtPr>
                    <w:id w:val="-1459553061"/>
                    <w:tag w:val="goog_rdk_206"/>
                  </w:sdtPr>
                  <w:sdtContent>
                    <w:del w:author="Animefor Me" w:id="15" w:date="2026-09-29T09:36:34Z"/>
                  </w:sdtContent>
                </w:sdt>
              </w:ins>
              <w:sdt>
                <w:sdtPr>
                  <w:id w:val="-1884237429"/>
                  <w:tag w:val="goog_rdk_207"/>
                </w:sdtPr>
                <w:sdtContent>
                  <w:ins w:author="S Rithanya" w:id="16" w:date="2026-09-29T07:02:2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e.com/document/d/1qfB_S3qCLtBpc3etJkYvZkdMlBKCmvYK/edit?usp=sharing&amp;ouid=109100995681159064424&amp;rtpof=true&amp;sd=true</w:delText>
                      </w:r>
                    </w:del>
                  </w:ins>
                </w:sdtContent>
              </w:sdt>
              <w:ins w:author="S Rithanya" w:id="16" w:date="2026-09-29T07:02:29Z">
                <w:del w:author="Animefor Me" w:id="15" w:date="2026-09-29T09:36:34Z"/>
              </w:ins>
            </w:sdtContent>
          </w:sdt>
          <w:sdt>
            <w:sdtPr>
              <w:id w:val="-1562752130"/>
              <w:tag w:val="goog_rdk_208"/>
            </w:sdtPr>
            <w:sdtContent>
              <w:del w:author="Animefor Me" w:id="15" w:date="2026-09-29T09:36:34Z"/>
            </w:sdtContent>
          </w:sdt>
          <w:sdt>
            <w:sdtPr>
              <w:id w:val="-1860803401"/>
              <w:tag w:val="goog_rdk_209"/>
            </w:sdtPr>
            <w:sdtContent>
              <w:ins w:author="Mithra arean" w:id="19" w:date="2026-09-29T06:42:20Z">
                <w:sdt>
                  <w:sdtPr>
                    <w:id w:val="728955524"/>
                    <w:tag w:val="goog_rdk_210"/>
                  </w:sdtPr>
                  <w:sdtContent>
                    <w:del w:author="Animefor Me" w:id="15" w:date="2026-09-29T09:36:34Z"/>
                  </w:sdtContent>
                </w:sdt>
              </w:ins>
              <w:sdt>
                <w:sdtPr>
                  <w:id w:val="514041793"/>
                  <w:tag w:val="goog_rdk_211"/>
                </w:sdtPr>
                <w:sdtContent>
                  <w:ins w:author="Mithra arean" w:id="19" w:date="2026-09-29T06:42:20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Mithra arean" w:id="19" w:date="2026-09-29T06:42:20Z">
                <w:del w:author="Animefor Me" w:id="15" w:date="2026-09-29T09:36:34Z"/>
              </w:ins>
            </w:sdtContent>
          </w:sdt>
          <w:sdt>
            <w:sdtPr>
              <w:id w:val="2144052541"/>
              <w:tag w:val="goog_rdk_212"/>
            </w:sdtPr>
            <w:sdtContent>
              <w:del w:author="Animefor Me" w:id="15" w:date="2026-09-29T09:36:34Z"/>
            </w:sdtContent>
          </w:sdt>
          <w:sdt>
            <w:sdtPr>
              <w:id w:val="1280439459"/>
              <w:tag w:val="goog_rdk_213"/>
            </w:sdtPr>
            <w:sdtContent>
              <w:ins w:author="Nadhiya Nadhiya" w:id="20" w:date="2026-09-29T04:16:12Z">
                <w:sdt>
                  <w:sdtPr>
                    <w:id w:val="-107218123"/>
                    <w:tag w:val="goog_rdk_214"/>
                  </w:sdtPr>
                  <w:sdtContent>
                    <w:del w:author="Animefor Me" w:id="15" w:date="2026-09-29T09:36:34Z"/>
                  </w:sdtContent>
                </w:sdt>
              </w:ins>
              <w:sdt>
                <w:sdtPr>
                  <w:id w:val="-947856692"/>
                  <w:tag w:val="goog_rdk_215"/>
                </w:sdtPr>
                <w:sdtContent>
                  <w:ins w:author="Nadhiya Nadhiya" w:id="20" w:date="2026-09-29T04:16:1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w:delText>
                      </w:r>
                    </w:del>
                  </w:ins>
                </w:sdtContent>
              </w:sdt>
              <w:ins w:author="Nadhiya Nadhiya" w:id="20" w:date="2026-09-29T04:16:12Z">
                <w:del w:author="Animefor Me" w:id="15" w:date="2026-09-29T09:36:34Z"/>
              </w:ins>
            </w:sdtContent>
          </w:sdt>
          <w:sdt>
            <w:sdtPr>
              <w:id w:val="-537911407"/>
              <w:tag w:val="goog_rdk_216"/>
            </w:sdtPr>
            <w:sdtContent>
              <w:del w:author="Animefor Me" w:id="15" w:date="2026-09-29T09:36:34Z"/>
            </w:sdtContent>
          </w:sdt>
          <w:sdt>
            <w:sdtPr>
              <w:id w:val="-861149201"/>
              <w:tag w:val="goog_rdk_217"/>
            </w:sdtPr>
            <w:sdtContent>
              <w:ins w:author="Mahalakshmi" w:id="21" w:date="2026-09-28T17:11:49Z">
                <w:sdt>
                  <w:sdtPr>
                    <w:id w:val="1407029383"/>
                    <w:tag w:val="goog_rdk_218"/>
                  </w:sdtPr>
                  <w:sdtContent>
                    <w:del w:author="Animefor Me" w:id="15" w:date="2026-09-29T09:36:34Z"/>
                  </w:sdtContent>
                </w:sdt>
              </w:ins>
              <w:sdt>
                <w:sdtPr>
                  <w:id w:val="103035569"/>
                  <w:tag w:val="goog_rdk_219"/>
                </w:sdtPr>
                <w:sdtContent>
                  <w:ins w:author="Mahalakshmi" w:id="21" w:date="2026-09-28T17:11:4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https://github.com/sri394385-eng/vetri-thiran-payirchi-thittam.gita</w:delText>
                      </w:r>
                    </w:del>
                  </w:ins>
                </w:sdtContent>
              </w:sdt>
              <w:ins w:author="Mahalakshmi" w:id="21" w:date="2026-09-28T17:11:49Z">
                <w:del w:author="Animefor Me" w:id="15" w:date="2026-09-29T09:36:34Z"/>
              </w:ins>
            </w:sdtContent>
          </w:sdt>
        </w:p>
      </w:sdtContent>
    </w:sdt>
    <w:sdt>
      <w:sdtPr>
        <w:id w:val="-1482951104"/>
        <w:tag w:val="goog_rdk_239"/>
      </w:sdtPr>
      <w:sdtContent>
        <w:p w:rsidR="00000000" w:rsidDel="00000000" w:rsidP="00000000" w:rsidRDefault="00000000" w:rsidRPr="00000000" w14:paraId="0000003A">
          <w:pPr>
            <w:ind w:left="0" w:firstLine="0"/>
            <w:rPr>
              <w:ins w:author="Harishma Rakeshkumar" w:id="25" w:date="2026-09-28T06:05:59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Parameshwari R" w:id="26" w:date="2026-09-28T10:15:40Z">
                <w:rPr>
                  <w:rFonts w:ascii="Arial" w:cs="Arial" w:eastAsia="Arial" w:hAnsi="Arial"/>
                  <w:b w:val="0"/>
                  <w:bCs w:val="0"/>
                  <w:i w:val="0"/>
                  <w:iCs w:val="0"/>
                  <w:smallCaps w:val="0"/>
                  <w:strike w:val="0"/>
                  <w:color w:val="000000"/>
                  <w:sz w:val="22"/>
                  <w:szCs w:val="22"/>
                  <w:u w:val="none"/>
                  <w:shd w:fill="auto" w:val="clear"/>
                  <w:vertAlign w:val="baseline"/>
                </w:rPr>
              </w:rPrChange>
            </w:rPr>
            <w:pPrChange w:author="Parameshwari R" w:id="0" w:date="2026-09-28T10:15:40Z">
              <w:pPr/>
            </w:pPrChange>
          </w:pPr>
          <w:sdt>
            <w:sdtPr>
              <w:id w:val="1948300024"/>
              <w:tag w:val="goog_rdk_224"/>
            </w:sdtPr>
            <w:sdtContent>
              <w:ins w:author="Royal sanjai _tn72" w:id="22" w:date="2026-09-28T10:36:09Z">
                <w:sdt>
                  <w:sdtPr>
                    <w:id w:val="-1202697103"/>
                    <w:tag w:val="goog_rdk_225"/>
                  </w:sdtPr>
                  <w:sdtContent>
                    <w:del w:author="Animefor Me" w:id="15" w:date="2026-09-29T09:36:34Z"/>
                  </w:sdtContent>
                </w:sdt>
              </w:ins>
              <w:sdt>
                <w:sdtPr>
                  <w:id w:val="-2034237720"/>
                  <w:tag w:val="goog_rdk_226"/>
                </w:sdtPr>
                <w:sdtContent>
                  <w:ins w:author="Royal sanjai _tn72" w:id="22" w:date="2026-09-28T10:36:0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yal sanjai _tn72" w:id="22" w:date="2026-09-28T10:36:09Z">
                <w:del w:author="Animefor Me" w:id="15" w:date="2026-09-29T09:36:34Z"/>
              </w:ins>
            </w:sdtContent>
          </w:sdt>
          <w:sdt>
            <w:sdtPr>
              <w:id w:val="-138178971"/>
              <w:tag w:val="goog_rdk_227"/>
            </w:sdtPr>
            <w:sdtContent>
              <w:del w:author="Animefor Me" w:id="15" w:date="2026-09-29T09:36:34Z"/>
            </w:sdtContent>
          </w:sdt>
          <w:sdt>
            <w:sdtPr>
              <w:id w:val="-50119546"/>
              <w:tag w:val="goog_rdk_228"/>
            </w:sdtPr>
            <w:sdtContent>
              <w:ins w:author="Anonymous" w:id="23" w:date="2026-09-28T10:06:33Z">
                <w:sdt>
                  <w:sdtPr>
                    <w:id w:val="-1313009031"/>
                    <w:tag w:val="goog_rdk_229"/>
                  </w:sdtPr>
                  <w:sdtContent>
                    <w:del w:author="Animefor Me" w:id="15" w:date="2026-09-29T09:36:34Z"/>
                  </w:sdtContent>
                </w:sdt>
              </w:ins>
              <w:sdt>
                <w:sdtPr>
                  <w:id w:val="-181823075"/>
                  <w:tag w:val="goog_rdk_230"/>
                </w:sdtPr>
                <w:sdtContent>
                  <w:ins w:author="Anonymous" w:id="23" w:date="2026-09-28T10:06:33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https://github.com/sri394385-eng/vetri-thiran-payirchi-thittam.git</w:delText>
                      </w:r>
                    </w:del>
                  </w:ins>
                </w:sdtContent>
              </w:sdt>
              <w:ins w:author="Anonymous" w:id="23" w:date="2026-09-28T10:06:33Z">
                <w:del w:author="Animefor Me" w:id="15" w:date="2026-09-29T09:36:34Z"/>
              </w:ins>
            </w:sdtContent>
          </w:sdt>
          <w:sdt>
            <w:sdtPr>
              <w:id w:val="-355778451"/>
              <w:tag w:val="goog_rdk_231"/>
            </w:sdtPr>
            <w:sdtContent>
              <w:del w:author="Animefor Me" w:id="15" w:date="2026-09-29T09:36:34Z"/>
            </w:sdtContent>
          </w:sdt>
          <w:sdt>
            <w:sdtPr>
              <w:id w:val="-1202191495"/>
              <w:tag w:val="goog_rdk_232"/>
            </w:sdtPr>
            <w:sdtContent>
              <w:ins w:author="Pushpa K" w:id="24" w:date="2026-09-28T09:50:09Z">
                <w:sdt>
                  <w:sdtPr>
                    <w:id w:val="2008021619"/>
                    <w:tag w:val="goog_rdk_233"/>
                  </w:sdtPr>
                  <w:sdtContent>
                    <w:del w:author="Animefor Me" w:id="15" w:date="2026-09-29T09:36:34Z"/>
                  </w:sdtContent>
                </w:sdt>
              </w:ins>
              <w:sdt>
                <w:sdtPr>
                  <w:id w:val="1187620044"/>
                  <w:tag w:val="goog_rdk_234"/>
                </w:sdtPr>
                <w:sdtContent>
                  <w:ins w:author="Pushpa K" w:id="24" w:date="2026-09-28T09:50:0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Pushpa K" w:id="24" w:date="2026-09-28T09:50:09Z">
                <w:del w:author="Animefor Me" w:id="15" w:date="2026-09-29T09:36:34Z"/>
              </w:ins>
            </w:sdtContent>
          </w:sdt>
          <w:sdt>
            <w:sdtPr>
              <w:id w:val="-776752003"/>
              <w:tag w:val="goog_rdk_235"/>
            </w:sdtPr>
            <w:sdtContent>
              <w:del w:author="Animefor Me" w:id="15" w:date="2026-09-29T09:36:34Z"/>
            </w:sdtContent>
          </w:sdt>
          <w:sdt>
            <w:sdtPr>
              <w:id w:val="1750693896"/>
              <w:tag w:val="goog_rdk_236"/>
            </w:sdtPr>
            <w:sdtContent>
              <w:ins w:author="Harishma Rakeshkumar" w:id="25" w:date="2026-09-28T06:05:59Z">
                <w:sdt>
                  <w:sdtPr>
                    <w:id w:val="640491497"/>
                    <w:tag w:val="goog_rdk_237"/>
                  </w:sdtPr>
                  <w:sdtContent>
                    <w:del w:author="Animefor Me" w:id="15" w:date="2026-09-29T09:36:34Z"/>
                  </w:sdtContent>
                </w:sdt>
              </w:ins>
              <w:sdt>
                <w:sdtPr>
                  <w:id w:val="1264367925"/>
                  <w:tag w:val="goog_rdk_238"/>
                </w:sdtPr>
                <w:sdtContent>
                  <w:ins w:author="Harishma Rakeshkumar" w:id="25" w:date="2026-09-28T06:05:59Z">
                    <w:del w:author="Animefor Me" w:id="15" w:date="2026-09-29T09:36:34Z">
                      <w:r w:rsidDel="00000000" w:rsidR="00000000" w:rsidRPr="00000000">
                        <w:rPr>
                          <w:rtl w:val="0"/>
                        </w:rPr>
                      </w:r>
                    </w:del>
                  </w:ins>
                </w:sdtContent>
              </w:sdt>
              <w:ins w:author="Harishma Rakeshkumar" w:id="25" w:date="2026-09-28T06:05:59Z">
                <w:del w:author="Animefor Me" w:id="15" w:date="2026-09-29T09:36:34Z"/>
              </w:ins>
            </w:sdtContent>
          </w:sdt>
        </w:p>
      </w:sdtContent>
    </w:sdt>
    <w:sdt>
      <w:sdtPr>
        <w:lock w:val="contentLocked"/>
        <w:id w:val="291276073"/>
        <w:tag w:val="goog_rdk_296"/>
      </w:sdtPr>
      <w:sdtContent>
        <w:tbl>
          <w:tblPr>
            <w:tblStyle w:val="Table1"/>
            <w:tblW w:w="805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68798828125"/>
            <w:gridCol w:w="6777.31201171875"/>
            <w:tblGridChange w:id="0">
              <w:tblGrid>
                <w:gridCol w:w="1275.68798828125"/>
                <w:gridCol w:w="6777.31201171875"/>
              </w:tblGrid>
            </w:tblGridChange>
          </w:tblGrid>
          <w:sdt>
            <w:sdtPr>
              <w:id w:val="272728828"/>
              <w:tag w:val="goog_rdk_240"/>
            </w:sdtPr>
            <w:sdtContent>
              <w:tr>
                <w:trPr>
                  <w:cantSplit w:val="0"/>
                  <w:tblHeader w:val="0"/>
                  <w:ins w:author="Harishma Rakeshkumar" w:id="25" w:date="2026-09-28T06:05:59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839410980"/>
                      <w:tag w:val="goog_rdk_245"/>
                    </w:sdtPr>
                    <w:sdtConten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7060739"/>
                            <w:tag w:val="goog_rdk_241"/>
                          </w:sdtPr>
                          <w:sdtContent>
                            <w:ins w:author="Harishma Rakeshkumar" w:id="25" w:date="2026-09-28T06:05:59Z">
                              <w:sdt>
                                <w:sdtPr>
                                  <w:id w:val="1082039116"/>
                                  <w:tag w:val="goog_rdk_242"/>
                                </w:sdtPr>
                                <w:sdtContent>
                                  <w:del w:author="Animefor Me" w:id="15" w:date="2026-09-29T09:36:34Z"/>
                                </w:sdtContent>
                              </w:sdt>
                            </w:ins>
                            <w:sdt>
                              <w:sdtPr>
                                <w:id w:val="-298958614"/>
                                <w:tag w:val="goog_rdk_243"/>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w:delText>
                                    </w:r>
                                  </w:del>
                                </w:ins>
                              </w:sdtContent>
                            </w:sdt>
                            <w:ins w:author="Harishma Rakeshkumar" w:id="25" w:date="2026-09-28T06:05:59Z">
                              <w:del w:author="Animefor Me" w:id="15" w:date="2026-09-29T09:36:34Z">
                                <w:sdt>
                                  <w:sdtPr>
                                    <w:id w:val="-6228414"/>
                                    <w:tag w:val="goog_rdk_244"/>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934539061"/>
                      <w:tag w:val="goog_rdk_254"/>
                    </w:sdtPr>
                    <w:sdtContent>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5499865"/>
                            <w:tag w:val="goog_rdk_246"/>
                          </w:sdtPr>
                          <w:sdtContent>
                            <w:ins w:author="Harishma Rakeshkumar" w:id="25" w:date="2026-09-28T06:05:59Z">
                              <w:sdt>
                                <w:sdtPr>
                                  <w:id w:val="1339233457"/>
                                  <w:tag w:val="goog_rdk_247"/>
                                </w:sdtPr>
                                <w:sdtContent>
                                  <w:del w:author="Animefor Me" w:id="15" w:date="2026-09-29T09:36:34Z"/>
                                </w:sdtContent>
                              </w:sdt>
                            </w:ins>
                            <w:sdt>
                              <w:sdtPr>
                                <w:id w:val="1345962158"/>
                                <w:tag w:val="goog_rdk_248"/>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Harishma Rakeshkumar" w:id="25" w:date="2026-09-28T06:05:59Z">
                              <w:del w:author="Animefor Me" w:id="15" w:date="2026-09-29T09:36:34Z">
                                <w:sdt>
                                  <w:sdtPr>
                                    <w:id w:val="-1129027828"/>
                                    <w:tag w:val="goog_rdk_24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431876218"/>
                                    <w:tag w:val="goog_rdk_25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1637147034"/>
                                    <w:tag w:val="goog_rdk_25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310961861"/>
                                    <w:tag w:val="goog_rdk_25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1554434653"/>
                                    <w:tag w:val="goog_rdk_253"/>
                                  </w:sdtPr>
                                  <w:sdtContent>
                                    <w:r w:rsidDel="00000000" w:rsidR="00000000" w:rsidRPr="00000000">
                                      <w:rPr>
                                        <w:rtl w:val="0"/>
                                      </w:rPr>
                                    </w:r>
                                  </w:sdtContent>
                                </w:sdt>
                              </w:del>
                            </w:ins>
                          </w:sdtContent>
                        </w:sdt>
                      </w:p>
                    </w:sdtContent>
                  </w:sdt>
                </w:tc>
              </w:tr>
            </w:sdtContent>
          </w:sdt>
          <w:sdt>
            <w:sdtPr>
              <w:id w:val="-1607199784"/>
              <w:tag w:val="goog_rdk_255"/>
            </w:sdtPr>
            <w:sdtContent>
              <w:tr>
                <w:trPr>
                  <w:cantSplit w:val="0"/>
                  <w:tblHeader w:val="0"/>
                  <w:ins w:author="Harishma Rakeshkumar" w:id="25" w:date="2026-09-28T06:05:59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109114456"/>
                      <w:tag w:val="goog_rdk_260"/>
                    </w:sdtPr>
                    <w:sdtContent>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4922752"/>
                            <w:tag w:val="goog_rdk_256"/>
                          </w:sdtPr>
                          <w:sdtContent>
                            <w:ins w:author="Harishma Rakeshkumar" w:id="25" w:date="2026-09-28T06:05:59Z">
                              <w:sdt>
                                <w:sdtPr>
                                  <w:id w:val="-717231443"/>
                                  <w:tag w:val="goog_rdk_257"/>
                                </w:sdtPr>
                                <w:sdtContent>
                                  <w:del w:author="Animefor Me" w:id="15" w:date="2026-09-29T09:36:34Z"/>
                                </w:sdtContent>
                              </w:sdt>
                            </w:ins>
                            <w:sdt>
                              <w:sdtPr>
                                <w:id w:val="1972862933"/>
                                <w:tag w:val="goog_rdk_258"/>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w:delText>
                                    </w:r>
                                  </w:del>
                                </w:ins>
                              </w:sdtContent>
                            </w:sdt>
                            <w:ins w:author="Harishma Rakeshkumar" w:id="25" w:date="2026-09-28T06:05:59Z">
                              <w:del w:author="Animefor Me" w:id="15" w:date="2026-09-29T09:36:34Z">
                                <w:sdt>
                                  <w:sdtPr>
                                    <w:id w:val="-733114262"/>
                                    <w:tag w:val="goog_rdk_259"/>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563826803"/>
                      <w:tag w:val="goog_rdk_265"/>
                    </w:sdtPr>
                    <w:sdtConten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8819885"/>
                            <w:tag w:val="goog_rdk_261"/>
                          </w:sdtPr>
                          <w:sdtContent>
                            <w:ins w:author="Harishma Rakeshkumar" w:id="25" w:date="2026-09-28T06:05:59Z">
                              <w:sdt>
                                <w:sdtPr>
                                  <w:id w:val="-450404884"/>
                                  <w:tag w:val="goog_rdk_262"/>
                                </w:sdtPr>
                                <w:sdtContent>
                                  <w:del w:author="Animefor Me" w:id="15" w:date="2026-09-29T09:36:34Z"/>
                                </w:sdtContent>
                              </w:sdt>
                            </w:ins>
                            <w:sdt>
                              <w:sdtPr>
                                <w:id w:val="-119146273"/>
                                <w:tag w:val="goog_rdk_263"/>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Harishma Rakeshkumar" w:id="25" w:date="2026-09-28T06:05:59Z">
                              <w:del w:author="Animefor Me" w:id="15" w:date="2026-09-29T09:36:34Z">
                                <w:sdt>
                                  <w:sdtPr>
                                    <w:id w:val="-747283092"/>
                                    <w:tag w:val="goog_rdk_264"/>
                                  </w:sdtPr>
                                  <w:sdtContent>
                                    <w:r w:rsidDel="00000000" w:rsidR="00000000" w:rsidRPr="00000000">
                                      <w:rPr>
                                        <w:rtl w:val="0"/>
                                      </w:rPr>
                                    </w:r>
                                  </w:sdtContent>
                                </w:sdt>
                              </w:del>
                            </w:ins>
                          </w:sdtContent>
                        </w:sdt>
                      </w:p>
                    </w:sdtContent>
                  </w:sdt>
                </w:tc>
              </w:tr>
            </w:sdtContent>
          </w:sdt>
          <w:sdt>
            <w:sdtPr>
              <w:id w:val="-1821723128"/>
              <w:tag w:val="goog_rdk_266"/>
            </w:sdtPr>
            <w:sdtContent>
              <w:tr>
                <w:trPr>
                  <w:cantSplit w:val="0"/>
                  <w:tblHeader w:val="0"/>
                  <w:ins w:author="Harishma Rakeshkumar" w:id="25" w:date="2026-09-28T06:05:59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016691700"/>
                      <w:tag w:val="goog_rdk_271"/>
                    </w:sdtPr>
                    <w:sdtContent>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1270611"/>
                            <w:tag w:val="goog_rdk_267"/>
                          </w:sdtPr>
                          <w:sdtContent>
                            <w:ins w:author="Harishma Rakeshkumar" w:id="25" w:date="2026-09-28T06:05:59Z">
                              <w:sdt>
                                <w:sdtPr>
                                  <w:id w:val="-2032187044"/>
                                  <w:tag w:val="goog_rdk_268"/>
                                </w:sdtPr>
                                <w:sdtContent>
                                  <w:del w:author="Animefor Me" w:id="15" w:date="2026-09-29T09:36:34Z"/>
                                </w:sdtContent>
                              </w:sdt>
                            </w:ins>
                            <w:sdt>
                              <w:sdtPr>
                                <w:id w:val="-977593333"/>
                                <w:tag w:val="goog_rdk_269"/>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Bcc</w:delText>
                                    </w:r>
                                  </w:del>
                                </w:ins>
                              </w:sdtContent>
                            </w:sdt>
                            <w:ins w:author="Harishma Rakeshkumar" w:id="25" w:date="2026-09-28T06:05:59Z">
                              <w:del w:author="Animefor Me" w:id="15" w:date="2026-09-29T09:36:34Z">
                                <w:sdt>
                                  <w:sdtPr>
                                    <w:id w:val="-846852699"/>
                                    <w:tag w:val="goog_rdk_27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415211361"/>
                      <w:tag w:val="goog_rdk_276"/>
                    </w:sdtPr>
                    <w:sdtConten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8913802"/>
                            <w:tag w:val="goog_rdk_272"/>
                          </w:sdtPr>
                          <w:sdtContent>
                            <w:ins w:author="Harishma Rakeshkumar" w:id="25" w:date="2026-09-28T06:05:59Z">
                              <w:sdt>
                                <w:sdtPr>
                                  <w:id w:val="-622457673"/>
                                  <w:tag w:val="goog_rdk_273"/>
                                </w:sdtPr>
                                <w:sdtContent>
                                  <w:del w:author="Animefor Me" w:id="15" w:date="2026-09-29T09:36:34Z"/>
                                </w:sdtContent>
                              </w:sdt>
                            </w:ins>
                            <w:sdt>
                              <w:sdtPr>
                                <w:id w:val="-512687865"/>
                                <w:tag w:val="goog_rdk_274"/>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Harishma Rakeshkumar" w:id="25" w:date="2026-09-28T06:05:59Z">
                              <w:del w:author="Animefor Me" w:id="15" w:date="2026-09-29T09:36:34Z">
                                <w:sdt>
                                  <w:sdtPr>
                                    <w:id w:val="-1016965656"/>
                                    <w:tag w:val="goog_rdk_275"/>
                                  </w:sdtPr>
                                  <w:sdtContent>
                                    <w:r w:rsidDel="00000000" w:rsidR="00000000" w:rsidRPr="00000000">
                                      <w:rPr>
                                        <w:rtl w:val="0"/>
                                      </w:rPr>
                                    </w:r>
                                  </w:sdtContent>
                                </w:sdt>
                              </w:del>
                            </w:ins>
                          </w:sdtContent>
                        </w:sdt>
                      </w:p>
                    </w:sdtContent>
                  </w:sdt>
                </w:tc>
              </w:tr>
            </w:sdtContent>
          </w:sdt>
          <w:sdt>
            <w:sdtPr>
              <w:id w:val="-1857547680"/>
              <w:tag w:val="goog_rdk_277"/>
            </w:sdtPr>
            <w:sdtContent>
              <w:tr>
                <w:trPr>
                  <w:cantSplit w:val="0"/>
                  <w:trHeight w:val="5312.919921875" w:hRule="atLeast"/>
                  <w:tblHeader w:val="0"/>
                  <w:ins w:author="Harishma Rakeshkumar" w:id="25" w:date="2026-09-28T06:05:59Z"/>
                  <w:del w:author="Animefor Me" w:id="15" w:date="2026-09-29T09:36:34Z"/>
                  <w:trPrChange w:author="Anonymous" w:id="27" w:date="2026-09-30T05:17:32Z">
                    <w:trPr>
                      <w:cantSplit w:val="0"/>
                      <w:tblHeader w:val="0"/>
                    </w:trPr>
                  </w:trPrChange>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Change w:author="Anonymous" w:id="27" w:date="2026-09-30T05:17:32Z">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tcPrChange>
                  </w:tcPr>
                  <w:sdt>
                    <w:sdtPr>
                      <w:id w:val="2143547682"/>
                      <w:tag w:val="goog_rdk_282"/>
                    </w:sdtPr>
                    <w:sdtContent>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56137772"/>
                            <w:tag w:val="goog_rdk_278"/>
                          </w:sdtPr>
                          <w:sdtContent>
                            <w:ins w:author="Harishma Rakeshkumar" w:id="25" w:date="2026-09-28T06:05:59Z">
                              <w:sdt>
                                <w:sdtPr>
                                  <w:id w:val="801144000"/>
                                  <w:tag w:val="goog_rdk_279"/>
                                </w:sdtPr>
                                <w:sdtContent>
                                  <w:del w:author="Animefor Me" w:id="15" w:date="2026-09-29T09:36:34Z"/>
                                </w:sdtContent>
                              </w:sdt>
                            </w:ins>
                            <w:sdt>
                              <w:sdtPr>
                                <w:id w:val="-2058703914"/>
                                <w:tag w:val="goog_rdk_280"/>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Subject</w:delText>
                                    </w:r>
                                  </w:del>
                                </w:ins>
                              </w:sdtContent>
                            </w:sdt>
                            <w:ins w:author="Harishma Rakeshkumar" w:id="25" w:date="2026-09-28T06:05:59Z">
                              <w:del w:author="Animefor Me" w:id="15" w:date="2026-09-29T09:36:34Z">
                                <w:sdt>
                                  <w:sdtPr>
                                    <w:id w:val="537850644"/>
                                    <w:tag w:val="goog_rdk_281"/>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Change w:author="Anonymous" w:id="27" w:date="2026-09-30T05:17:32Z">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tcPrChange>
                  </w:tcPr>
                  <w:sdt>
                    <w:sdtPr>
                      <w:id w:val="-1782945734"/>
                      <w:tag w:val="goog_rdk_286"/>
                    </w:sdtPr>
                    <w:sdtContent>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9666912"/>
                            <w:tag w:val="goog_rdk_283"/>
                          </w:sdtPr>
                          <w:sdtContent>
                            <w:ins w:author="Harishma Rakeshkumar" w:id="25" w:date="2026-09-28T06:05:59Z">
                              <w:sdt>
                                <w:sdtPr>
                                  <w:id w:val="-1693888502"/>
                                  <w:tag w:val="goog_rdk_284"/>
                                </w:sdtPr>
                                <w:sdtContent>
                                  <w:del w:author="Animefor Me" w:id="15" w:date="2026-09-29T09:36:34Z"/>
                                </w:sdtContent>
                              </w:sdt>
                            </w:ins>
                            <w:sdt>
                              <w:sdtPr>
                                <w:id w:val="50451721"/>
                                <w:tag w:val="goog_rdk_285"/>
                              </w:sdtPr>
                              <w:sdtContent>
                                <w:ins w:author="Harishma Rakeshkumar" w:id="25" w:date="2026-09-28T06:05:59Z">
                                  <w:del w:author="Animefor Me" w:id="15" w:date="2026-09-29T09:36:34Z">
                                    <w:r w:rsidDel="00000000" w:rsidR="00000000" w:rsidRPr="00000000">
                                      <w:rPr>
                                        <w:rtl w:val="0"/>
                                      </w:rPr>
                                    </w:r>
                                  </w:del>
                                </w:ins>
                              </w:sdtContent>
                            </w:sdt>
                            <w:ins w:author="Harishma Rakeshkumar" w:id="25" w:date="2026-09-28T06:05:59Z">
                              <w:del w:author="Animefor Me" w:id="15" w:date="2026-09-29T09:36:34Z"/>
                            </w:ins>
                          </w:sdtContent>
                        </w:sdt>
                      </w:p>
                    </w:sdtContent>
                  </w:sdt>
                </w:tc>
              </w:tr>
            </w:sdtContent>
          </w:sdt>
          <w:sdt>
            <w:sdtPr>
              <w:id w:val="-727318714"/>
              <w:tag w:val="goog_rdk_287"/>
            </w:sdtPr>
            <w:sdtContent>
              <w:tr>
                <w:trPr>
                  <w:cantSplit w:val="0"/>
                  <w:trHeight w:val="2000" w:hRule="atLeast"/>
                  <w:tblHeader w:val="0"/>
                  <w:ins w:author="Harishma Rakeshkumar" w:id="25" w:date="2026-09-28T06:05:59Z"/>
                  <w:del w:author="Animefor Me" w:id="15" w:date="2026-09-29T09:36:34Z"/>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sdt>
                    <w:sdtPr>
                      <w:id w:val="319710010"/>
                      <w:tag w:val="goog_rdk_291"/>
                    </w:sdtPr>
                    <w:sdtContent>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0620150"/>
                            <w:tag w:val="goog_rdk_288"/>
                          </w:sdtPr>
                          <w:sdtContent>
                            <w:ins w:author="Harishma Rakeshkumar" w:id="25" w:date="2026-09-28T06:05:59Z">
                              <w:sdt>
                                <w:sdtPr>
                                  <w:id w:val="714017663"/>
                                  <w:tag w:val="goog_rdk_289"/>
                                </w:sdtPr>
                                <w:sdtContent>
                                  <w:del w:author="Animefor Me" w:id="15" w:date="2026-09-29T09:36:34Z"/>
                                </w:sdtContent>
                              </w:sdt>
                            </w:ins>
                            <w:sdt>
                              <w:sdtPr>
                                <w:id w:val="-308538747"/>
                                <w:tag w:val="goog_rdk_290"/>
                              </w:sdtPr>
                              <w:sdtContent>
                                <w:ins w:author="Harishma Rakeshkumar" w:id="25" w:date="2026-09-28T06:05:59Z">
                                  <w:del w:author="Animefor Me" w:id="15" w:date="2026-09-29T09:36:34Z">
                                    <w:r w:rsidDel="00000000" w:rsidR="00000000" w:rsidRPr="00000000">
                                      <w:rPr>
                                        <w:rtl w:val="0"/>
                                      </w:rPr>
                                    </w:r>
                                  </w:del>
                                </w:ins>
                              </w:sdtContent>
                            </w:sdt>
                            <w:ins w:author="Harishma Rakeshkumar" w:id="25" w:date="2026-09-28T06:05:59Z">
                              <w:del w:author="Animefor Me" w:id="15" w:date="2026-09-29T09:36:34Z"/>
                            </w:ins>
                          </w:sdtContent>
                        </w:sdt>
                      </w:p>
                    </w:sdtContent>
                  </w:sdt>
                </w:tc>
              </w:tr>
            </w:sdtContent>
          </w:sdt>
        </w:tbl>
      </w:sdtContent>
    </w:sdt>
    <w:sdt>
      <w:sdtPr>
        <w:id w:val="1384317105"/>
        <w:tag w:val="goog_rdk_303"/>
      </w:sdtPr>
      <w:sdtContent>
        <w:p w:rsidR="00000000" w:rsidDel="00000000" w:rsidP="00000000" w:rsidRDefault="00000000" w:rsidRPr="00000000" w14:paraId="00000045">
          <w:pPr>
            <w:rPr>
              <w:ins w:author="Sri durga devi" w:id="28" w:date="2026-09-28T05:47:41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Harishma Rakeshkumar" w:id="0" w:date="2026-09-28T06:05:59Z">
              <w:pPr>
                <w:pStyle w:val="Title"/>
              </w:pPr>
            </w:pPrChange>
          </w:pPr>
          <w:sdt>
            <w:sdtPr>
              <w:id w:val="549369123"/>
              <w:tag w:val="goog_rdk_300"/>
            </w:sdtPr>
            <w:sdtContent>
              <w:ins w:author="Sri durga devi" w:id="28" w:date="2026-09-28T05:47:41Z">
                <w:sdt>
                  <w:sdtPr>
                    <w:id w:val="-1525973886"/>
                    <w:tag w:val="goog_rdk_301"/>
                  </w:sdtPr>
                  <w:sdtContent>
                    <w:del w:author="Animefor Me" w:id="15" w:date="2026-09-29T09:36:34Z"/>
                  </w:sdtContent>
                </w:sdt>
              </w:ins>
              <w:sdt>
                <w:sdtPr>
                  <w:id w:val="871028218"/>
                  <w:tag w:val="goog_rdk_302"/>
                </w:sdtPr>
                <w:sdtContent>
                  <w:ins w:author="Sri durga devi" w:id="28" w:date="2026-09-28T05:47:41Z">
                    <w:del w:author="Animefor Me" w:id="15" w:date="2026-09-29T09:36:34Z">
                      <w:r w:rsidDel="00000000" w:rsidR="00000000" w:rsidRPr="00000000">
                        <w:rPr>
                          <w:rtl w:val="0"/>
                        </w:rPr>
                      </w:r>
                    </w:del>
                  </w:ins>
                </w:sdtContent>
              </w:sdt>
              <w:ins w:author="Sri durga devi" w:id="28" w:date="2026-09-28T05:47:41Z">
                <w:del w:author="Animefor Me" w:id="15" w:date="2026-09-29T09:36:34Z">
                  <w:bookmarkStart w:colFirst="0" w:colLast="0" w:name="_heading=h.7yfgqiaj0pwe" w:id="54"/>
                  <w:bookmarkEnd w:id="54"/>
                </w:del>
              </w:ins>
            </w:sdtContent>
          </w:sdt>
        </w:p>
      </w:sdtContent>
    </w:sdt>
    <w:sdt>
      <w:sdtPr>
        <w:id w:val="544961054"/>
        <w:tag w:val="goog_rdk_376"/>
      </w:sdtPr>
      <w:sdtContent>
        <w:p w:rsidR="00000000" w:rsidDel="00000000" w:rsidP="00000000" w:rsidRDefault="00000000" w:rsidRPr="00000000" w14:paraId="00000046">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ins w:author="Anonymous" w:id="45" w:date="2026-09-27T07:20:49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Nivesh" w:id="46" w:date="2026-09-28T05:30:58Z">
                <w:rPr>
                  <w:rFonts w:ascii="Arial" w:cs="Arial" w:eastAsia="Arial" w:hAnsi="Arial"/>
                  <w:b w:val="0"/>
                  <w:bCs w:val="0"/>
                  <w:i w:val="0"/>
                  <w:iCs w:val="0"/>
                  <w:smallCaps w:val="0"/>
                  <w:strike w:val="0"/>
                  <w:color w:val="000000"/>
                  <w:sz w:val="22"/>
                  <w:szCs w:val="22"/>
                  <w:u w:val="none"/>
                  <w:shd w:fill="auto" w:val="clear"/>
                  <w:vertAlign w:val="baseline"/>
                </w:rPr>
              </w:rPrChange>
            </w:rPr>
            <w:pPrChange w:author="Nivesh" w:id="0" w:date="2026-09-28T05:30:58Z">
              <w:pPr/>
            </w:pPrChange>
          </w:pPr>
          <w:sdt>
            <w:sdtPr>
              <w:id w:val="777549888"/>
              <w:tag w:val="goog_rdk_307"/>
            </w:sdtPr>
            <w:sdtContent>
              <w:ins w:author="Sarathy V" w:id="30" w:date="2026-09-28T05:00:50Z">
                <w:sdt>
                  <w:sdtPr>
                    <w:id w:val="-1284348445"/>
                    <w:tag w:val="goog_rdk_308"/>
                  </w:sdtPr>
                  <w:sdtContent>
                    <w:del w:author="Animefor Me" w:id="15" w:date="2026-09-29T09:36:34Z"/>
                  </w:sdtContent>
                </w:sdt>
              </w:ins>
              <w:sdt>
                <w:sdtPr>
                  <w:id w:val="861447633"/>
                  <w:tag w:val="goog_rdk_309"/>
                </w:sdtPr>
                <w:sdtContent>
                  <w:ins w:author="Sarathy V" w:id="30" w:date="2026-09-28T05:00:50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Sarathy V" w:id="30" w:date="2026-09-28T05:00:50Z">
                <w:del w:author="Animefor Me" w:id="15" w:date="2026-09-29T09:36:34Z">
                  <w:sdt>
                    <w:sdtPr>
                      <w:id w:val="-1243903"/>
                      <w:tag w:val="goog_rdk_31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sdtContent>
                  </w:sdt>
                </w:del>
              </w:ins>
            </w:sdtContent>
          </w:sdt>
          <w:sdt>
            <w:sdtPr>
              <w:id w:val="1335097989"/>
              <w:tag w:val="goog_rdk_311"/>
            </w:sdtPr>
            <w:sdtContent>
              <w:del w:author="Animefor Me" w:id="15" w:date="2026-09-29T09:36:34Z"/>
            </w:sdtContent>
          </w:sdt>
          <w:sdt>
            <w:sdtPr>
              <w:id w:val="-521740254"/>
              <w:tag w:val="goog_rdk_312"/>
            </w:sdtPr>
            <w:sdtContent>
              <w:ins w:author="Dhanu Sri" w:id="31" w:date="2026-09-27T16:29:49Z">
                <w:sdt>
                  <w:sdtPr>
                    <w:id w:val="104131149"/>
                    <w:tag w:val="goog_rdk_313"/>
                  </w:sdtPr>
                  <w:sdtContent>
                    <w:del w:author="Animefor Me" w:id="15" w:date="2026-09-29T09:36:34Z"/>
                  </w:sdtContent>
                </w:sdt>
              </w:ins>
              <w:sdt>
                <w:sdtPr>
                  <w:id w:val="170392177"/>
                  <w:tag w:val="goog_rdk_314"/>
                </w:sdtPr>
                <w:sdtContent>
                  <w:ins w:author="Dhanu Sri" w:id="31" w:date="2026-09-27T16:29:4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Dhanu Sri" w:id="31" w:date="2026-09-27T16:29:49Z">
                <w:del w:author="Animefor Me" w:id="15" w:date="2026-09-29T09:36:34Z"/>
              </w:ins>
            </w:sdtContent>
          </w:sdt>
          <w:sdt>
            <w:sdtPr>
              <w:id w:val="1064229086"/>
              <w:tag w:val="goog_rdk_315"/>
            </w:sdtPr>
            <w:sdtContent>
              <w:del w:author="Animefor Me" w:id="15" w:date="2026-09-29T09:36:34Z"/>
            </w:sdtContent>
          </w:sdt>
          <w:sdt>
            <w:sdtPr>
              <w:id w:val="1539146608"/>
              <w:tag w:val="goog_rdk_316"/>
            </w:sdtPr>
            <w:sdtContent>
              <w:ins w:author="Mathumitha" w:id="32" w:date="2026-09-27T12:40:47Z">
                <w:sdt>
                  <w:sdtPr>
                    <w:id w:val="948245336"/>
                    <w:tag w:val="goog_rdk_317"/>
                  </w:sdtPr>
                  <w:sdtContent>
                    <w:del w:author="Animefor Me" w:id="15" w:date="2026-09-29T09:36:34Z"/>
                  </w:sdtContent>
                </w:sdt>
              </w:ins>
              <w:sdt>
                <w:sdtPr>
                  <w:id w:val="-2045805844"/>
                  <w:tag w:val="goog_rdk_318"/>
                </w:sdtPr>
                <w:sdtContent>
                  <w:ins w:author="Mathumitha" w:id="32" w:date="2026-09-27T12:40:4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ff</w:delText>
                      </w:r>
                    </w:del>
                  </w:ins>
                </w:sdtContent>
              </w:sdt>
              <w:ins w:author="Mathumitha" w:id="32" w:date="2026-09-27T12:40:47Z">
                <w:del w:author="Animefor Me" w:id="15" w:date="2026-09-29T09:36:34Z">
                  <w:sdt>
                    <w:sdtPr>
                      <w:id w:val="1083433978"/>
                      <w:tag w:val="goog_rdk_31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w:delText>
                      </w:r>
                    </w:sdtContent>
                  </w:sdt>
                </w:del>
              </w:ins>
            </w:sdtContent>
          </w:sdt>
          <w:sdt>
            <w:sdtPr>
              <w:id w:val="1990459875"/>
              <w:tag w:val="goog_rdk_320"/>
            </w:sdtPr>
            <w:sdtContent>
              <w:del w:author="Animefor Me" w:id="15" w:date="2026-09-29T09:36:34Z"/>
            </w:sdtContent>
          </w:sdt>
          <w:sdt>
            <w:sdtPr>
              <w:id w:val="-2057685564"/>
              <w:tag w:val="goog_rdk_321"/>
            </w:sdtPr>
            <w:sdtContent>
              <w:ins w:author="Sharon Balaji" w:id="33" w:date="2026-09-26T14:06:42Z">
                <w:sdt>
                  <w:sdtPr>
                    <w:id w:val="313912799"/>
                    <w:tag w:val="goog_rdk_322"/>
                  </w:sdtPr>
                  <w:sdtContent>
                    <w:del w:author="Animefor Me" w:id="15" w:date="2026-09-29T09:36:34Z"/>
                  </w:sdtContent>
                </w:sdt>
              </w:ins>
              <w:sdt>
                <w:sdtPr>
                  <w:id w:val="-2076869628"/>
                  <w:tag w:val="goog_rdk_323"/>
                </w:sdtPr>
                <w:sdtContent>
                  <w:ins w:author="Sharon Balaji" w:id="33" w:date="2026-09-26T14:06:4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PPPPPPP p</w:delText>
                      </w:r>
                    </w:del>
                  </w:ins>
                </w:sdtContent>
              </w:sdt>
              <w:ins w:author="Sharon Balaji" w:id="33" w:date="2026-09-26T14:06:42Z">
                <w:del w:author="Animefor Me" w:id="15" w:date="2026-09-29T09:36:34Z"/>
              </w:ins>
            </w:sdtContent>
          </w:sdt>
          <w:sdt>
            <w:sdtPr>
              <w:id w:val="2030661646"/>
              <w:tag w:val="goog_rdk_324"/>
            </w:sdtPr>
            <w:sdtContent>
              <w:del w:author="Animefor Me" w:id="15" w:date="2026-09-29T09:36:34Z"/>
            </w:sdtContent>
          </w:sdt>
          <w:sdt>
            <w:sdtPr>
              <w:id w:val="1483263798"/>
              <w:tag w:val="goog_rdk_325"/>
            </w:sdtPr>
            <w:sdtContent>
              <w:ins w:author="Rozia_Farheen B" w:id="34" w:date="2026-09-26T13:42:11Z">
                <w:sdt>
                  <w:sdtPr>
                    <w:id w:val="-1346181547"/>
                    <w:tag w:val="goog_rdk_326"/>
                  </w:sdtPr>
                  <w:sdtContent>
                    <w:del w:author="Animefor Me" w:id="15" w:date="2026-09-29T09:36:34Z"/>
                  </w:sdtContent>
                </w:sdt>
              </w:ins>
              <w:sdt>
                <w:sdtPr>
                  <w:id w:val="-471632420"/>
                  <w:tag w:val="goog_rdk_327"/>
                </w:sdtPr>
                <w:sdtContent>
                  <w:ins w:author="Rozia_Farheen B" w:id="34" w:date="2026-09-26T13:42:1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321</w:delText>
                      </w:r>
                    </w:del>
                  </w:ins>
                </w:sdtContent>
              </w:sdt>
              <w:ins w:author="Rozia_Farheen B" w:id="34" w:date="2026-09-26T13:42:11Z">
                <w:del w:author="Animefor Me" w:id="15" w:date="2026-09-29T09:36:34Z"/>
              </w:ins>
            </w:sdtContent>
          </w:sdt>
          <w:sdt>
            <w:sdtPr>
              <w:id w:val="582036070"/>
              <w:tag w:val="goog_rdk_328"/>
            </w:sdtPr>
            <w:sdtContent>
              <w:del w:author="Animefor Me" w:id="15" w:date="2026-09-29T09:36:34Z"/>
            </w:sdtContent>
          </w:sdt>
          <w:sdt>
            <w:sdtPr>
              <w:id w:val="-230011138"/>
              <w:tag w:val="goog_rdk_329"/>
            </w:sdtPr>
            <w:sdtContent>
              <w:ins w:author="Selvasree D" w:id="35" w:date="2026-09-26T11:08:25Z">
                <w:sdt>
                  <w:sdtPr>
                    <w:id w:val="465432579"/>
                    <w:tag w:val="goog_rdk_330"/>
                  </w:sdtPr>
                  <w:sdtContent>
                    <w:del w:author="Animefor Me" w:id="15" w:date="2026-09-29T09:36:34Z"/>
                  </w:sdtContent>
                </w:sdt>
              </w:ins>
              <w:sdt>
                <w:sdtPr>
                  <w:id w:val="-364197113"/>
                  <w:tag w:val="goog_rdk_331"/>
                </w:sdtPr>
                <w:sdtContent>
                  <w:ins w:author="Selvasree D" w:id="35" w:date="2026-09-26T11:08:25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del>
                  </w:ins>
                </w:sdtContent>
              </w:sdt>
              <w:ins w:author="Selvasree D" w:id="35" w:date="2026-09-26T11:08:25Z">
                <w:del w:author="Animefor Me" w:id="15" w:date="2026-09-29T09:36:34Z"/>
              </w:ins>
            </w:sdtContent>
          </w:sdt>
          <w:sdt>
            <w:sdtPr>
              <w:id w:val="-1353970794"/>
              <w:tag w:val="goog_rdk_332"/>
            </w:sdtPr>
            <w:sdtContent>
              <w:del w:author="Animefor Me" w:id="15" w:date="2026-09-29T09:36:34Z"/>
            </w:sdtContent>
          </w:sdt>
          <w:sdt>
            <w:sdtPr>
              <w:id w:val="1316319642"/>
              <w:tag w:val="goog_rdk_333"/>
            </w:sdtPr>
            <w:sdtContent>
              <w:ins w:author="Anonymous" w:id="36" w:date="2026-09-26T11:07:44Z">
                <w:sdt>
                  <w:sdtPr>
                    <w:id w:val="-898322662"/>
                    <w:tag w:val="goog_rdk_334"/>
                  </w:sdtPr>
                  <w:sdtContent>
                    <w:del w:author="Animefor Me" w:id="15" w:date="2026-09-29T09:36:34Z"/>
                  </w:sdtContent>
                </w:sdt>
              </w:ins>
              <w:sdt>
                <w:sdtPr>
                  <w:id w:val="1346968997"/>
                  <w:tag w:val="goog_rdk_335"/>
                </w:sdtPr>
                <w:sdtContent>
                  <w:ins w:author="Anonymous" w:id="36" w:date="2026-09-26T11:07: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PPPPPP</w:delText>
                      </w:r>
                    </w:del>
                  </w:ins>
                </w:sdtContent>
              </w:sdt>
              <w:ins w:author="Anonymous" w:id="36" w:date="2026-09-26T11:07:44Z">
                <w:del w:author="Animefor Me" w:id="15" w:date="2026-09-29T09:36:34Z">
                  <w:sdt>
                    <w:sdtPr>
                      <w:id w:val="-695077632"/>
                      <w:tag w:val="goog_rdk_33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w:delText>
                      </w:r>
                    </w:sdtContent>
                  </w:sdt>
                </w:del>
              </w:ins>
            </w:sdtContent>
          </w:sdt>
          <w:sdt>
            <w:sdtPr>
              <w:id w:val="-1661506652"/>
              <w:tag w:val="goog_rdk_337"/>
            </w:sdtPr>
            <w:sdtContent>
              <w:del w:author="Animefor Me" w:id="15" w:date="2026-09-29T09:36:34Z"/>
            </w:sdtContent>
          </w:sdt>
          <w:sdt>
            <w:sdtPr>
              <w:id w:val="-40481236"/>
              <w:tag w:val="goog_rdk_338"/>
            </w:sdtPr>
            <w:sdtContent>
              <w:ins w:author="Anonymous" w:id="37" w:date="2026-09-25T14:47:02Z">
                <w:sdt>
                  <w:sdtPr>
                    <w:id w:val="-1761736112"/>
                    <w:tag w:val="goog_rdk_339"/>
                  </w:sdtPr>
                  <w:sdtContent>
                    <w:del w:author="Animefor Me" w:id="15" w:date="2026-09-29T09:36:34Z"/>
                  </w:sdtContent>
                </w:sdt>
              </w:ins>
              <w:sdt>
                <w:sdtPr>
                  <w:id w:val="-1701469506"/>
                  <w:tag w:val="goog_rdk_340"/>
                </w:sdtPr>
                <w:sdtContent>
                  <w:ins w:author="Anonymous" w:id="37" w:date="2026-09-25T14:47:0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37" w:date="2026-09-25T14:47:02Z">
                <w:del w:author="Animefor Me" w:id="15" w:date="2026-09-29T09:36:34Z"/>
              </w:ins>
            </w:sdtContent>
          </w:sdt>
          <w:sdt>
            <w:sdtPr>
              <w:id w:val="-1724390657"/>
              <w:tag w:val="goog_rdk_341"/>
            </w:sdtPr>
            <w:sdtContent>
              <w:del w:author="Animefor Me" w:id="15" w:date="2026-09-29T09:36:34Z"/>
            </w:sdtContent>
          </w:sdt>
          <w:sdt>
            <w:sdtPr>
              <w:id w:val="-220316377"/>
              <w:tag w:val="goog_rdk_342"/>
            </w:sdtPr>
            <w:sdtContent>
              <w:ins w:author="Anonymous" w:id="38" w:date="2026-09-25T14:49:14Z">
                <w:sdt>
                  <w:sdtPr>
                    <w:id w:val="314854232"/>
                    <w:tag w:val="goog_rdk_343"/>
                  </w:sdtPr>
                  <w:sdtContent>
                    <w:del w:author="Animefor Me" w:id="15" w:date="2026-09-29T09:36:34Z"/>
                  </w:sdtContent>
                </w:sdt>
              </w:ins>
              <w:sdt>
                <w:sdtPr>
                  <w:id w:val="1934414700"/>
                  <w:tag w:val="goog_rdk_344"/>
                </w:sdtPr>
                <w:sdtContent>
                  <w:ins w:author="Anonymous" w:id="38" w:date="2026-09-25T14:49: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38" w:date="2026-09-25T14:49:14Z">
                <w:del w:author="Animefor Me" w:id="15" w:date="2026-09-29T09:36:34Z"/>
              </w:ins>
            </w:sdtContent>
          </w:sdt>
          <w:sdt>
            <w:sdtPr>
              <w:id w:val="642890207"/>
              <w:tag w:val="goog_rdk_345"/>
            </w:sdtPr>
            <w:sdtContent>
              <w:del w:author="Animefor Me" w:id="15" w:date="2026-09-29T09:36:34Z"/>
            </w:sdtContent>
          </w:sdt>
          <w:sdt>
            <w:sdtPr>
              <w:id w:val="1818771274"/>
              <w:tag w:val="goog_rdk_346"/>
            </w:sdtPr>
            <w:sdtContent>
              <w:ins w:author="Nivesh" w:id="39" w:date="2026-09-25T10:03:37Z">
                <w:sdt>
                  <w:sdtPr>
                    <w:id w:val="-1908626987"/>
                    <w:tag w:val="goog_rdk_347"/>
                  </w:sdtPr>
                  <w:sdtContent>
                    <w:del w:author="Animefor Me" w:id="15" w:date="2026-09-29T09:36:34Z"/>
                  </w:sdtContent>
                </w:sdt>
              </w:ins>
              <w:sdt>
                <w:sdtPr>
                  <w:id w:val="-1954103647"/>
                  <w:tag w:val="goog_rdk_348"/>
                </w:sdtPr>
                <w:sdtContent>
                  <w:ins w:author="Nivesh" w:id="39" w:date="2026-09-25T10:03: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Nivesh" w:id="39" w:date="2026-09-25T10:03:37Z">
                <w:del w:author="Animefor Me" w:id="15" w:date="2026-09-29T09:36:34Z"/>
              </w:ins>
            </w:sdtContent>
          </w:sdt>
          <w:sdt>
            <w:sdtPr>
              <w:id w:val="1623894473"/>
              <w:tag w:val="goog_rdk_349"/>
            </w:sdtPr>
            <w:sdtContent>
              <w:del w:author="Animefor Me" w:id="15" w:date="2026-09-29T09:36:34Z"/>
            </w:sdtContent>
          </w:sdt>
          <w:sdt>
            <w:sdtPr>
              <w:id w:val="285723222"/>
              <w:tag w:val="goog_rdk_350"/>
            </w:sdtPr>
            <w:sdtContent>
              <w:ins w:author="Nivesh" w:id="40" w:date="2026-09-25T10:03:37Z">
                <w:sdt>
                  <w:sdtPr>
                    <w:id w:val="-1479228905"/>
                    <w:tag w:val="goog_rdk_351"/>
                  </w:sdtPr>
                  <w:sdtContent>
                    <w:del w:author="Animefor Me" w:id="15" w:date="2026-09-29T09:36:34Z"/>
                  </w:sdtContent>
                </w:sdt>
              </w:ins>
              <w:sdt>
                <w:sdtPr>
                  <w:id w:val="1355471792"/>
                  <w:tag w:val="goog_rdk_352"/>
                </w:sdtPr>
                <w:sdtContent>
                  <w:ins w:author="Nivesh" w:id="40" w:date="2026-09-25T10:03: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Nivesh" w:id="40" w:date="2026-09-25T10:03:37Z">
                <w:del w:author="Animefor Me" w:id="15" w:date="2026-09-29T09:36:34Z"/>
              </w:ins>
            </w:sdtContent>
          </w:sdt>
          <w:sdt>
            <w:sdtPr>
              <w:id w:val="-994857488"/>
              <w:tag w:val="goog_rdk_353"/>
            </w:sdtPr>
            <w:sdtContent>
              <w:del w:author="Animefor Me" w:id="15" w:date="2026-09-29T09:36:34Z"/>
            </w:sdtContent>
          </w:sdt>
          <w:sdt>
            <w:sdtPr>
              <w:id w:val="1136440283"/>
              <w:tag w:val="goog_rdk_354"/>
            </w:sdtPr>
            <w:sdtContent>
              <w:ins w:author="Karthika Karthika" w:id="41" w:date="2026-09-26T07:11:02Z">
                <w:sdt>
                  <w:sdtPr>
                    <w:id w:val="796103861"/>
                    <w:tag w:val="goog_rdk_355"/>
                  </w:sdtPr>
                  <w:sdtContent>
                    <w:del w:author="Animefor Me" w:id="15" w:date="2026-09-29T09:36:34Z"/>
                  </w:sdtContent>
                </w:sdt>
              </w:ins>
              <w:sdt>
                <w:sdtPr>
                  <w:id w:val="-1931872532"/>
                  <w:tag w:val="goog_rdk_356"/>
                </w:sdtPr>
                <w:sdtContent>
                  <w:ins w:author="Karthika Karthika" w:id="41" w:date="2026-09-26T07:11:0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z</w:delText>
                      </w:r>
                    </w:del>
                  </w:ins>
                </w:sdtContent>
              </w:sdt>
              <w:ins w:author="Karthika Karthika" w:id="41" w:date="2026-09-26T07:11:02Z">
                <w:del w:author="Animefor Me" w:id="15" w:date="2026-09-29T09:36:34Z"/>
              </w:ins>
            </w:sdtContent>
          </w:sdt>
          <w:sdt>
            <w:sdtPr>
              <w:id w:val="511458556"/>
              <w:tag w:val="goog_rdk_357"/>
            </w:sdtPr>
            <w:sdtContent>
              <w:del w:author="Animefor Me" w:id="15" w:date="2026-09-29T09:36:34Z"/>
            </w:sdtContent>
          </w:sdt>
          <w:sdt>
            <w:sdtPr>
              <w:id w:val="446640503"/>
              <w:tag w:val="goog_rdk_358"/>
            </w:sdtPr>
            <w:sdtContent>
              <w:ins w:author="Nivesh" w:id="42" w:date="2026-09-25T10:02:26Z">
                <w:sdt>
                  <w:sdtPr>
                    <w:id w:val="355854589"/>
                    <w:tag w:val="goog_rdk_359"/>
                  </w:sdtPr>
                  <w:sdtContent>
                    <w:del w:author="Animefor Me" w:id="15" w:date="2026-09-29T09:36:34Z"/>
                  </w:sdtContent>
                </w:sdt>
              </w:ins>
              <w:sdt>
                <w:sdtPr>
                  <w:id w:val="-1664378461"/>
                  <w:tag w:val="goog_rdk_360"/>
                </w:sdtPr>
                <w:sdtContent>
                  <w:ins w:author="Nivesh" w:id="42" w:date="2026-09-25T10:02:26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aaaaaaaaa</w:delText>
                      </w:r>
                    </w:del>
                  </w:ins>
                </w:sdtContent>
              </w:sdt>
              <w:ins w:author="Nivesh" w:id="42" w:date="2026-09-25T10:02:26Z">
                <w:del w:author="Animefor Me" w:id="15" w:date="2026-09-29T09:36:34Z">
                  <w:sdt>
                    <w:sdtPr>
                      <w:id w:val="-1140698146"/>
                      <w:tag w:val="goog_rdk_36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niveshwa</w:delText>
                      </w:r>
                    </w:sdtContent>
                  </w:sdt>
                  <w:sdt>
                    <w:sdtPr>
                      <w:id w:val="249373961"/>
                      <w:tag w:val="goog_rdk_36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ran</w:delText>
                      </w:r>
                    </w:sdtContent>
                  </w:sdt>
                </w:del>
              </w:ins>
            </w:sdtContent>
          </w:sdt>
          <w:sdt>
            <w:sdtPr>
              <w:id w:val="-312180572"/>
              <w:tag w:val="goog_rdk_363"/>
            </w:sdtPr>
            <w:sdtContent>
              <w:del w:author="Animefor Me" w:id="15" w:date="2026-09-29T09:36:34Z"/>
            </w:sdtContent>
          </w:sdt>
          <w:sdt>
            <w:sdtPr>
              <w:id w:val="520208256"/>
              <w:tag w:val="goog_rdk_364"/>
            </w:sdtPr>
            <w:sdtContent>
              <w:ins w:author="Anonymous" w:id="43" w:date="2026-09-25T14:53:21Z">
                <w:sdt>
                  <w:sdtPr>
                    <w:id w:val="-1163308726"/>
                    <w:tag w:val="goog_rdk_365"/>
                  </w:sdtPr>
                  <w:sdtContent>
                    <w:del w:author="Animefor Me" w:id="15" w:date="2026-09-29T09:36:34Z"/>
                  </w:sdtContent>
                </w:sdt>
              </w:ins>
              <w:sdt>
                <w:sdtPr>
                  <w:id w:val="-660423133"/>
                  <w:tag w:val="goog_rdk_366"/>
                </w:sdtPr>
                <w:sdtContent>
                  <w:ins w:author="Anonymous" w:id="43" w:date="2026-09-25T14:53:2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43" w:date="2026-09-25T14:53:21Z">
                <w:del w:author="Animefor Me" w:id="15" w:date="2026-09-29T09:36:34Z"/>
              </w:ins>
            </w:sdtContent>
          </w:sdt>
          <w:sdt>
            <w:sdtPr>
              <w:id w:val="-1458693731"/>
              <w:tag w:val="goog_rdk_367"/>
            </w:sdtPr>
            <w:sdtContent>
              <w:del w:author="Animefor Me" w:id="15" w:date="2026-09-29T09:36:34Z"/>
            </w:sdtContent>
          </w:sdt>
          <w:sdt>
            <w:sdtPr>
              <w:id w:val="-1637032434"/>
              <w:tag w:val="goog_rdk_368"/>
            </w:sdtPr>
            <w:sdtContent>
              <w:ins w:author="Indhumathi T" w:id="44" w:date="2026-09-26T09:49:34Z">
                <w:sdt>
                  <w:sdtPr>
                    <w:id w:val="1585553210"/>
                    <w:tag w:val="goog_rdk_369"/>
                  </w:sdtPr>
                  <w:sdtContent>
                    <w:del w:author="Animefor Me" w:id="15" w:date="2026-09-29T09:36:34Z"/>
                  </w:sdtContent>
                </w:sdt>
              </w:ins>
              <w:sdt>
                <w:sdtPr>
                  <w:id w:val="-1425513012"/>
                  <w:tag w:val="goog_rdk_370"/>
                </w:sdtPr>
                <w:sdtContent>
                  <w:ins w:author="Indhumathi T" w:id="44" w:date="2026-09-26T09:49:3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w:delText>
                      </w:r>
                    </w:del>
                  </w:ins>
                </w:sdtContent>
              </w:sdt>
              <w:ins w:author="Indhumathi T" w:id="44" w:date="2026-09-26T09:49:34Z">
                <w:del w:author="Animefor Me" w:id="15" w:date="2026-09-29T09:36:34Z">
                  <w:sdt>
                    <w:sdtPr>
                      <w:id w:val="-437305358"/>
                      <w:tag w:val="goog_rdk_37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y</w:delText>
                      </w:r>
                    </w:sdtContent>
                  </w:sdt>
                </w:del>
              </w:ins>
            </w:sdtContent>
          </w:sdt>
          <w:sdt>
            <w:sdtPr>
              <w:id w:val="1457142358"/>
              <w:tag w:val="goog_rdk_372"/>
            </w:sdtPr>
            <w:sdtContent>
              <w:del w:author="Animefor Me" w:id="15" w:date="2026-09-29T09:36:34Z"/>
            </w:sdtContent>
          </w:sdt>
          <w:sdt>
            <w:sdtPr>
              <w:id w:val="365636765"/>
              <w:tag w:val="goog_rdk_373"/>
            </w:sdtPr>
            <w:sdtContent>
              <w:ins w:author="Anonymous" w:id="45" w:date="2026-09-27T07:20:49Z">
                <w:sdt>
                  <w:sdtPr>
                    <w:id w:val="-1386217802"/>
                    <w:tag w:val="goog_rdk_374"/>
                  </w:sdtPr>
                  <w:sdtContent>
                    <w:del w:author="Animefor Me" w:id="15" w:date="2026-09-29T09:36:34Z"/>
                  </w:sdtContent>
                </w:sdt>
              </w:ins>
              <w:sdt>
                <w:sdtPr>
                  <w:id w:val="596767029"/>
                  <w:tag w:val="goog_rdk_375"/>
                </w:sdtPr>
                <w:sdtContent>
                  <w:ins w:author="Anonymous" w:id="45" w:date="2026-09-27T07:20:49Z">
                    <w:del w:author="Animefor Me" w:id="15" w:date="2026-09-29T09:36:34Z">
                      <w:r w:rsidDel="00000000" w:rsidR="00000000" w:rsidRPr="00000000">
                        <w:rPr>
                          <w:rtl w:val="0"/>
                        </w:rPr>
                      </w:r>
                    </w:del>
                  </w:ins>
                </w:sdtContent>
              </w:sdt>
              <w:ins w:author="Anonymous" w:id="45" w:date="2026-09-27T07:20:49Z">
                <w:del w:author="Animefor Me" w:id="15" w:date="2026-09-29T09:36:34Z"/>
              </w:ins>
            </w:sdtContent>
          </w:sdt>
        </w:p>
      </w:sdtContent>
    </w:sdt>
    <w:sdt>
      <w:sdtPr>
        <w:id w:val="1816913230"/>
        <w:tag w:val="goog_rdk_383"/>
      </w:sdtPr>
      <w:sdtContent>
        <w:p w:rsidR="00000000" w:rsidDel="00000000" w:rsidP="00000000" w:rsidRDefault="00000000" w:rsidRPr="00000000" w14:paraId="00000047">
          <w:pPr>
            <w:pStyle w:val="Title"/>
            <w:rPr>
              <w:ins w:author="Rozia_Farheen B" w:id="47" w:date="2026-09-26T13:32:14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vaishnavi N" w:id="48" w:date="2026-09-28T07:26:12Z">
                <w:rPr>
                  <w:rFonts w:ascii="Arial" w:cs="Arial" w:eastAsia="Arial" w:hAnsi="Arial"/>
                  <w:b w:val="0"/>
                  <w:bCs w:val="0"/>
                  <w:i w:val="0"/>
                  <w:iCs w:val="0"/>
                  <w:smallCaps w:val="0"/>
                  <w:strike w:val="0"/>
                  <w:color w:val="000000"/>
                  <w:sz w:val="22"/>
                  <w:szCs w:val="22"/>
                  <w:u w:val="none"/>
                  <w:shd w:fill="auto" w:val="clear"/>
                  <w:vertAlign w:val="baseline"/>
                </w:rPr>
              </w:rPrChange>
            </w:rPr>
            <w:pPrChange w:author="vaishnavi N" w:id="0" w:date="2026-09-28T07:26:12Z">
              <w:pPr/>
            </w:pPrChange>
          </w:pPr>
          <w:sdt>
            <w:sdtPr>
              <w:id w:val="398889181"/>
              <w:tag w:val="goog_rdk_380"/>
            </w:sdtPr>
            <w:sdtContent>
              <w:ins w:author="Rozia_Farheen B" w:id="47" w:date="2026-09-26T13:32:14Z">
                <w:sdt>
                  <w:sdtPr>
                    <w:id w:val="-803495905"/>
                    <w:tag w:val="goog_rdk_381"/>
                  </w:sdtPr>
                  <w:sdtContent>
                    <w:del w:author="Animefor Me" w:id="15" w:date="2026-09-29T09:36:34Z"/>
                  </w:sdtContent>
                </w:sdt>
              </w:ins>
              <w:sdt>
                <w:sdtPr>
                  <w:id w:val="-619022018"/>
                  <w:tag w:val="goog_rdk_382"/>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sdt>
      <w:sdtPr>
        <w:lock w:val="contentLocked"/>
        <w:id w:val="2059542699"/>
        <w:tag w:val="goog_rdk_805"/>
      </w:sdtPr>
      <w:sdtContent>
        <w:tbl>
          <w:tblPr>
            <w:tblStyle w:val="Table2"/>
            <w:tblW w:w="805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869"/>
            <w:gridCol w:w="2592"/>
            <w:tblGridChange w:id="0">
              <w:tblGrid>
                <w:gridCol w:w="2592"/>
                <w:gridCol w:w="2869"/>
                <w:gridCol w:w="2592"/>
              </w:tblGrid>
            </w:tblGridChange>
          </w:tblGrid>
          <w:sdt>
            <w:sdtPr>
              <w:id w:val="1209428508"/>
              <w:tag w:val="goog_rdk_384"/>
            </w:sdtPr>
            <w:sdtContent>
              <w:tr>
                <w:trPr>
                  <w:cantSplit w:val="0"/>
                  <w:trHeight w:val="1140.6249999999998" w:hRule="atLeast"/>
                  <w:tblHeader w:val="1"/>
                  <w:ins w:author="Rozia_Farheen B" w:id="47" w:date="2026-09-26T13:32:14Z"/>
                  <w:del w:author="Animefor Me" w:id="15" w:date="2026-09-29T09:36:34Z"/>
                  <w:trPrChange w:author="sabaRi" w:id="49" w:date="2026-09-26T16:24:32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sabaRi" w:id="49" w:date="2026-09-26T16:24:32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sdt>
                    <w:sdtPr>
                      <w:id w:val="-958413069"/>
                      <w:tag w:val="goog_rdk_388"/>
                    </w:sdtPr>
                    <w:sdtContent>
                      <w:p w:rsidR="00000000" w:rsidDel="00000000" w:rsidP="00000000" w:rsidRDefault="00000000" w:rsidRPr="00000000" w14:paraId="00000048">
                        <w:pPr>
                          <w:pStyle w:val="Heading2"/>
                          <w:widowControl w:val="0"/>
                          <w:spacing w:after="120" w:before="120" w:lineRule="auto"/>
                          <w:ind w:left="0" w:firstLine="0"/>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50678003"/>
                            <w:tag w:val="goog_rdk_385"/>
                          </w:sdtPr>
                          <w:sdtContent>
                            <w:ins w:author="Rozia_Farheen B" w:id="47" w:date="2026-09-26T13:32:14Z">
                              <w:sdt>
                                <w:sdtPr>
                                  <w:id w:val="1387674069"/>
                                  <w:tag w:val="goog_rdk_386"/>
                                </w:sdtPr>
                                <w:sdtContent>
                                  <w:del w:author="Animefor Me" w:id="15" w:date="2026-09-29T09:36:34Z"/>
                                </w:sdtContent>
                              </w:sdt>
                            </w:ins>
                            <w:sdt>
                              <w:sdtPr>
                                <w:id w:val="-954721352"/>
                                <w:tag w:val="goog_rdk_387"/>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Rozia_Farheen B" w:id="47" w:date="2026-09-26T13:32:14Z">
                              <w:del w:author="Animefor Me" w:id="15" w:date="2026-09-29T09:36:34Z">
                                <w:bookmarkStart w:colFirst="0" w:colLast="0" w:name="_heading=h.hb062lh5p4j3" w:id="55"/>
                                <w:bookmarkEnd w:id="55"/>
                              </w:del>
                            </w:ins>
                          </w:sdtContent>
                        </w:sdt>
                      </w:p>
                    </w:sdtContent>
                  </w:sdt>
                </w:tc>
              </w:tr>
            </w:sdtContent>
          </w:sdt>
          <w:sdt>
            <w:sdtPr>
              <w:id w:val="-1144628415"/>
              <w:tag w:val="goog_rdk_397"/>
            </w:sdtPr>
            <w:sdtContent>
              <w:tr>
                <w:trPr>
                  <w:cantSplit w:val="0"/>
                  <w:tblHeader w:val="1"/>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150751368"/>
                      <w:tag w:val="goog_rdk_403"/>
                    </w:sdtPr>
                    <w:sdtContent>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3301229"/>
                            <w:tag w:val="goog_rdk_398"/>
                          </w:sdtPr>
                          <w:sdtContent>
                            <w:ins w:author="Rozia_Farheen B" w:id="47" w:date="2026-09-26T13:32:14Z">
                              <w:sdt>
                                <w:sdtPr>
                                  <w:id w:val="-1235655618"/>
                                  <w:tag w:val="goog_rdk_399"/>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926" name="image20.png"/>
                                          <a:graphic>
                                            <a:graphicData uri="http://schemas.openxmlformats.org/drawingml/2006/picture">
                                              <pic:pic>
                                                <pic:nvPicPr>
                                                  <pic:cNvPr descr="Files" id="0" name="image20.png"/>
                                                  <pic:cNvPicPr preferRelativeResize="0"/>
                                                </pic:nvPicPr>
                                                <pic:blipFill>
                                                  <a:blip r:embed="rId9"/>
                                                  <a:srcRect b="0" l="0" r="0" t="0"/>
                                                  <a:stretch>
                                                    <a:fillRect/>
                                                  </a:stretch>
                                                </pic:blipFill>
                                                <pic:spPr>
                                                  <a:xfrm>
                                                    <a:off x="0" y="0"/>
                                                    <a:ext cx="190500" cy="152400"/>
                                                  </a:xfrm>
                                                  <a:prstGeom prst="rect"/>
                                                  <a:ln/>
                                                </pic:spPr>
                                              </pic:pic>
                                            </a:graphicData>
                                          </a:graphic>
                                        </wp:inline>
                                      </w:drawing>
                                    </w:r>
                                  </w:del>
                                </w:sdtContent>
                              </w:sdt>
                            </w:ins>
                            <w:sdt>
                              <w:sdtPr>
                                <w:id w:val="-1914500585"/>
                                <w:tag w:val="goog_rdk_400"/>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47" w:date="2026-09-26T13:32:14Z">
                              <w:del w:author="Animefor Me" w:id="15" w:date="2026-09-29T09:36:34Z">
                                <w:sdt>
                                  <w:sdtPr>
                                    <w:id w:val="546065915"/>
                                    <w:tag w:val="goog_rdk_40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sdtContent>
                                </w:sdt>
                                <w:sdt>
                                  <w:sdtPr>
                                    <w:id w:val="114634422"/>
                                    <w:tag w:val="goog_rdk_402"/>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1178232174"/>
                      <w:tag w:val="goog_rdk_409"/>
                    </w:sdtPr>
                    <w:sdtContent>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0673530"/>
                            <w:tag w:val="goog_rdk_404"/>
                          </w:sdtPr>
                          <w:sdtContent>
                            <w:ins w:author="Rozia_Farheen B" w:id="47" w:date="2026-09-26T13:32:14Z">
                              <w:sdt>
                                <w:sdtPr>
                                  <w:id w:val="-692645501"/>
                                  <w:tag w:val="goog_rdk_405"/>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907" name="image13.png"/>
                                          <a:graphic>
                                            <a:graphicData uri="http://schemas.openxmlformats.org/drawingml/2006/picture">
                                              <pic:pic>
                                                <pic:nvPicPr>
                                                  <pic:cNvPr descr="No type" id="0" name="image13.png"/>
                                                  <pic:cNvPicPr preferRelativeResize="0"/>
                                                </pic:nvPicPr>
                                                <pic:blipFill>
                                                  <a:blip r:embed="rId10"/>
                                                  <a:srcRect b="0" l="0" r="0" t="0"/>
                                                  <a:stretch>
                                                    <a:fillRect/>
                                                  </a:stretch>
                                                </pic:blipFill>
                                                <pic:spPr>
                                                  <a:xfrm>
                                                    <a:off x="0" y="0"/>
                                                    <a:ext cx="190500" cy="152400"/>
                                                  </a:xfrm>
                                                  <a:prstGeom prst="rect"/>
                                                  <a:ln/>
                                                </pic:spPr>
                                              </pic:pic>
                                            </a:graphicData>
                                          </a:graphic>
                                        </wp:inline>
                                      </w:drawing>
                                    </w:r>
                                  </w:del>
                                </w:sdtContent>
                              </w:sdt>
                            </w:ins>
                            <w:sdt>
                              <w:sdtPr>
                                <w:id w:val="892266397"/>
                                <w:tag w:val="goog_rdk_406"/>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47" w:date="2026-09-26T13:32:14Z">
                              <w:del w:author="Animefor Me" w:id="15" w:date="2026-09-29T09:36:34Z">
                                <w:sdt>
                                  <w:sdtPr>
                                    <w:id w:val="1936785628"/>
                                    <w:tag w:val="goog_rdk_40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Description</w:delText>
                                    </w:r>
                                  </w:sdtContent>
                                </w:sdt>
                                <w:sdt>
                                  <w:sdtPr>
                                    <w:id w:val="1868556736"/>
                                    <w:tag w:val="goog_rdk_408"/>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904728517"/>
                      <w:tag w:val="goog_rdk_415"/>
                    </w:sdtPr>
                    <w:sdtContent>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86538957"/>
                            <w:tag w:val="goog_rdk_410"/>
                          </w:sdtPr>
                          <w:sdtContent>
                            <w:ins w:author="Rozia_Farheen B" w:id="47" w:date="2026-09-26T13:32:14Z">
                              <w:sdt>
                                <w:sdtPr>
                                  <w:id w:val="-115765474"/>
                                  <w:tag w:val="goog_rdk_411"/>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931" name="image21.png"/>
                                          <a:graphic>
                                            <a:graphicData uri="http://schemas.openxmlformats.org/drawingml/2006/picture">
                                              <pic:pic>
                                                <pic:nvPicPr>
                                                  <pic:cNvPr descr="Dropdowns" id="0" name="image21.png"/>
                                                  <pic:cNvPicPr preferRelativeResize="0"/>
                                                </pic:nvPicPr>
                                                <pic:blipFill>
                                                  <a:blip r:embed="rId11"/>
                                                  <a:srcRect b="0" l="0" r="0" t="0"/>
                                                  <a:stretch>
                                                    <a:fillRect/>
                                                  </a:stretch>
                                                </pic:blipFill>
                                                <pic:spPr>
                                                  <a:xfrm>
                                                    <a:off x="0" y="0"/>
                                                    <a:ext cx="190500" cy="152400"/>
                                                  </a:xfrm>
                                                  <a:prstGeom prst="rect"/>
                                                  <a:ln/>
                                                </pic:spPr>
                                              </pic:pic>
                                            </a:graphicData>
                                          </a:graphic>
                                        </wp:inline>
                                      </w:drawing>
                                    </w:r>
                                  </w:del>
                                </w:sdtContent>
                              </w:sdt>
                            </w:ins>
                            <w:sdt>
                              <w:sdtPr>
                                <w:id w:val="-247834481"/>
                                <w:tag w:val="goog_rdk_412"/>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47" w:date="2026-09-26T13:32:14Z">
                              <w:del w:author="Animefor Me" w:id="15" w:date="2026-09-29T09:36:34Z">
                                <w:sdt>
                                  <w:sdtPr>
                                    <w:id w:val="610117651"/>
                                    <w:tag w:val="goog_rdk_41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Status</w:delText>
                                    </w:r>
                                  </w:sdtContent>
                                </w:sdt>
                                <w:sdt>
                                  <w:sdtPr>
                                    <w:id w:val="-61590747"/>
                                    <w:tag w:val="goog_rdk_414"/>
                                  </w:sdtPr>
                                  <w:sdtContent>
                                    <w:r w:rsidDel="00000000" w:rsidR="00000000" w:rsidRPr="00000000">
                                      <w:rPr>
                                        <w:rtl w:val="0"/>
                                      </w:rPr>
                                    </w:r>
                                  </w:sdtContent>
                                </w:sdt>
                              </w:del>
                            </w:ins>
                          </w:sdtContent>
                        </w:sdt>
                      </w:p>
                    </w:sdtContent>
                  </w:sdt>
                </w:tc>
              </w:tr>
            </w:sdtContent>
          </w:sdt>
          <w:sdt>
            <w:sdtPr>
              <w:id w:val="-1960941889"/>
              <w:tag w:val="goog_rdk_416"/>
            </w:sdtPr>
            <w:sdtContent>
              <w:tr>
                <w:trPr>
                  <w:cantSplit w:val="0"/>
                  <w:tblHeader w:val="0"/>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742769256"/>
                      <w:tag w:val="goog_rdk_426"/>
                    </w:sdtPr>
                    <w:sdtContent>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25522363"/>
                            <w:tag w:val="goog_rdk_417"/>
                          </w:sdtPr>
                          <w:sdtContent>
                            <w:ins w:author="Rozia_Farheen B" w:id="47" w:date="2026-09-26T13:32:14Z">
                              <w:sdt>
                                <w:sdtPr>
                                  <w:id w:val="-1313865388"/>
                                  <w:tag w:val="goog_rdk_418"/>
                                </w:sdtPr>
                                <w:sdtContent>
                                  <w:del w:author="Animefor Me" w:id="15" w:date="2026-09-29T09:36:34Z"/>
                                </w:sdtContent>
                              </w:sdt>
                            </w:ins>
                            <w:sdt>
                              <w:sdtPr>
                                <w:id w:val="-1733152893"/>
                                <w:tag w:val="goog_rdk_419"/>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47" w:date="2026-09-26T13:32:14Z">
                              <w:del w:author="Animefor Me" w:id="15" w:date="2026-09-29T09:36:34Z"/>
                            </w:ins>
                          </w:sdtContent>
                        </w:sdt>
                        <w:sdt>
                          <w:sdtPr>
                            <w:id w:val="-575708636"/>
                            <w:tag w:val="goog_rdk_420"/>
                          </w:sdtPr>
                          <w:sdtContent>
                            <w:ins w:author="Sharon Balaji" w:id="50" w:date="2026-09-26T14:08:34Z">
                              <w:sdt>
                                <w:sdtPr>
                                  <w:id w:val="582434325"/>
                                  <w:tag w:val="goog_rdk_421"/>
                                </w:sdtPr>
                                <w:sdtContent>
                                  <w:del w:author="Animefor Me" w:id="15" w:date="2026-09-29T09:36:34Z"/>
                                </w:sdtContent>
                              </w:sdt>
                            </w:ins>
                            <w:sdt>
                              <w:sdtPr>
                                <w:id w:val="1201666299"/>
                                <w:tag w:val="goog_rdk_422"/>
                              </w:sdtPr>
                              <w:sdtContent>
                                <w:ins w:author="Sharon Balaji" w:id="50" w:date="2026-09-26T14:08:3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del>
                                </w:ins>
                              </w:sdtContent>
                            </w:sdt>
                            <w:ins w:author="Sharon Balaji" w:id="50" w:date="2026-09-26T14:08:34Z">
                              <w:del w:author="Animefor Me" w:id="15" w:date="2026-09-29T09:36:34Z"/>
                            </w:ins>
                          </w:sdtContent>
                        </w:sdt>
                        <w:sdt>
                          <w:sdtPr>
                            <w:id w:val="-1975114558"/>
                            <w:tag w:val="goog_rdk_423"/>
                          </w:sdtPr>
                          <w:sdtContent>
                            <w:ins w:author="Rozia_Farheen B" w:id="47" w:date="2026-09-26T13:32:14Z">
                              <w:sdt>
                                <w:sdtPr>
                                  <w:id w:val="-648720765"/>
                                  <w:tag w:val="goog_rdk_424"/>
                                </w:sdtPr>
                                <w:sdtContent>
                                  <w:del w:author="Animefor Me" w:id="15" w:date="2026-09-29T09:36:34Z"/>
                                </w:sdtContent>
                              </w:sdt>
                            </w:ins>
                            <w:sdt>
                              <w:sdtPr>
                                <w:id w:val="-951402422"/>
                                <w:tag w:val="goog_rdk_425"/>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61979164"/>
                      <w:tag w:val="goog_rdk_430"/>
                    </w:sdtPr>
                    <w:sdtContent>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6373202"/>
                            <w:tag w:val="goog_rdk_427"/>
                          </w:sdtPr>
                          <w:sdtContent>
                            <w:ins w:author="Rozia_Farheen B" w:id="47" w:date="2026-09-26T13:32:14Z">
                              <w:sdt>
                                <w:sdtPr>
                                  <w:id w:val="898421812"/>
                                  <w:tag w:val="goog_rdk_428"/>
                                </w:sdtPr>
                                <w:sdtContent>
                                  <w:del w:author="Animefor Me" w:id="15" w:date="2026-09-29T09:36:34Z"/>
                                </w:sdtContent>
                              </w:sdt>
                            </w:ins>
                            <w:sdt>
                              <w:sdtPr>
                                <w:id w:val="388602895"/>
                                <w:tag w:val="goog_rdk_429"/>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805714468"/>
                      <w:tag w:val="goog_rdk_434"/>
                    </w:sdtPr>
                    <w:sdtContent>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3361824"/>
                            <w:tag w:val="goog_rdk_431"/>
                          </w:sdtPr>
                          <w:sdtContent>
                            <w:ins w:author="Rozia_Farheen B" w:id="47" w:date="2026-09-26T13:32:14Z">
                              <w:sdt>
                                <w:sdtPr>
                                  <w:id w:val="1722469792"/>
                                  <w:tag w:val="goog_rdk_432"/>
                                </w:sdtPr>
                                <w:sdtContent>
                                  <w:del w:author="Animefor Me" w:id="15" w:date="2026-09-29T09:36:34Z">
                                    <w:sdt>
                                      <w:sdtPr>
                                        <w:alias w:val="Review status"/>
                                        <w:id w:val="-1889421147"/>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
                              <w:sdtPr>
                                <w:id w:val="861604166"/>
                                <w:tag w:val="goog_rdk_433"/>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r>
            </w:sdtContent>
          </w:sdt>
          <w:sdt>
            <w:sdtPr>
              <w:id w:val="2001563246"/>
              <w:tag w:val="goog_rdk_435"/>
            </w:sdtPr>
            <w:sdtContent>
              <w:tr>
                <w:trPr>
                  <w:cantSplit w:val="0"/>
                  <w:tblHeader w:val="0"/>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968041547"/>
                      <w:tag w:val="goog_rdk_440"/>
                    </w:sdtPr>
                    <w:sdtContent>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1983266"/>
                            <w:tag w:val="goog_rdk_436"/>
                          </w:sdtPr>
                          <w:sdtContent>
                            <w:ins w:author="Rozia_Farheen B" w:id="47" w:date="2026-09-26T13:32:14Z">
                              <w:sdt>
                                <w:sdtPr>
                                  <w:id w:val="450900223"/>
                                  <w:tag w:val="goog_rdk_437"/>
                                </w:sdtPr>
                                <w:sdtContent>
                                  <w:del w:author="Animefor Me" w:id="15" w:date="2026-09-29T09:36:34Z"/>
                                </w:sdtContent>
                              </w:sdt>
                            </w:ins>
                            <w:sdt>
                              <w:sdtPr>
                                <w:id w:val="-271011337"/>
                                <w:tag w:val="goog_rdk_438"/>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47" w:date="2026-09-26T13:32:14Z">
                              <w:del w:author="Animefor Me" w:id="15" w:date="2026-09-29T09:36:34Z">
                                <w:sdt>
                                  <w:sdtPr>
                                    <w:id w:val="-1977895959"/>
                                    <w:tag w:val="goog_rdk_439"/>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428202256"/>
                      <w:tag w:val="goog_rdk_444"/>
                    </w:sdtPr>
                    <w:sdtContent>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3482980"/>
                            <w:tag w:val="goog_rdk_441"/>
                          </w:sdtPr>
                          <w:sdtContent>
                            <w:ins w:author="Rozia_Farheen B" w:id="47" w:date="2026-09-26T13:32:14Z">
                              <w:sdt>
                                <w:sdtPr>
                                  <w:id w:val="-410372982"/>
                                  <w:tag w:val="goog_rdk_442"/>
                                </w:sdtPr>
                                <w:sdtContent>
                                  <w:del w:author="Animefor Me" w:id="15" w:date="2026-09-29T09:36:34Z"/>
                                </w:sdtContent>
                              </w:sdt>
                            </w:ins>
                            <w:sdt>
                              <w:sdtPr>
                                <w:id w:val="417678667"/>
                                <w:tag w:val="goog_rdk_443"/>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302357263"/>
                      <w:tag w:val="goog_rdk_448"/>
                    </w:sdtPr>
                    <w:sdtContent>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53433899"/>
                            <w:tag w:val="goog_rdk_445"/>
                          </w:sdtPr>
                          <w:sdtContent>
                            <w:ins w:author="Rozia_Farheen B" w:id="47" w:date="2026-09-26T13:32:14Z">
                              <w:sdt>
                                <w:sdtPr>
                                  <w:id w:val="1972593427"/>
                                  <w:tag w:val="goog_rdk_446"/>
                                </w:sdtPr>
                                <w:sdtContent>
                                  <w:del w:author="Animefor Me" w:id="15" w:date="2026-09-29T09:36:34Z">
                                    <w:sdt>
                                      <w:sdtPr>
                                        <w:alias w:val="Review status"/>
                                        <w:id w:val="-1660058606"/>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1931204554"/>
                                <w:tag w:val="goog_rdk_447"/>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r>
            </w:sdtContent>
          </w:sdt>
          <w:sdt>
            <w:sdtPr>
              <w:id w:val="916456059"/>
              <w:tag w:val="goog_rdk_449"/>
            </w:sdtPr>
            <w:sdtContent>
              <w:tr>
                <w:trPr>
                  <w:cantSplit w:val="0"/>
                  <w:tblHeader w:val="0"/>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364201747"/>
                      <w:tag w:val="goog_rdk_459"/>
                    </w:sdtPr>
                    <w:sdtConten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9367278"/>
                            <w:tag w:val="goog_rdk_452"/>
                          </w:sdtPr>
                          <w:sdtContent>
                            <w:ins w:author="Sharon Balaji" w:id="51" w:date="2026-09-26T14:16:20Z">
                              <w:sdt>
                                <w:sdtPr>
                                  <w:id w:val="1059639153"/>
                                  <w:tag w:val="goog_rdk_453"/>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750378268"/>
                                        <w:tag w:val="goog_rdk_454"/>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207213619"/>
                            <w:tag w:val="goog_rdk_455"/>
                          </w:sdtPr>
                          <w:sdtContent>
                            <w:ins w:author="Rozia_Farheen B" w:id="47" w:date="2026-09-26T13:32:14Z">
                              <w:sdt>
                                <w:sdtPr>
                                  <w:id w:val="-1908610005"/>
                                  <w:tag w:val="goog_rdk_456"/>
                                </w:sdtPr>
                                <w:sdtContent>
                                  <w:del w:author="Animefor Me" w:id="15" w:date="2026-09-29T09:36:34Z"/>
                                </w:sdtContent>
                              </w:sdt>
                            </w:ins>
                            <w:sdt>
                              <w:sdtPr>
                                <w:id w:val="1225393898"/>
                                <w:tag w:val="goog_rdk_457"/>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47" w:date="2026-09-26T13:32:14Z">
                              <w:del w:author="Animefor Me" w:id="15" w:date="2026-09-29T09:36:34Z">
                                <w:sdt>
                                  <w:sdtPr>
                                    <w:id w:val="-652945639"/>
                                    <w:tag w:val="goog_rdk_458"/>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261951519"/>
                      <w:tag w:val="goog_rdk_463"/>
                    </w:sdtPr>
                    <w:sdtContent>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6734687"/>
                            <w:tag w:val="goog_rdk_460"/>
                          </w:sdtPr>
                          <w:sdtContent>
                            <w:ins w:author="Rozia_Farheen B" w:id="47" w:date="2026-09-26T13:32:14Z">
                              <w:sdt>
                                <w:sdtPr>
                                  <w:id w:val="-1072461815"/>
                                  <w:tag w:val="goog_rdk_461"/>
                                </w:sdtPr>
                                <w:sdtContent>
                                  <w:del w:author="Animefor Me" w:id="15" w:date="2026-09-29T09:36:34Z"/>
                                </w:sdtContent>
                              </w:sdt>
                            </w:ins>
                            <w:sdt>
                              <w:sdtPr>
                                <w:id w:val="-434922452"/>
                                <w:tag w:val="goog_rdk_462"/>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047462786"/>
                      <w:tag w:val="goog_rdk_467"/>
                    </w:sdtPr>
                    <w:sdtContent>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43744502"/>
                            <w:tag w:val="goog_rdk_464"/>
                          </w:sdtPr>
                          <w:sdtContent>
                            <w:ins w:author="Rozia_Farheen B" w:id="47" w:date="2026-09-26T13:32:14Z">
                              <w:sdt>
                                <w:sdtPr>
                                  <w:id w:val="124852118"/>
                                  <w:tag w:val="goog_rdk_465"/>
                                </w:sdtPr>
                                <w:sdtContent>
                                  <w:del w:author="Animefor Me" w:id="15" w:date="2026-09-29T09:36:34Z">
                                    <w:sdt>
                                      <w:sdtPr>
                                        <w:alias w:val="Review status"/>
                                        <w:id w:val="-380655170"/>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378462573"/>
                                <w:tag w:val="goog_rdk_466"/>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r>
            </w:sdtContent>
          </w:sdt>
          <w:sdt>
            <w:sdtPr>
              <w:id w:val="-654448548"/>
              <w:tag w:val="goog_rdk_468"/>
            </w:sdtPr>
            <w:sdtContent>
              <w:tr>
                <w:trPr>
                  <w:cantSplit w:val="0"/>
                  <w:tblHeader w:val="0"/>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2117865137"/>
                      <w:tag w:val="goog_rdk_483"/>
                    </w:sdtPr>
                    <w:sdtContent>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83380246"/>
                            <w:tag w:val="goog_rdk_471"/>
                          </w:sdtPr>
                          <w:sdtContent>
                            <w:ins w:author="Sharon Balaji" w:id="52" w:date="2026-09-26T14:13:09Z">
                              <w:sdt>
                                <w:sdtPr>
                                  <w:id w:val="-1417013957"/>
                                  <w:tag w:val="goog_rdk_472"/>
                                </w:sdtPr>
                                <w:sdtContent>
                                  <w:del w:author="Animefor Me" w:id="15" w:date="2026-09-29T09:36:34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sdt>
                                      <w:sdtPr>
                                        <w:id w:val="1024175739"/>
                                        <w:tag w:val="goog_rdk_47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FitBuddy – AI Fitness Plan Generator using Gemini Models</w:delText>
                                        </w:r>
                                      </w:sdtContent>
                                    </w:sdt>
                                    <w:r w:rsidDel="00000000" w:rsidR="00000000" w:rsidRPr="00000000">
                                      <w:fldChar w:fldCharType="end"/>
                                    </w:r>
                                  </w:del>
                                </w:sdtContent>
                              </w:sdt>
                            </w:ins>
                          </w:sdtContent>
                        </w:sdt>
                        <w:sdt>
                          <w:sdtPr>
                            <w:id w:val="274268323"/>
                            <w:tag w:val="goog_rdk_474"/>
                          </w:sdtPr>
                          <w:sdtContent>
                            <w:ins w:author="Rozia_Farheen B" w:id="47" w:date="2026-09-26T13:32:14Z">
                              <w:sdt>
                                <w:sdtPr>
                                  <w:id w:val="64478477"/>
                                  <w:tag w:val="goog_rdk_475"/>
                                </w:sdtPr>
                                <w:sdtContent>
                                  <w:del w:author="Animefor Me" w:id="15" w:date="2026-09-29T09:36:34Z"/>
                                </w:sdtContent>
                              </w:sdt>
                            </w:ins>
                          </w:sdtContent>
                        </w:sdt>
                        <w:sdt>
                          <w:sdtPr>
                            <w:id w:val="2136304482"/>
                            <w:tag w:val="goog_rdk_476"/>
                          </w:sdtPr>
                          <w:sdtContent>
                            <w:ins w:author="Sandhiya anandhan" w:id="53" w:date="2026-09-28T07:08:02Z">
                              <w:sdt>
                                <w:sdtPr>
                                  <w:id w:val="-195288242"/>
                                  <w:tag w:val="goog_rdk_477"/>
                                </w:sdtPr>
                                <w:sdtContent>
                                  <w:del w:author="Animefor Me" w:id="15" w:date="2026-09-29T09:36:34Z"/>
                                </w:sdtContent>
                              </w:sdt>
                            </w:ins>
                            <w:sdt>
                              <w:sdtPr>
                                <w:id w:val="1662352706"/>
                                <w:tag w:val="goog_rdk_478"/>
                              </w:sdtPr>
                              <w:sdtContent>
                                <w:ins w:author="Sandhiya anandhan" w:id="53" w:date="2026-09-28T07:08:0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Sandhiya anandhan" w:id="53" w:date="2026-09-28T07:08:02Z">
                              <w:del w:author="Animefor Me" w:id="15" w:date="2026-09-29T09:36:34Z"/>
                            </w:ins>
                          </w:sdtContent>
                        </w:sdt>
                        <w:sdt>
                          <w:sdtPr>
                            <w:id w:val="-778825297"/>
                            <w:tag w:val="goog_rdk_479"/>
                          </w:sdtPr>
                          <w:sdtContent>
                            <w:ins w:author="Rozia_Farheen B" w:id="47" w:date="2026-09-26T13:32:14Z">
                              <w:sdt>
                                <w:sdtPr>
                                  <w:id w:val="-1759253556"/>
                                  <w:tag w:val="goog_rdk_480"/>
                                </w:sdtPr>
                                <w:sdtContent>
                                  <w:del w:author="Animefor Me" w:id="15" w:date="2026-09-29T09:36:34Z"/>
                                </w:sdtContent>
                              </w:sdt>
                            </w:ins>
                            <w:sdt>
                              <w:sdtPr>
                                <w:id w:val="-1710843863"/>
                                <w:tag w:val="goog_rdk_481"/>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47" w:date="2026-09-26T13:32:14Z">
                              <w:del w:author="Animefor Me" w:id="15" w:date="2026-09-29T09:36:34Z">
                                <w:sdt>
                                  <w:sdtPr>
                                    <w:id w:val="-780455887"/>
                                    <w:tag w:val="goog_rdk_482"/>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894137388"/>
                      <w:tag w:val="goog_rdk_489"/>
                    </w:sdtPr>
                    <w:sdtContent>
                      <w:p w:rsidR="00000000" w:rsidDel="00000000" w:rsidP="00000000" w:rsidRDefault="00000000" w:rsidRPr="00000000" w14:paraId="00000058">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8625937"/>
                            <w:tag w:val="goog_rdk_486"/>
                          </w:sdtPr>
                          <w:sdtContent>
                            <w:ins w:author="Sharon Balaji" w:id="54" w:date="2026-09-26T14:14:37Z">
                              <w:sdt>
                                <w:sdtPr>
                                  <w:id w:val="-785053952"/>
                                  <w:tag w:val="goog_rdk_487"/>
                                </w:sdtPr>
                                <w:sdtContent>
                                  <w:del w:author="Animefor Me" w:id="15" w:date="2026-09-29T09:36:34Z"/>
                                </w:sdtContent>
                              </w:sdt>
                            </w:ins>
                            <w:sdt>
                              <w:sdtPr>
                                <w:id w:val="-504252398"/>
                                <w:tag w:val="goog_rdk_488"/>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366099125"/>
                      <w:tag w:val="goog_rdk_493"/>
                    </w:sdtPr>
                    <w:sdtContent>
                      <w:p w:rsidR="00000000" w:rsidDel="00000000" w:rsidP="00000000" w:rsidRDefault="00000000" w:rsidRPr="00000000" w14:paraId="00000059">
                        <w:pPr>
                          <w:widowControl w:val="0"/>
                          <w:shd w:fill="f0f4f9" w:val="clear"/>
                          <w:spacing w:after="120" w:before="40" w:lineRule="auto"/>
                          <w:ind w:left="0" w:firstLine="0"/>
                          <w:rPr>
                            <w:ins w:author="Sharon Balaji" w:id="54" w:date="2026-09-26T14:14:37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Parameshwari R" w:id="55" w:date="2026-09-28T10:16:54Z">
                              <w:rPr>
                                <w:rFonts w:ascii="Arial" w:cs="Arial" w:eastAsia="Arial" w:hAnsi="Arial"/>
                                <w:b w:val="0"/>
                                <w:bCs w:val="0"/>
                                <w:i w:val="0"/>
                                <w:iCs w:val="0"/>
                                <w:smallCaps w:val="0"/>
                                <w:strike w:val="0"/>
                                <w:color w:val="000000"/>
                                <w:sz w:val="22"/>
                                <w:szCs w:val="22"/>
                                <w:u w:val="none"/>
                                <w:shd w:fill="auto" w:val="clear"/>
                                <w:vertAlign w:val="baseline"/>
                              </w:rPr>
                            </w:rPrChange>
                          </w:rPr>
                          <w:pPrChange w:author="Parameshwari R" w:id="0" w:date="2026-09-28T10:16:54Z">
                            <w:pPr>
                              <w:widowControl w:val="0"/>
                              <w:shd w:fill="f0f4f9" w:val="clear"/>
                              <w:spacing w:after="120" w:before="40" w:lineRule="auto"/>
                              <w:ind w:left="0" w:firstLine="0"/>
                            </w:pPr>
                          </w:pPrChange>
                        </w:pPr>
                        <w:sdt>
                          <w:sdtPr>
                            <w:id w:val="-1789856764"/>
                            <w:tag w:val="goog_rdk_490"/>
                          </w:sdtPr>
                          <w:sdtContent>
                            <w:ins w:author="Sharon Balaji" w:id="54" w:date="2026-09-26T14:14:37Z">
                              <w:sdt>
                                <w:sdtPr>
                                  <w:id w:val="622093476"/>
                                  <w:tag w:val="goog_rdk_491"/>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Karthika Karthika" id="2126916898" name="image8.png"/>
                                          <a:graphic>
                                            <a:graphicData uri="http://schemas.openxmlformats.org/drawingml/2006/picture">
                                              <pic:pic>
                                                <pic:nvPicPr>
                                                  <pic:cNvPr descr="Karthika Karthika" id="0" name="image8.png"/>
                                                  <pic:cNvPicPr preferRelativeResize="0"/>
                                                </pic:nvPicPr>
                                                <pic:blipFill>
                                                  <a:blip r:embed="rId12"/>
                                                  <a:srcRect b="0" l="0" r="0" t="0"/>
                                                  <a:stretch>
                                                    <a:fillRect/>
                                                  </a:stretch>
                                                </pic:blipFill>
                                                <pic:spPr>
                                                  <a:xfrm>
                                                    <a:off x="0" y="0"/>
                                                    <a:ext cx="476250" cy="476250"/>
                                                  </a:xfrm>
                                                  <a:prstGeom prst="rect"/>
                                                  <a:ln/>
                                                </pic:spPr>
                                              </pic:pic>
                                            </a:graphicData>
                                          </a:graphic>
                                        </wp:inline>
                                      </w:drawing>
                                    </w:r>
                                  </w:del>
                                </w:sdtContent>
                              </w:sdt>
                            </w:ins>
                            <w:sdt>
                              <w:sdtPr>
                                <w:id w:val="548506502"/>
                                <w:tag w:val="goog_rdk_492"/>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314339456"/>
                      <w:tag w:val="goog_rdk_506"/>
                    </w:sdtPr>
                    <w:sdtContent>
                      <w:p w:rsidR="00000000" w:rsidDel="00000000" w:rsidP="00000000" w:rsidRDefault="00000000" w:rsidRPr="00000000" w14:paraId="0000005A">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535362"/>
                            <w:tag w:val="goog_rdk_494"/>
                          </w:sdtPr>
                          <w:sdtContent>
                            <w:ins w:author="Sharon Balaji" w:id="54" w:date="2026-09-26T14:14:37Z">
                              <w:sdt>
                                <w:sdtPr>
                                  <w:id w:val="-966022928"/>
                                  <w:tag w:val="goog_rdk_495"/>
                                </w:sdtPr>
                                <w:sdtContent>
                                  <w:del w:author="Animefor Me" w:id="15" w:date="2026-09-29T09:36:34Z"/>
                                </w:sdtContent>
                              </w:sdt>
                            </w:ins>
                            <w:sdt>
                              <w:sdtPr>
                                <w:id w:val="-1953990931"/>
                                <w:tag w:val="goog_rdk_496"/>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Karthika Karthika</w:delText>
                                    </w:r>
                                  </w:del>
                                </w:ins>
                              </w:sdtContent>
                            </w:sdt>
                            <w:ins w:author="Sharon Balaji" w:id="54" w:date="2026-09-26T14:14:37Z">
                              <w:del w:author="Animefor Me" w:id="15" w:date="2026-09-29T09:36:34Z"/>
                            </w:ins>
                          </w:sdtContent>
                        </w:sdt>
                        <w:sdt>
                          <w:sdtPr>
                            <w:id w:val="-894749116"/>
                            <w:tag w:val="goog_rdk_497"/>
                          </w:sdtPr>
                          <w:sdtContent>
                            <w:ins w:author="Roronoa Zoro" w:id="56" w:date="2026-09-29T05:21:40Z">
                              <w:sdt>
                                <w:sdtPr>
                                  <w:id w:val="-615567939"/>
                                  <w:tag w:val="goog_rdk_49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814388" cy="814388"/>
                                          <wp:effectExtent b="0" l="0" r="0" t="0"/>
                                          <wp:docPr descr="Karthika Karthika" id="2126916909" name="image8.png"/>
                                          <a:graphic>
                                            <a:graphicData uri="http://schemas.openxmlformats.org/drawingml/2006/picture">
                                              <pic:pic>
                                                <pic:nvPicPr>
                                                  <pic:cNvPr descr="Karthika Karthika" id="0" name="image8.png"/>
                                                  <pic:cNvPicPr preferRelativeResize="0"/>
                                                </pic:nvPicPr>
                                                <pic:blipFill>
                                                  <a:blip r:embed="rId12"/>
                                                  <a:srcRect b="0" l="0" r="0" t="0"/>
                                                  <a:stretch>
                                                    <a:fillRect/>
                                                  </a:stretch>
                                                </pic:blipFill>
                                                <pic:spPr>
                                                  <a:xfrm>
                                                    <a:off x="0" y="0"/>
                                                    <a:ext cx="814388" cy="814388"/>
                                                  </a:xfrm>
                                                  <a:prstGeom prst="rect"/>
                                                  <a:ln/>
                                                </pic:spPr>
                                              </pic:pic>
                                            </a:graphicData>
                                          </a:graphic>
                                        </wp:inline>
                                      </w:drawing>
                                    </w:r>
                                  </w:del>
                                </w:sdtContent>
                              </w:sdt>
                            </w:ins>
                          </w:sdtContent>
                        </w:sdt>
                        <w:sdt>
                          <w:sdtPr>
                            <w:id w:val="-37489735"/>
                            <w:tag w:val="goog_rdk_499"/>
                          </w:sdtPr>
                          <w:sdtContent>
                            <w:ins w:author="Sharon Balaji" w:id="54" w:date="2026-09-26T14:14:37Z">
                              <w:sdt>
                                <w:sdtPr>
                                  <w:id w:val="-730056340"/>
                                  <w:tag w:val="goog_rdk_500"/>
                                </w:sdtPr>
                                <w:sdtContent>
                                  <w:del w:author="Animefor Me" w:id="15" w:date="2026-09-29T09:36:34Z"/>
                                </w:sdtContent>
                              </w:sdt>
                            </w:ins>
                          </w:sdtContent>
                        </w:sdt>
                        <w:sdt>
                          <w:sdtPr>
                            <w:id w:val="1302031379"/>
                            <w:tag w:val="goog_rdk_501"/>
                          </w:sdtPr>
                          <w:sdtContent>
                            <w:ins w:author="Jeeva Jeeva" w:id="57" w:date="2026-09-28T04:54:27Z">
                              <w:sdt>
                                <w:sdtPr>
                                  <w:id w:val="1098466424"/>
                                  <w:tag w:val="goog_rdk_502"/>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814388" cy="814388"/>
                                          <wp:effectExtent b="0" l="0" r="0" t="0"/>
                                          <wp:docPr descr="Karthika Karthika" id="2126916901" name="image8.png"/>
                                          <a:graphic>
                                            <a:graphicData uri="http://schemas.openxmlformats.org/drawingml/2006/picture">
                                              <pic:pic>
                                                <pic:nvPicPr>
                                                  <pic:cNvPr descr="Karthika Karthika" id="0" name="image8.png"/>
                                                  <pic:cNvPicPr preferRelativeResize="0"/>
                                                </pic:nvPicPr>
                                                <pic:blipFill>
                                                  <a:blip r:embed="rId12"/>
                                                  <a:srcRect b="0" l="0" r="0" t="0"/>
                                                  <a:stretch>
                                                    <a:fillRect/>
                                                  </a:stretch>
                                                </pic:blipFill>
                                                <pic:spPr>
                                                  <a:xfrm>
                                                    <a:off x="0" y="0"/>
                                                    <a:ext cx="814388" cy="814388"/>
                                                  </a:xfrm>
                                                  <a:prstGeom prst="rect"/>
                                                  <a:ln/>
                                                </pic:spPr>
                                              </pic:pic>
                                            </a:graphicData>
                                          </a:graphic>
                                        </wp:inline>
                                      </w:drawing>
                                    </w:r>
                                  </w:del>
                                </w:sdtContent>
                              </w:sdt>
                            </w:ins>
                          </w:sdtContent>
                        </w:sdt>
                        <w:sdt>
                          <w:sdtPr>
                            <w:id w:val="659258746"/>
                            <w:tag w:val="goog_rdk_503"/>
                          </w:sdtPr>
                          <w:sdtContent>
                            <w:ins w:author="Sharon Balaji" w:id="54" w:date="2026-09-26T14:14:37Z">
                              <w:sdt>
                                <w:sdtPr>
                                  <w:id w:val="567132338"/>
                                  <w:tag w:val="goog_rdk_504"/>
                                </w:sdtPr>
                                <w:sdtContent>
                                  <w:del w:author="Animefor Me" w:id="15" w:date="2026-09-29T09:36:34Z"/>
                                </w:sdtContent>
                              </w:sdt>
                            </w:ins>
                            <w:sdt>
                              <w:sdtPr>
                                <w:id w:val="-1859565889"/>
                                <w:tag w:val="goog_rdk_505"/>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261072676"/>
                      <w:tag w:val="goog_rdk_510"/>
                    </w:sdtPr>
                    <w:sdtContent>
                      <w:p w:rsidR="00000000" w:rsidDel="00000000" w:rsidP="00000000" w:rsidRDefault="00000000" w:rsidRPr="00000000" w14:paraId="0000005B">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0273345"/>
                            <w:tag w:val="goog_rdk_507"/>
                          </w:sdtPr>
                          <w:sdtContent>
                            <w:ins w:author="Sharon Balaji" w:id="54" w:date="2026-09-26T14:14:37Z">
                              <w:sdt>
                                <w:sdtPr>
                                  <w:id w:val="-768995423"/>
                                  <w:tag w:val="goog_rdk_508"/>
                                </w:sdtPr>
                                <w:sdtContent>
                                  <w:del w:author="Animefor Me" w:id="15" w:date="2026-09-29T09:36:34Z"/>
                                </w:sdtContent>
                              </w:sdt>
                            </w:ins>
                            <w:sdt>
                              <w:sdtPr>
                                <w:id w:val="1989605904"/>
                                <w:tag w:val="goog_rdk_50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12:41 Today</w:delText>
                                    </w:r>
                                  </w:del>
                                </w:ins>
                              </w:sdtContent>
                            </w:sdt>
                            <w:ins w:author="Sharon Balaji" w:id="54" w:date="2026-09-26T14:14:37Z">
                              <w:del w:author="Animefor Me" w:id="15" w:date="2026-09-29T09:36:34Z"/>
                            </w:ins>
                          </w:sdtContent>
                        </w:sdt>
                      </w:p>
                    </w:sdtContent>
                  </w:sdt>
                  <w:sdt>
                    <w:sdtPr>
                      <w:id w:val="-1416419662"/>
                      <w:tag w:val="goog_rdk_516"/>
                    </w:sdtPr>
                    <w:sdtContent>
                      <w:p w:rsidR="00000000" w:rsidDel="00000000" w:rsidP="00000000" w:rsidRDefault="00000000" w:rsidRPr="00000000" w14:paraId="0000005C">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4968430"/>
                            <w:tag w:val="goog_rdk_511"/>
                          </w:sdtPr>
                          <w:sdtContent>
                            <w:ins w:author="Sharon Balaji" w:id="54" w:date="2026-09-26T14:14:37Z">
                              <w:sdt>
                                <w:sdtPr>
                                  <w:id w:val="-514287763"/>
                                  <w:tag w:val="goog_rdk_512"/>
                                </w:sdtPr>
                                <w:sdtContent>
                                  <w:del w:author="Animefor Me" w:id="15" w:date="2026-09-29T09:36:34Z"/>
                                </w:sdtContent>
                              </w:sdt>
                            </w:ins>
                            <w:sdt>
                              <w:sdtPr>
                                <w:id w:val="1211738444"/>
                                <w:tag w:val="goog_rdk_51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2105809887"/>
                                    <w:tag w:val="goog_rdk_514"/>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64804906"/>
                                    <w:tag w:val="goog_rdk_51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“z”</w:delText>
                                    </w:r>
                                  </w:sdtContent>
                                </w:sdt>
                              </w:del>
                            </w:ins>
                          </w:sdtContent>
                        </w:sdt>
                      </w:p>
                    </w:sdtContent>
                  </w:sdt>
                  <w:sdt>
                    <w:sdtPr>
                      <w:id w:val="328297116"/>
                      <w:tag w:val="goog_rdk_520"/>
                    </w:sdtPr>
                    <w:sdtContent>
                      <w:p w:rsidR="00000000" w:rsidDel="00000000" w:rsidP="00000000" w:rsidRDefault="00000000" w:rsidRPr="00000000" w14:paraId="0000005D">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7373280"/>
                            <w:tag w:val="goog_rdk_517"/>
                          </w:sdtPr>
                          <w:sdtContent>
                            <w:ins w:author="Sharon Balaji" w:id="54" w:date="2026-09-26T14:14:37Z">
                              <w:sdt>
                                <w:sdtPr>
                                  <w:id w:val="655167148"/>
                                  <w:tag w:val="goog_rdk_51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Nivesh" id="2126916918" name="image23.jpg"/>
                                          <a:graphic>
                                            <a:graphicData uri="http://schemas.openxmlformats.org/drawingml/2006/picture">
                                              <pic:pic>
                                                <pic:nvPicPr>
                                                  <pic:cNvPr descr="Nivesh" id="0" name="image23.jpg"/>
                                                  <pic:cNvPicPr preferRelativeResize="0"/>
                                                </pic:nvPicPr>
                                                <pic:blipFill>
                                                  <a:blip r:embed="rId13"/>
                                                  <a:srcRect b="0" l="0" r="0" t="0"/>
                                                  <a:stretch>
                                                    <a:fillRect/>
                                                  </a:stretch>
                                                </pic:blipFill>
                                                <pic:spPr>
                                                  <a:xfrm>
                                                    <a:off x="0" y="0"/>
                                                    <a:ext cx="476250" cy="476250"/>
                                                  </a:xfrm>
                                                  <a:prstGeom prst="rect"/>
                                                  <a:ln/>
                                                </pic:spPr>
                                              </pic:pic>
                                            </a:graphicData>
                                          </a:graphic>
                                        </wp:inline>
                                      </w:drawing>
                                    </w:r>
                                  </w:del>
                                </w:sdtContent>
                              </w:sdt>
                            </w:ins>
                            <w:sdt>
                              <w:sdtPr>
                                <w:id w:val="-1392317103"/>
                                <w:tag w:val="goog_rdk_519"/>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877822032"/>
                      <w:tag w:val="goog_rdk_524"/>
                    </w:sdtPr>
                    <w:sdtContent>
                      <w:p w:rsidR="00000000" w:rsidDel="00000000" w:rsidP="00000000" w:rsidRDefault="00000000" w:rsidRPr="00000000" w14:paraId="0000005E">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4744667"/>
                            <w:tag w:val="goog_rdk_521"/>
                          </w:sdtPr>
                          <w:sdtContent>
                            <w:ins w:author="Sharon Balaji" w:id="54" w:date="2026-09-26T14:14:37Z">
                              <w:sdt>
                                <w:sdtPr>
                                  <w:id w:val="-71835292"/>
                                  <w:tag w:val="goog_rdk_522"/>
                                </w:sdtPr>
                                <w:sdtContent>
                                  <w:del w:author="Animefor Me" w:id="15" w:date="2026-09-29T09:36:34Z"/>
                                </w:sdtContent>
                              </w:sdt>
                            </w:ins>
                            <w:sdt>
                              <w:sdtPr>
                                <w:id w:val="282807561"/>
                                <w:tag w:val="goog_rdk_52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Nivesh</w:delText>
                                    </w:r>
                                  </w:del>
                                </w:ins>
                              </w:sdtContent>
                            </w:sdt>
                            <w:ins w:author="Sharon Balaji" w:id="54" w:date="2026-09-26T14:14:37Z">
                              <w:del w:author="Animefor Me" w:id="15" w:date="2026-09-29T09:36:34Z"/>
                            </w:ins>
                          </w:sdtContent>
                        </w:sdt>
                      </w:p>
                    </w:sdtContent>
                  </w:sdt>
                  <w:sdt>
                    <w:sdtPr>
                      <w:id w:val="451708591"/>
                      <w:tag w:val="goog_rdk_528"/>
                    </w:sdtPr>
                    <w:sdtContent>
                      <w:p w:rsidR="00000000" w:rsidDel="00000000" w:rsidP="00000000" w:rsidRDefault="00000000" w:rsidRPr="00000000" w14:paraId="0000005F">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26232113"/>
                            <w:tag w:val="goog_rdk_525"/>
                          </w:sdtPr>
                          <w:sdtContent>
                            <w:ins w:author="Sharon Balaji" w:id="54" w:date="2026-09-26T14:14:37Z">
                              <w:sdt>
                                <w:sdtPr>
                                  <w:id w:val="-1281438738"/>
                                  <w:tag w:val="goog_rdk_526"/>
                                </w:sdtPr>
                                <w:sdtContent>
                                  <w:del w:author="Animefor Me" w:id="15" w:date="2026-09-29T09:36:34Z"/>
                                </w:sdtContent>
                              </w:sdt>
                            </w:ins>
                            <w:sdt>
                              <w:sdtPr>
                                <w:id w:val="-1284495180"/>
                                <w:tag w:val="goog_rdk_52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15:32 Yesterday</w:delText>
                                    </w:r>
                                  </w:del>
                                </w:ins>
                              </w:sdtContent>
                            </w:sdt>
                            <w:ins w:author="Sharon Balaji" w:id="54" w:date="2026-09-26T14:14:37Z">
                              <w:del w:author="Animefor Me" w:id="15" w:date="2026-09-29T09:36:34Z"/>
                            </w:ins>
                          </w:sdtContent>
                        </w:sdt>
                      </w:p>
                    </w:sdtContent>
                  </w:sdt>
                  <w:sdt>
                    <w:sdtPr>
                      <w:id w:val="404632680"/>
                      <w:tag w:val="goog_rdk_534"/>
                    </w:sdtPr>
                    <w:sdtContent>
                      <w:p w:rsidR="00000000" w:rsidDel="00000000" w:rsidP="00000000" w:rsidRDefault="00000000" w:rsidRPr="00000000" w14:paraId="00000060">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7532171"/>
                            <w:tag w:val="goog_rdk_529"/>
                          </w:sdtPr>
                          <w:sdtContent>
                            <w:ins w:author="Sharon Balaji" w:id="54" w:date="2026-09-26T14:14:37Z">
                              <w:sdt>
                                <w:sdtPr>
                                  <w:id w:val="685759753"/>
                                  <w:tag w:val="goog_rdk_530"/>
                                </w:sdtPr>
                                <w:sdtContent>
                                  <w:del w:author="Animefor Me" w:id="15" w:date="2026-09-29T09:36:34Z"/>
                                </w:sdtContent>
                              </w:sdt>
                            </w:ins>
                            <w:sdt>
                              <w:sdtPr>
                                <w:id w:val="-2005433816"/>
                                <w:tag w:val="goog_rdk_53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1371217416"/>
                                    <w:tag w:val="goog_rdk_53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926806304"/>
                                    <w:tag w:val="goog_rdk_53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“aaaaaaaaaniveshwaran”</w:delText>
                                    </w:r>
                                  </w:sdtContent>
                                </w:sdt>
                              </w:del>
                            </w:ins>
                          </w:sdtContent>
                        </w:sdt>
                      </w:p>
                    </w:sdtContent>
                  </w:sdt>
                  <w:sdt>
                    <w:sdtPr>
                      <w:id w:val="-1405124534"/>
                      <w:tag w:val="goog_rdk_538"/>
                    </w:sdtPr>
                    <w:sdtContent>
                      <w:p w:rsidR="00000000" w:rsidDel="00000000" w:rsidP="00000000" w:rsidRDefault="00000000" w:rsidRPr="00000000" w14:paraId="00000061">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19369569"/>
                            <w:tag w:val="goog_rdk_535"/>
                          </w:sdtPr>
                          <w:sdtContent>
                            <w:ins w:author="Sharon Balaji" w:id="54" w:date="2026-09-26T14:14:37Z">
                              <w:sdt>
                                <w:sdtPr>
                                  <w:id w:val="-1847849549"/>
                                  <w:tag w:val="goog_rdk_536"/>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36" name="image25.png"/>
                                          <a:graphic>
                                            <a:graphicData uri="http://schemas.openxmlformats.org/drawingml/2006/picture">
                                              <pic:pic>
                                                <pic:nvPicPr>
                                                  <pic:cNvPr descr="Anonymous" id="0" name="image25.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1106769631"/>
                                <w:tag w:val="goog_rdk_537"/>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350488480"/>
                      <w:tag w:val="goog_rdk_542"/>
                    </w:sdtPr>
                    <w:sdtContent>
                      <w:p w:rsidR="00000000" w:rsidDel="00000000" w:rsidP="00000000" w:rsidRDefault="00000000" w:rsidRPr="00000000" w14:paraId="00000062">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6522115"/>
                            <w:tag w:val="goog_rdk_539"/>
                          </w:sdtPr>
                          <w:sdtContent>
                            <w:ins w:author="Sharon Balaji" w:id="54" w:date="2026-09-26T14:14:37Z">
                              <w:sdt>
                                <w:sdtPr>
                                  <w:id w:val="2031569942"/>
                                  <w:tag w:val="goog_rdk_540"/>
                                </w:sdtPr>
                                <w:sdtContent>
                                  <w:del w:author="Animefor Me" w:id="15" w:date="2026-09-29T09:36:34Z"/>
                                </w:sdtContent>
                              </w:sdt>
                            </w:ins>
                            <w:sdt>
                              <w:sdtPr>
                                <w:id w:val="389513146"/>
                                <w:tag w:val="goog_rdk_54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54" w:date="2026-09-26T14:14:37Z">
                              <w:del w:author="Animefor Me" w:id="15" w:date="2026-09-29T09:36:34Z"/>
                            </w:ins>
                          </w:sdtContent>
                        </w:sdt>
                      </w:p>
                    </w:sdtContent>
                  </w:sdt>
                  <w:sdt>
                    <w:sdtPr>
                      <w:id w:val="-1072237406"/>
                      <w:tag w:val="goog_rdk_546"/>
                    </w:sdtPr>
                    <w:sdtContent>
                      <w:p w:rsidR="00000000" w:rsidDel="00000000" w:rsidP="00000000" w:rsidRDefault="00000000" w:rsidRPr="00000000" w14:paraId="00000063">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3269283"/>
                            <w:tag w:val="goog_rdk_543"/>
                          </w:sdtPr>
                          <w:sdtContent>
                            <w:ins w:author="Sharon Balaji" w:id="54" w:date="2026-09-26T14:14:37Z">
                              <w:sdt>
                                <w:sdtPr>
                                  <w:id w:val="-969827120"/>
                                  <w:tag w:val="goog_rdk_544"/>
                                </w:sdtPr>
                                <w:sdtContent>
                                  <w:del w:author="Animefor Me" w:id="15" w:date="2026-09-29T09:36:34Z"/>
                                </w:sdtContent>
                              </w:sdt>
                            </w:ins>
                            <w:sdt>
                              <w:sdtPr>
                                <w:id w:val="-1032320439"/>
                                <w:tag w:val="goog_rdk_54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20:23 Yesterday</w:delText>
                                    </w:r>
                                  </w:del>
                                </w:ins>
                              </w:sdtContent>
                            </w:sdt>
                            <w:ins w:author="Sharon Balaji" w:id="54" w:date="2026-09-26T14:14:37Z">
                              <w:del w:author="Animefor Me" w:id="15" w:date="2026-09-29T09:36:34Z"/>
                            </w:ins>
                          </w:sdtContent>
                        </w:sdt>
                      </w:p>
                    </w:sdtContent>
                  </w:sdt>
                  <w:sdt>
                    <w:sdtPr>
                      <w:id w:val="-1341659464"/>
                      <w:tag w:val="goog_rdk_550"/>
                    </w:sdtPr>
                    <w:sdtContent>
                      <w:p w:rsidR="00000000" w:rsidDel="00000000" w:rsidP="00000000" w:rsidRDefault="00000000" w:rsidRPr="00000000" w14:paraId="00000064">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5220571"/>
                            <w:tag w:val="goog_rdk_547"/>
                          </w:sdtPr>
                          <w:sdtContent>
                            <w:ins w:author="Sharon Balaji" w:id="54" w:date="2026-09-26T14:14:37Z">
                              <w:sdt>
                                <w:sdtPr>
                                  <w:id w:val="1698596951"/>
                                  <w:tag w:val="goog_rdk_548"/>
                                </w:sdtPr>
                                <w:sdtContent>
                                  <w:del w:author="Animefor Me" w:id="15" w:date="2026-09-29T09:36:34Z"/>
                                </w:sdtContent>
                              </w:sdt>
                            </w:ins>
                            <w:sdt>
                              <w:sdtPr>
                                <w:id w:val="1109516996"/>
                                <w:tag w:val="goog_rdk_54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 space</w:delText>
                                    </w:r>
                                  </w:del>
                                </w:ins>
                              </w:sdtContent>
                            </w:sdt>
                            <w:ins w:author="Sharon Balaji" w:id="54" w:date="2026-09-26T14:14:37Z">
                              <w:del w:author="Animefor Me" w:id="15" w:date="2026-09-29T09:36:34Z"/>
                            </w:ins>
                          </w:sdtContent>
                        </w:sdt>
                      </w:p>
                    </w:sdtContent>
                  </w:sdt>
                  <w:sdt>
                    <w:sdtPr>
                      <w:id w:val="-108135587"/>
                      <w:tag w:val="goog_rdk_554"/>
                    </w:sdtPr>
                    <w:sdtContent>
                      <w:p w:rsidR="00000000" w:rsidDel="00000000" w:rsidP="00000000" w:rsidRDefault="00000000" w:rsidRPr="00000000" w14:paraId="00000065">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3495788"/>
                            <w:tag w:val="goog_rdk_551"/>
                          </w:sdtPr>
                          <w:sdtContent>
                            <w:ins w:author="Sharon Balaji" w:id="54" w:date="2026-09-26T14:14:37Z">
                              <w:sdt>
                                <w:sdtPr>
                                  <w:id w:val="1614314048"/>
                                  <w:tag w:val="goog_rdk_552"/>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Roshitha Subramani" id="2126916951" name="image38.png"/>
                                          <a:graphic>
                                            <a:graphicData uri="http://schemas.openxmlformats.org/drawingml/2006/picture">
                                              <pic:pic>
                                                <pic:nvPicPr>
                                                  <pic:cNvPr descr="Roshitha Subramani" id="0" name="image38.png"/>
                                                  <pic:cNvPicPr preferRelativeResize="0"/>
                                                </pic:nvPicPr>
                                                <pic:blipFill>
                                                  <a:blip r:embed="rId15"/>
                                                  <a:srcRect b="0" l="0" r="0" t="0"/>
                                                  <a:stretch>
                                                    <a:fillRect/>
                                                  </a:stretch>
                                                </pic:blipFill>
                                                <pic:spPr>
                                                  <a:xfrm>
                                                    <a:off x="0" y="0"/>
                                                    <a:ext cx="476250" cy="476250"/>
                                                  </a:xfrm>
                                                  <a:prstGeom prst="rect"/>
                                                  <a:ln/>
                                                </pic:spPr>
                                              </pic:pic>
                                            </a:graphicData>
                                          </a:graphic>
                                        </wp:inline>
                                      </w:drawing>
                                    </w:r>
                                  </w:del>
                                </w:sdtContent>
                              </w:sdt>
                            </w:ins>
                            <w:sdt>
                              <w:sdtPr>
                                <w:id w:val="2037575120"/>
                                <w:tag w:val="goog_rdk_553"/>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754963781"/>
                      <w:tag w:val="goog_rdk_558"/>
                    </w:sdtPr>
                    <w:sdtContent>
                      <w:p w:rsidR="00000000" w:rsidDel="00000000" w:rsidP="00000000" w:rsidRDefault="00000000" w:rsidRPr="00000000" w14:paraId="00000066">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8238279"/>
                            <w:tag w:val="goog_rdk_555"/>
                          </w:sdtPr>
                          <w:sdtContent>
                            <w:ins w:author="Sharon Balaji" w:id="54" w:date="2026-09-26T14:14:37Z">
                              <w:sdt>
                                <w:sdtPr>
                                  <w:id w:val="887828679"/>
                                  <w:tag w:val="goog_rdk_556"/>
                                </w:sdtPr>
                                <w:sdtContent>
                                  <w:del w:author="Animefor Me" w:id="15" w:date="2026-09-29T09:36:34Z"/>
                                </w:sdtContent>
                              </w:sdt>
                            </w:ins>
                            <w:sdt>
                              <w:sdtPr>
                                <w:id w:val="1617802982"/>
                                <w:tag w:val="goog_rdk_55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Roshitha Subramani</w:delText>
                                    </w:r>
                                  </w:del>
                                </w:ins>
                              </w:sdtContent>
                            </w:sdt>
                            <w:ins w:author="Sharon Balaji" w:id="54" w:date="2026-09-26T14:14:37Z">
                              <w:del w:author="Animefor Me" w:id="15" w:date="2026-09-29T09:36:34Z"/>
                            </w:ins>
                          </w:sdtContent>
                        </w:sdt>
                      </w:p>
                    </w:sdtContent>
                  </w:sdt>
                  <w:sdt>
                    <w:sdtPr>
                      <w:id w:val="701715951"/>
                      <w:tag w:val="goog_rdk_562"/>
                    </w:sdtPr>
                    <w:sdtContent>
                      <w:p w:rsidR="00000000" w:rsidDel="00000000" w:rsidP="00000000" w:rsidRDefault="00000000" w:rsidRPr="00000000" w14:paraId="00000067">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03202084"/>
                            <w:tag w:val="goog_rdk_559"/>
                          </w:sdtPr>
                          <w:sdtContent>
                            <w:ins w:author="Sharon Balaji" w:id="54" w:date="2026-09-26T14:14:37Z">
                              <w:sdt>
                                <w:sdtPr>
                                  <w:id w:val="-637438337"/>
                                  <w:tag w:val="goog_rdk_560"/>
                                </w:sdtPr>
                                <w:sdtContent>
                                  <w:del w:author="Animefor Me" w:id="15" w:date="2026-09-29T09:36:34Z"/>
                                </w:sdtContent>
                              </w:sdt>
                            </w:ins>
                            <w:sdt>
                              <w:sdtPr>
                                <w:id w:val="1648864204"/>
                                <w:tag w:val="goog_rdk_56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14:32 Today</w:delText>
                                    </w:r>
                                  </w:del>
                                </w:ins>
                              </w:sdtContent>
                            </w:sdt>
                            <w:ins w:author="Sharon Balaji" w:id="54" w:date="2026-09-26T14:14:37Z">
                              <w:del w:author="Animefor Me" w:id="15" w:date="2026-09-29T09:36:34Z"/>
                            </w:ins>
                          </w:sdtContent>
                        </w:sdt>
                      </w:p>
                    </w:sdtContent>
                  </w:sdt>
                  <w:sdt>
                    <w:sdtPr>
                      <w:id w:val="1270548646"/>
                      <w:tag w:val="goog_rdk_566"/>
                    </w:sdtPr>
                    <w:sdtContent>
                      <w:p w:rsidR="00000000" w:rsidDel="00000000" w:rsidP="00000000" w:rsidRDefault="00000000" w:rsidRPr="00000000" w14:paraId="00000068">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9866052"/>
                            <w:tag w:val="goog_rdk_563"/>
                          </w:sdtPr>
                          <w:sdtContent>
                            <w:ins w:author="Sharon Balaji" w:id="54" w:date="2026-09-26T14:14:37Z">
                              <w:sdt>
                                <w:sdtPr>
                                  <w:id w:val="-560421297"/>
                                  <w:tag w:val="goog_rdk_564"/>
                                </w:sdtPr>
                                <w:sdtContent>
                                  <w:del w:author="Animefor Me" w:id="15" w:date="2026-09-29T09:36:34Z"/>
                                </w:sdtContent>
                              </w:sdt>
                            </w:ins>
                            <w:sdt>
                              <w:sdtPr>
                                <w:id w:val="1318282580"/>
                                <w:tag w:val="goog_rdk_56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 space</w:delText>
                                    </w:r>
                                  </w:del>
                                </w:ins>
                              </w:sdtContent>
                            </w:sdt>
                            <w:ins w:author="Sharon Balaji" w:id="54" w:date="2026-09-26T14:14:37Z">
                              <w:del w:author="Animefor Me" w:id="15" w:date="2026-09-29T09:36:34Z"/>
                            </w:ins>
                          </w:sdtContent>
                        </w:sdt>
                      </w:p>
                    </w:sdtContent>
                  </w:sdt>
                  <w:sdt>
                    <w:sdtPr>
                      <w:id w:val="-1630110624"/>
                      <w:tag w:val="goog_rdk_570"/>
                    </w:sdtPr>
                    <w:sdtContent>
                      <w:p w:rsidR="00000000" w:rsidDel="00000000" w:rsidP="00000000" w:rsidRDefault="00000000" w:rsidRPr="00000000" w14:paraId="00000069">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0755620"/>
                            <w:tag w:val="goog_rdk_567"/>
                          </w:sdtPr>
                          <w:sdtContent>
                            <w:ins w:author="Sharon Balaji" w:id="54" w:date="2026-09-26T14:14:37Z">
                              <w:sdt>
                                <w:sdtPr>
                                  <w:id w:val="1458812534"/>
                                  <w:tag w:val="goog_rdk_56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Indhumathi T" id="2126916920" name="image18.png"/>
                                          <a:graphic>
                                            <a:graphicData uri="http://schemas.openxmlformats.org/drawingml/2006/picture">
                                              <pic:pic>
                                                <pic:nvPicPr>
                                                  <pic:cNvPr descr="Indhumathi T" id="0" name="image18.png"/>
                                                  <pic:cNvPicPr preferRelativeResize="0"/>
                                                </pic:nvPicPr>
                                                <pic:blipFill>
                                                  <a:blip r:embed="rId16"/>
                                                  <a:srcRect b="0" l="0" r="0" t="0"/>
                                                  <a:stretch>
                                                    <a:fillRect/>
                                                  </a:stretch>
                                                </pic:blipFill>
                                                <pic:spPr>
                                                  <a:xfrm>
                                                    <a:off x="0" y="0"/>
                                                    <a:ext cx="476250" cy="476250"/>
                                                  </a:xfrm>
                                                  <a:prstGeom prst="rect"/>
                                                  <a:ln/>
                                                </pic:spPr>
                                              </pic:pic>
                                            </a:graphicData>
                                          </a:graphic>
                                        </wp:inline>
                                      </w:drawing>
                                    </w:r>
                                  </w:del>
                                </w:sdtContent>
                              </w:sdt>
                            </w:ins>
                            <w:sdt>
                              <w:sdtPr>
                                <w:id w:val="-1618144044"/>
                                <w:tag w:val="goog_rdk_569"/>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253702100"/>
                      <w:tag w:val="goog_rdk_574"/>
                    </w:sdtPr>
                    <w:sdtContent>
                      <w:p w:rsidR="00000000" w:rsidDel="00000000" w:rsidP="00000000" w:rsidRDefault="00000000" w:rsidRPr="00000000" w14:paraId="0000006A">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2798146"/>
                            <w:tag w:val="goog_rdk_571"/>
                          </w:sdtPr>
                          <w:sdtContent>
                            <w:ins w:author="Sharon Balaji" w:id="54" w:date="2026-09-26T14:14:37Z">
                              <w:sdt>
                                <w:sdtPr>
                                  <w:id w:val="-830816064"/>
                                  <w:tag w:val="goog_rdk_572"/>
                                </w:sdtPr>
                                <w:sdtContent>
                                  <w:del w:author="Animefor Me" w:id="15" w:date="2026-09-29T09:36:34Z"/>
                                </w:sdtContent>
                              </w:sdt>
                            </w:ins>
                            <w:sdt>
                              <w:sdtPr>
                                <w:id w:val="1641313837"/>
                                <w:tag w:val="goog_rdk_57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Indhumathi T</w:delText>
                                    </w:r>
                                  </w:del>
                                </w:ins>
                              </w:sdtContent>
                            </w:sdt>
                            <w:ins w:author="Sharon Balaji" w:id="54" w:date="2026-09-26T14:14:37Z">
                              <w:del w:author="Animefor Me" w:id="15" w:date="2026-09-29T09:36:34Z"/>
                            </w:ins>
                          </w:sdtContent>
                        </w:sdt>
                      </w:p>
                    </w:sdtContent>
                  </w:sdt>
                  <w:sdt>
                    <w:sdtPr>
                      <w:id w:val="743024291"/>
                      <w:tag w:val="goog_rdk_578"/>
                    </w:sdtPr>
                    <w:sdtContent>
                      <w:p w:rsidR="00000000" w:rsidDel="00000000" w:rsidP="00000000" w:rsidRDefault="00000000" w:rsidRPr="00000000" w14:paraId="0000006B">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5434758"/>
                            <w:tag w:val="goog_rdk_575"/>
                          </w:sdtPr>
                          <w:sdtContent>
                            <w:ins w:author="Sharon Balaji" w:id="54" w:date="2026-09-26T14:14:37Z">
                              <w:sdt>
                                <w:sdtPr>
                                  <w:id w:val="-1402778570"/>
                                  <w:tag w:val="goog_rdk_576"/>
                                </w:sdtPr>
                                <w:sdtContent>
                                  <w:del w:author="Animefor Me" w:id="15" w:date="2026-09-29T09:36:34Z"/>
                                </w:sdtContent>
                              </w:sdt>
                            </w:ins>
                            <w:sdt>
                              <w:sdtPr>
                                <w:id w:val="-1295982032"/>
                                <w:tag w:val="goog_rdk_57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15:19 Today</w:delText>
                                    </w:r>
                                  </w:del>
                                </w:ins>
                              </w:sdtContent>
                            </w:sdt>
                            <w:ins w:author="Sharon Balaji" w:id="54" w:date="2026-09-26T14:14:37Z">
                              <w:del w:author="Animefor Me" w:id="15" w:date="2026-09-29T09:36:34Z"/>
                            </w:ins>
                          </w:sdtContent>
                        </w:sdt>
                      </w:p>
                    </w:sdtContent>
                  </w:sdt>
                  <w:sdt>
                    <w:sdtPr>
                      <w:id w:val="354688026"/>
                      <w:tag w:val="goog_rdk_584"/>
                    </w:sdtPr>
                    <w:sdtContent>
                      <w:p w:rsidR="00000000" w:rsidDel="00000000" w:rsidP="00000000" w:rsidRDefault="00000000" w:rsidRPr="00000000" w14:paraId="0000006C">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1400474"/>
                            <w:tag w:val="goog_rdk_579"/>
                          </w:sdtPr>
                          <w:sdtContent>
                            <w:ins w:author="Sharon Balaji" w:id="54" w:date="2026-09-26T14:14:37Z">
                              <w:sdt>
                                <w:sdtPr>
                                  <w:id w:val="174640339"/>
                                  <w:tag w:val="goog_rdk_580"/>
                                </w:sdtPr>
                                <w:sdtContent>
                                  <w:del w:author="Animefor Me" w:id="15" w:date="2026-09-29T09:36:34Z"/>
                                </w:sdtContent>
                              </w:sdt>
                            </w:ins>
                            <w:sdt>
                              <w:sdtPr>
                                <w:id w:val="563698101"/>
                                <w:tag w:val="goog_rdk_58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2040322651"/>
                                    <w:tag w:val="goog_rdk_58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846738747"/>
                                    <w:tag w:val="goog_rdk_58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“uy”</w:delText>
                                    </w:r>
                                  </w:sdtContent>
                                </w:sdt>
                              </w:del>
                            </w:ins>
                          </w:sdtContent>
                        </w:sdt>
                      </w:p>
                    </w:sdtContent>
                  </w:sdt>
                  <w:sdt>
                    <w:sdtPr>
                      <w:id w:val="-1860968940"/>
                      <w:tag w:val="goog_rdk_588"/>
                    </w:sdtPr>
                    <w:sdtContent>
                      <w:p w:rsidR="00000000" w:rsidDel="00000000" w:rsidP="00000000" w:rsidRDefault="00000000" w:rsidRPr="00000000" w14:paraId="0000006D">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2499874"/>
                            <w:tag w:val="goog_rdk_585"/>
                          </w:sdtPr>
                          <w:sdtContent>
                            <w:ins w:author="Sharon Balaji" w:id="54" w:date="2026-09-26T14:14:37Z">
                              <w:sdt>
                                <w:sdtPr>
                                  <w:id w:val="-1444749114"/>
                                  <w:tag w:val="goog_rdk_586"/>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Sharon Balaji" id="2126916942" name="image33.jpg"/>
                                          <a:graphic>
                                            <a:graphicData uri="http://schemas.openxmlformats.org/drawingml/2006/picture">
                                              <pic:pic>
                                                <pic:nvPicPr>
                                                  <pic:cNvPr descr="Sharon Balaji" id="0" name="image33.jpg"/>
                                                  <pic:cNvPicPr preferRelativeResize="0"/>
                                                </pic:nvPicPr>
                                                <pic:blipFill>
                                                  <a:blip r:embed="rId17"/>
                                                  <a:srcRect b="0" l="0" r="0" t="0"/>
                                                  <a:stretch>
                                                    <a:fillRect/>
                                                  </a:stretch>
                                                </pic:blipFill>
                                                <pic:spPr>
                                                  <a:xfrm>
                                                    <a:off x="0" y="0"/>
                                                    <a:ext cx="476250" cy="476250"/>
                                                  </a:xfrm>
                                                  <a:prstGeom prst="rect"/>
                                                  <a:ln/>
                                                </pic:spPr>
                                              </pic:pic>
                                            </a:graphicData>
                                          </a:graphic>
                                        </wp:inline>
                                      </w:drawing>
                                    </w:r>
                                  </w:del>
                                </w:sdtContent>
                              </w:sdt>
                            </w:ins>
                            <w:sdt>
                              <w:sdtPr>
                                <w:id w:val="-1512072060"/>
                                <w:tag w:val="goog_rdk_587"/>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276359299"/>
                      <w:tag w:val="goog_rdk_592"/>
                    </w:sdtPr>
                    <w:sdtContent>
                      <w:p w:rsidR="00000000" w:rsidDel="00000000" w:rsidP="00000000" w:rsidRDefault="00000000" w:rsidRPr="00000000" w14:paraId="0000006E">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7902958"/>
                            <w:tag w:val="goog_rdk_589"/>
                          </w:sdtPr>
                          <w:sdtContent>
                            <w:ins w:author="Sharon Balaji" w:id="54" w:date="2026-09-26T14:14:37Z">
                              <w:sdt>
                                <w:sdtPr>
                                  <w:id w:val="1582111531"/>
                                  <w:tag w:val="goog_rdk_590"/>
                                </w:sdtPr>
                                <w:sdtContent>
                                  <w:del w:author="Animefor Me" w:id="15" w:date="2026-09-29T09:36:34Z"/>
                                </w:sdtContent>
                              </w:sdt>
                            </w:ins>
                            <w:sdt>
                              <w:sdtPr>
                                <w:id w:val="-976868000"/>
                                <w:tag w:val="goog_rdk_59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Sharon Balaji</w:delText>
                                    </w:r>
                                  </w:del>
                                </w:ins>
                              </w:sdtContent>
                            </w:sdt>
                            <w:ins w:author="Sharon Balaji" w:id="54" w:date="2026-09-26T14:14:37Z">
                              <w:del w:author="Animefor Me" w:id="15" w:date="2026-09-29T09:36:34Z"/>
                            </w:ins>
                          </w:sdtContent>
                        </w:sdt>
                      </w:p>
                    </w:sdtContent>
                  </w:sdt>
                  <w:sdt>
                    <w:sdtPr>
                      <w:id w:val="-1734972539"/>
                      <w:tag w:val="goog_rdk_596"/>
                    </w:sdtPr>
                    <w:sdtContent>
                      <w:p w:rsidR="00000000" w:rsidDel="00000000" w:rsidP="00000000" w:rsidRDefault="00000000" w:rsidRPr="00000000" w14:paraId="0000006F">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4388474"/>
                            <w:tag w:val="goog_rdk_593"/>
                          </w:sdtPr>
                          <w:sdtContent>
                            <w:ins w:author="Sharon Balaji" w:id="54" w:date="2026-09-26T14:14:37Z">
                              <w:sdt>
                                <w:sdtPr>
                                  <w:id w:val="163407385"/>
                                  <w:tag w:val="goog_rdk_594"/>
                                </w:sdtPr>
                                <w:sdtContent>
                                  <w:del w:author="Animefor Me" w:id="15" w:date="2026-09-29T09:36:34Z"/>
                                </w:sdtContent>
                              </w:sdt>
                            </w:ins>
                            <w:sdt>
                              <w:sdtPr>
                                <w:id w:val="1057527542"/>
                                <w:tag w:val="goog_rdk_59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19:38 Today</w:delText>
                                    </w:r>
                                  </w:del>
                                </w:ins>
                              </w:sdtContent>
                            </w:sdt>
                            <w:ins w:author="Sharon Balaji" w:id="54" w:date="2026-09-26T14:14:37Z">
                              <w:del w:author="Animefor Me" w:id="15" w:date="2026-09-29T09:36:34Z"/>
                            </w:ins>
                          </w:sdtContent>
                        </w:sdt>
                      </w:p>
                    </w:sdtContent>
                  </w:sdt>
                  <w:sdt>
                    <w:sdtPr>
                      <w:id w:val="425751762"/>
                      <w:tag w:val="goog_rdk_602"/>
                    </w:sdtPr>
                    <w:sdtContent>
                      <w:p w:rsidR="00000000" w:rsidDel="00000000" w:rsidP="00000000" w:rsidRDefault="00000000" w:rsidRPr="00000000" w14:paraId="00000070">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38197155"/>
                            <w:tag w:val="goog_rdk_597"/>
                          </w:sdtPr>
                          <w:sdtContent>
                            <w:ins w:author="Sharon Balaji" w:id="54" w:date="2026-09-26T14:14:37Z">
                              <w:sdt>
                                <w:sdtPr>
                                  <w:id w:val="185724362"/>
                                  <w:tag w:val="goog_rdk_598"/>
                                </w:sdtPr>
                                <w:sdtContent>
                                  <w:del w:author="Animefor Me" w:id="15" w:date="2026-09-29T09:36:34Z"/>
                                </w:sdtContent>
                              </w:sdt>
                            </w:ins>
                            <w:sdt>
                              <w:sdtPr>
                                <w:id w:val="-602249382"/>
                                <w:tag w:val="goog_rdk_59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156365803"/>
                                    <w:tag w:val="goog_rdk_60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400432446"/>
                                    <w:tag w:val="goog_rdk_60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sdtContent>
                                </w:sdt>
                              </w:del>
                            </w:ins>
                          </w:sdtContent>
                        </w:sdt>
                      </w:p>
                    </w:sdtContent>
                  </w:sdt>
                  <w:sdt>
                    <w:sdtPr>
                      <w:id w:val="354518816"/>
                      <w:tag w:val="goog_rdk_606"/>
                    </w:sdtPr>
                    <w:sdtContent>
                      <w:p w:rsidR="00000000" w:rsidDel="00000000" w:rsidP="00000000" w:rsidRDefault="00000000" w:rsidRPr="00000000" w14:paraId="00000071">
                        <w:pPr>
                          <w:widowControl w:val="0"/>
                          <w:shd w:fill="ffffff"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7017771"/>
                            <w:tag w:val="goog_rdk_603"/>
                          </w:sdtPr>
                          <w:sdtContent>
                            <w:ins w:author="Sharon Balaji" w:id="54" w:date="2026-09-26T14:14:37Z">
                              <w:sdt>
                                <w:sdtPr>
                                  <w:id w:val="242084695"/>
                                  <w:tag w:val="goog_rdk_604"/>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Sharon Balaji" id="2126916934" name="image26.jpg"/>
                                          <a:graphic>
                                            <a:graphicData uri="http://schemas.openxmlformats.org/drawingml/2006/picture">
                                              <pic:pic>
                                                <pic:nvPicPr>
                                                  <pic:cNvPr descr="Sharon Balaji" id="0" name="image26.jpg"/>
                                                  <pic:cNvPicPr preferRelativeResize="0"/>
                                                </pic:nvPicPr>
                                                <pic:blipFill>
                                                  <a:blip r:embed="rId17"/>
                                                  <a:srcRect b="0" l="0" r="0" t="0"/>
                                                  <a:stretch>
                                                    <a:fillRect/>
                                                  </a:stretch>
                                                </pic:blipFill>
                                                <pic:spPr>
                                                  <a:xfrm>
                                                    <a:off x="0" y="0"/>
                                                    <a:ext cx="476250" cy="476250"/>
                                                  </a:xfrm>
                                                  <a:prstGeom prst="rect"/>
                                                  <a:ln/>
                                                </pic:spPr>
                                              </pic:pic>
                                            </a:graphicData>
                                          </a:graphic>
                                        </wp:inline>
                                      </w:drawing>
                                    </w:r>
                                  </w:del>
                                </w:sdtContent>
                              </w:sdt>
                            </w:ins>
                            <w:sdt>
                              <w:sdtPr>
                                <w:id w:val="-771357351"/>
                                <w:tag w:val="goog_rdk_605"/>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317002708"/>
                      <w:tag w:val="goog_rdk_610"/>
                    </w:sdtPr>
                    <w:sdtContent>
                      <w:p w:rsidR="00000000" w:rsidDel="00000000" w:rsidP="00000000" w:rsidRDefault="00000000" w:rsidRPr="00000000" w14:paraId="00000072">
                        <w:pPr>
                          <w:widowControl w:val="0"/>
                          <w:shd w:fill="ffffff"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3477915"/>
                            <w:tag w:val="goog_rdk_607"/>
                          </w:sdtPr>
                          <w:sdtContent>
                            <w:ins w:author="Sharon Balaji" w:id="54" w:date="2026-09-26T14:14:37Z">
                              <w:sdt>
                                <w:sdtPr>
                                  <w:id w:val="1196527614"/>
                                  <w:tag w:val="goog_rdk_608"/>
                                </w:sdtPr>
                                <w:sdtContent>
                                  <w:del w:author="Animefor Me" w:id="15" w:date="2026-09-29T09:36:34Z"/>
                                </w:sdtContent>
                              </w:sdt>
                            </w:ins>
                            <w:sdt>
                              <w:sdtPr>
                                <w:id w:val="-228182892"/>
                                <w:tag w:val="goog_rdk_60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Sharon Balaji</w:delText>
                                    </w:r>
                                  </w:del>
                                </w:ins>
                              </w:sdtContent>
                            </w:sdt>
                            <w:ins w:author="Sharon Balaji" w:id="54" w:date="2026-09-26T14:14:37Z">
                              <w:del w:author="Animefor Me" w:id="15" w:date="2026-09-29T09:36:34Z"/>
                            </w:ins>
                          </w:sdtContent>
                        </w:sdt>
                      </w:p>
                    </w:sdtContent>
                  </w:sdt>
                  <w:sdt>
                    <w:sdtPr>
                      <w:id w:val="1704537923"/>
                      <w:tag w:val="goog_rdk_614"/>
                    </w:sdtPr>
                    <w:sdtContent>
                      <w:p w:rsidR="00000000" w:rsidDel="00000000" w:rsidP="00000000" w:rsidRDefault="00000000" w:rsidRPr="00000000" w14:paraId="00000073">
                        <w:pPr>
                          <w:widowControl w:val="0"/>
                          <w:shd w:fill="ffffff"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9438616"/>
                            <w:tag w:val="goog_rdk_611"/>
                          </w:sdtPr>
                          <w:sdtContent>
                            <w:ins w:author="Sharon Balaji" w:id="54" w:date="2026-09-26T14:14:37Z">
                              <w:sdt>
                                <w:sdtPr>
                                  <w:id w:val="1476310954"/>
                                  <w:tag w:val="goog_rdk_612"/>
                                </w:sdtPr>
                                <w:sdtContent>
                                  <w:del w:author="Animefor Me" w:id="15" w:date="2026-09-29T09:36:34Z"/>
                                </w:sdtContent>
                              </w:sdt>
                            </w:ins>
                            <w:sdt>
                              <w:sdtPr>
                                <w:id w:val="244735946"/>
                                <w:tag w:val="goog_rdk_61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19:43 Today</w:delText>
                                    </w:r>
                                  </w:del>
                                </w:ins>
                              </w:sdtContent>
                            </w:sdt>
                            <w:ins w:author="Sharon Balaji" w:id="54" w:date="2026-09-26T14:14:37Z">
                              <w:del w:author="Animefor Me" w:id="15" w:date="2026-09-29T09:36:34Z"/>
                            </w:ins>
                          </w:sdtContent>
                        </w:sdt>
                      </w:p>
                    </w:sdtContent>
                  </w:sdt>
                  <w:sdt>
                    <w:sdtPr>
                      <w:id w:val="437562903"/>
                      <w:tag w:val="goog_rdk_620"/>
                    </w:sdtPr>
                    <w:sdtContent>
                      <w:p w:rsidR="00000000" w:rsidDel="00000000" w:rsidP="00000000" w:rsidRDefault="00000000" w:rsidRPr="00000000" w14:paraId="00000074">
                        <w:pPr>
                          <w:widowControl w:val="0"/>
                          <w:shd w:fill="ffffff"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7151616"/>
                            <w:tag w:val="goog_rdk_615"/>
                          </w:sdtPr>
                          <w:sdtContent>
                            <w:ins w:author="Sharon Balaji" w:id="54" w:date="2026-09-26T14:14:37Z">
                              <w:sdt>
                                <w:sdtPr>
                                  <w:id w:val="1276864521"/>
                                  <w:tag w:val="goog_rdk_616"/>
                                </w:sdtPr>
                                <w:sdtContent>
                                  <w:del w:author="Animefor Me" w:id="15" w:date="2026-09-29T09:36:34Z"/>
                                </w:sdtContent>
                              </w:sdt>
                            </w:ins>
                            <w:sdt>
                              <w:sdtPr>
                                <w:id w:val="-859050741"/>
                                <w:tag w:val="goog_rdk_61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54" w:date="2026-09-26T14:14:37Z">
                              <w:del w:author="Animefor Me" w:id="15" w:date="2026-09-29T09:36:34Z">
                                <w:sdt>
                                  <w:sdtPr>
                                    <w:id w:val="-417832007"/>
                                    <w:tag w:val="goog_rdk_618"/>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768208477"/>
                                    <w:tag w:val="goog_rdk_61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sdtContent>
                                </w:sdt>
                              </w:del>
                            </w:ins>
                          </w:sdtContent>
                        </w:sdt>
                      </w:p>
                    </w:sdtContent>
                  </w:sdt>
                  <w:sdt>
                    <w:sdtPr>
                      <w:id w:val="-1947573049"/>
                      <w:tag w:val="goog_rdk_626"/>
                    </w:sdtPr>
                    <w:sdtContent>
                      <w:p w:rsidR="00000000" w:rsidDel="00000000" w:rsidP="00000000" w:rsidRDefault="00000000" w:rsidRPr="00000000" w14:paraId="00000075">
                        <w:pPr>
                          <w:widowControl w:val="0"/>
                          <w:shd w:fill="ffffff"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1848940"/>
                            <w:tag w:val="goog_rdk_621"/>
                          </w:sdtPr>
                          <w:sdtContent>
                            <w:ins w:author="Sharon Balaji" w:id="54" w:date="2026-09-26T14:14:37Z">
                              <w:sdt>
                                <w:sdtPr>
                                  <w:id w:val="-1272615607"/>
                                  <w:tag w:val="goog_rdk_622"/>
                                </w:sdtPr>
                                <w:sdtContent>
                                  <w:del w:author="Animefor Me" w:id="15" w:date="2026-09-29T09:36:34Z"/>
                                </w:sdtContent>
                              </w:sdt>
                            </w:ins>
                            <w:sdt>
                              <w:sdtPr>
                                <w:id w:val="145822033"/>
                                <w:tag w:val="goog_rdk_62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1525454047"/>
                                    <w:tag w:val="goog_rdk_624"/>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569596334"/>
                                    <w:tag w:val="goog_rdk_62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“FitBuddy – AI Fitness Plan Generator using Gemini Models”</w:delText>
                                    </w:r>
                                  </w:sdtContent>
                                </w:sdt>
                              </w:del>
                            </w:ins>
                          </w:sdtContent>
                        </w:sdt>
                      </w:p>
                    </w:sdtContent>
                  </w:sdt>
                  <w:sdt>
                    <w:sdtPr>
                      <w:id w:val="202296499"/>
                      <w:tag w:val="goog_rdk_630"/>
                    </w:sdtPr>
                    <w:sdtContent>
                      <w:p w:rsidR="00000000" w:rsidDel="00000000" w:rsidP="00000000" w:rsidRDefault="00000000" w:rsidRPr="00000000" w14:paraId="00000076">
                        <w:pPr>
                          <w:widowControl w:val="0"/>
                          <w:shd w:fill="ffffff" w:val="clear"/>
                          <w:spacing w:after="0" w:before="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0393063"/>
                            <w:tag w:val="goog_rdk_627"/>
                          </w:sdtPr>
                          <w:sdtContent>
                            <w:ins w:author="Sharon Balaji" w:id="54" w:date="2026-09-26T14:14:37Z">
                              <w:sdt>
                                <w:sdtPr>
                                  <w:id w:val="-939209532"/>
                                  <w:tag w:val="goog_rdk_628"/>
                                </w:sdtPr>
                                <w:sdtContent>
                                  <w:del w:author="Animefor Me" w:id="15" w:date="2026-09-29T09:36:34Z"/>
                                </w:sdtContent>
                              </w:sdt>
                            </w:ins>
                            <w:sdt>
                              <w:sdtPr>
                                <w:id w:val="994685454"/>
                                <w:tag w:val="goog_rdk_62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Viewers of this file can see comments and suggestions</w:delText>
                                    </w:r>
                                  </w:del>
                                </w:ins>
                              </w:sdtContent>
                            </w:sdt>
                            <w:ins w:author="Sharon Balaji" w:id="54" w:date="2026-09-26T14:14:37Z">
                              <w:del w:author="Animefor Me" w:id="15" w:date="2026-09-29T09:36:34Z"/>
                            </w:ins>
                          </w:sdtContent>
                        </w:sdt>
                      </w:p>
                    </w:sdtContent>
                  </w:sdt>
                  <w:sdt>
                    <w:sdtPr>
                      <w:id w:val="1268474177"/>
                      <w:tag w:val="goog_rdk_634"/>
                    </w:sdtPr>
                    <w:sdtContent>
                      <w:p w:rsidR="00000000" w:rsidDel="00000000" w:rsidP="00000000" w:rsidRDefault="00000000" w:rsidRPr="00000000" w14:paraId="00000077">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3782704"/>
                            <w:tag w:val="goog_rdk_631"/>
                          </w:sdtPr>
                          <w:sdtContent>
                            <w:ins w:author="Sharon Balaji" w:id="54" w:date="2026-09-26T14:14:37Z">
                              <w:sdt>
                                <w:sdtPr>
                                  <w:id w:val="-882563776"/>
                                  <w:tag w:val="goog_rdk_632"/>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Pooja S" id="2126916932" name="image22.jpg"/>
                                          <a:graphic>
                                            <a:graphicData uri="http://schemas.openxmlformats.org/drawingml/2006/picture">
                                              <pic:pic>
                                                <pic:nvPicPr>
                                                  <pic:cNvPr descr="Pooja S" id="0" name="image22.jpg"/>
                                                  <pic:cNvPicPr preferRelativeResize="0"/>
                                                </pic:nvPicPr>
                                                <pic:blipFill>
                                                  <a:blip r:embed="rId18"/>
                                                  <a:srcRect b="0" l="0" r="0" t="0"/>
                                                  <a:stretch>
                                                    <a:fillRect/>
                                                  </a:stretch>
                                                </pic:blipFill>
                                                <pic:spPr>
                                                  <a:xfrm>
                                                    <a:off x="0" y="0"/>
                                                    <a:ext cx="476250" cy="476250"/>
                                                  </a:xfrm>
                                                  <a:prstGeom prst="rect"/>
                                                  <a:ln/>
                                                </pic:spPr>
                                              </pic:pic>
                                            </a:graphicData>
                                          </a:graphic>
                                        </wp:inline>
                                      </w:drawing>
                                    </w:r>
                                  </w:del>
                                </w:sdtContent>
                              </w:sdt>
                            </w:ins>
                            <w:sdt>
                              <w:sdtPr>
                                <w:id w:val="-645212801"/>
                                <w:tag w:val="goog_rdk_633"/>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67921892"/>
                      <w:tag w:val="goog_rdk_638"/>
                    </w:sdtPr>
                    <w:sdtContent>
                      <w:p w:rsidR="00000000" w:rsidDel="00000000" w:rsidP="00000000" w:rsidRDefault="00000000" w:rsidRPr="00000000" w14:paraId="00000078">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3888105"/>
                            <w:tag w:val="goog_rdk_635"/>
                          </w:sdtPr>
                          <w:sdtContent>
                            <w:ins w:author="Sharon Balaji" w:id="54" w:date="2026-09-26T14:14:37Z">
                              <w:sdt>
                                <w:sdtPr>
                                  <w:id w:val="-1305452771"/>
                                  <w:tag w:val="goog_rdk_636"/>
                                </w:sdtPr>
                                <w:sdtContent>
                                  <w:del w:author="Animefor Me" w:id="15" w:date="2026-09-29T09:36:34Z"/>
                                </w:sdtContent>
                              </w:sdt>
                            </w:ins>
                            <w:sdt>
                              <w:sdtPr>
                                <w:id w:val="-2010358205"/>
                                <w:tag w:val="goog_rdk_63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Pooja S</w:delText>
                                    </w:r>
                                  </w:del>
                                </w:ins>
                              </w:sdtContent>
                            </w:sdt>
                            <w:ins w:author="Sharon Balaji" w:id="54" w:date="2026-09-26T14:14:37Z">
                              <w:del w:author="Animefor Me" w:id="15" w:date="2026-09-29T09:36:34Z"/>
                            </w:ins>
                          </w:sdtContent>
                        </w:sdt>
                      </w:p>
                    </w:sdtContent>
                  </w:sdt>
                  <w:sdt>
                    <w:sdtPr>
                      <w:id w:val="1100323411"/>
                      <w:tag w:val="goog_rdk_642"/>
                    </w:sdtPr>
                    <w:sdtContent>
                      <w:p w:rsidR="00000000" w:rsidDel="00000000" w:rsidP="00000000" w:rsidRDefault="00000000" w:rsidRPr="00000000" w14:paraId="00000079">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5482241"/>
                            <w:tag w:val="goog_rdk_639"/>
                          </w:sdtPr>
                          <w:sdtContent>
                            <w:ins w:author="Sharon Balaji" w:id="54" w:date="2026-09-26T14:14:37Z">
                              <w:sdt>
                                <w:sdtPr>
                                  <w:id w:val="1353036676"/>
                                  <w:tag w:val="goog_rdk_640"/>
                                </w:sdtPr>
                                <w:sdtContent>
                                  <w:del w:author="Animefor Me" w:id="15" w:date="2026-09-29T09:36:34Z"/>
                                </w:sdtContent>
                              </w:sdt>
                            </w:ins>
                            <w:sdt>
                              <w:sdtPr>
                                <w:id w:val="-1700080296"/>
                                <w:tag w:val="goog_rdk_64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12:44 Yesterday</w:delText>
                                    </w:r>
                                  </w:del>
                                </w:ins>
                              </w:sdtContent>
                            </w:sdt>
                            <w:ins w:author="Sharon Balaji" w:id="54" w:date="2026-09-26T14:14:37Z">
                              <w:del w:author="Animefor Me" w:id="15" w:date="2026-09-29T09:36:34Z"/>
                            </w:ins>
                          </w:sdtContent>
                        </w:sdt>
                      </w:p>
                    </w:sdtContent>
                  </w:sdt>
                  <w:sdt>
                    <w:sdtPr>
                      <w:id w:val="-1417989342"/>
                      <w:tag w:val="goog_rdk_647"/>
                    </w:sdtPr>
                    <w:sdtContent>
                      <w:p w:rsidR="00000000" w:rsidDel="00000000" w:rsidP="00000000" w:rsidRDefault="00000000" w:rsidRPr="00000000" w14:paraId="0000007A">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5876602"/>
                            <w:tag w:val="goog_rdk_643"/>
                          </w:sdtPr>
                          <w:sdtContent>
                            <w:ins w:author="Sharon Balaji" w:id="54" w:date="2026-09-26T14:14:37Z">
                              <w:sdt>
                                <w:sdtPr>
                                  <w:id w:val="858206992"/>
                                  <w:tag w:val="goog_rdk_644"/>
                                </w:sdtPr>
                                <w:sdtContent>
                                  <w:del w:author="Animefor Me" w:id="15" w:date="2026-09-29T09:36:34Z"/>
                                </w:sdtContent>
                              </w:sdt>
                            </w:ins>
                            <w:sdt>
                              <w:sdtPr>
                                <w:id w:val="-1914112629"/>
                                <w:tag w:val="goog_rdk_64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 paragraph</w:delText>
                                    </w:r>
                                  </w:del>
                                </w:ins>
                              </w:sdtContent>
                            </w:sdt>
                            <w:ins w:author="Sharon Balaji" w:id="54" w:date="2026-09-26T14:14:37Z">
                              <w:del w:author="Animefor Me" w:id="15" w:date="2026-09-29T09:36:34Z">
                                <w:sdt>
                                  <w:sdtPr>
                                    <w:id w:val="-1918461569"/>
                                    <w:tag w:val="goog_rdk_64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(3 times)</w:delText>
                                    </w:r>
                                  </w:sdtContent>
                                </w:sdt>
                              </w:del>
                            </w:ins>
                          </w:sdtContent>
                        </w:sdt>
                      </w:p>
                    </w:sdtContent>
                  </w:sdt>
                  <w:sdt>
                    <w:sdtPr>
                      <w:id w:val="-1712847445"/>
                      <w:tag w:val="goog_rdk_651"/>
                    </w:sdtPr>
                    <w:sdtContent>
                      <w:p w:rsidR="00000000" w:rsidDel="00000000" w:rsidP="00000000" w:rsidRDefault="00000000" w:rsidRPr="00000000" w14:paraId="0000007B">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62564235"/>
                            <w:tag w:val="goog_rdk_648"/>
                          </w:sdtPr>
                          <w:sdtContent>
                            <w:ins w:author="Sharon Balaji" w:id="54" w:date="2026-09-26T14:14:37Z">
                              <w:sdt>
                                <w:sdtPr>
                                  <w:id w:val="1601722891"/>
                                  <w:tag w:val="goog_rdk_649"/>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21" name="image17.png"/>
                                          <a:graphic>
                                            <a:graphicData uri="http://schemas.openxmlformats.org/drawingml/2006/picture">
                                              <pic:pic>
                                                <pic:nvPicPr>
                                                  <pic:cNvPr descr="Anonymous" id="0" name="image17.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1387472388"/>
                                <w:tag w:val="goog_rdk_650"/>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485720500"/>
                      <w:tag w:val="goog_rdk_655"/>
                    </w:sdtPr>
                    <w:sdtContent>
                      <w:p w:rsidR="00000000" w:rsidDel="00000000" w:rsidP="00000000" w:rsidRDefault="00000000" w:rsidRPr="00000000" w14:paraId="0000007C">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84024"/>
                            <w:tag w:val="goog_rdk_652"/>
                          </w:sdtPr>
                          <w:sdtContent>
                            <w:ins w:author="Sharon Balaji" w:id="54" w:date="2026-09-26T14:14:37Z">
                              <w:sdt>
                                <w:sdtPr>
                                  <w:id w:val="462632269"/>
                                  <w:tag w:val="goog_rdk_653"/>
                                </w:sdtPr>
                                <w:sdtContent>
                                  <w:del w:author="Animefor Me" w:id="15" w:date="2026-09-29T09:36:34Z"/>
                                </w:sdtContent>
                              </w:sdt>
                            </w:ins>
                            <w:sdt>
                              <w:sdtPr>
                                <w:id w:val="288567419"/>
                                <w:tag w:val="goog_rdk_654"/>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54" w:date="2026-09-26T14:14:37Z">
                              <w:del w:author="Animefor Me" w:id="15" w:date="2026-09-29T09:36:34Z"/>
                            </w:ins>
                          </w:sdtContent>
                        </w:sdt>
                      </w:p>
                    </w:sdtContent>
                  </w:sdt>
                  <w:sdt>
                    <w:sdtPr>
                      <w:id w:val="-1958481998"/>
                      <w:tag w:val="goog_rdk_659"/>
                    </w:sdtPr>
                    <w:sdtContent>
                      <w:p w:rsidR="00000000" w:rsidDel="00000000" w:rsidP="00000000" w:rsidRDefault="00000000" w:rsidRPr="00000000" w14:paraId="0000007D">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3620361"/>
                            <w:tag w:val="goog_rdk_656"/>
                          </w:sdtPr>
                          <w:sdtContent>
                            <w:ins w:author="Sharon Balaji" w:id="54" w:date="2026-09-26T14:14:37Z">
                              <w:sdt>
                                <w:sdtPr>
                                  <w:id w:val="840773461"/>
                                  <w:tag w:val="goog_rdk_657"/>
                                </w:sdtPr>
                                <w:sdtContent>
                                  <w:del w:author="Animefor Me" w:id="15" w:date="2026-09-29T09:36:34Z"/>
                                </w:sdtContent>
                              </w:sdt>
                            </w:ins>
                            <w:sdt>
                              <w:sdtPr>
                                <w:id w:val="-1523844026"/>
                                <w:tag w:val="goog_rdk_658"/>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13:02 Yesterday</w:delText>
                                    </w:r>
                                  </w:del>
                                </w:ins>
                              </w:sdtContent>
                            </w:sdt>
                            <w:ins w:author="Sharon Balaji" w:id="54" w:date="2026-09-26T14:14:37Z">
                              <w:del w:author="Animefor Me" w:id="15" w:date="2026-09-29T09:36:34Z"/>
                            </w:ins>
                          </w:sdtContent>
                        </w:sdt>
                      </w:p>
                    </w:sdtContent>
                  </w:sdt>
                  <w:sdt>
                    <w:sdtPr>
                      <w:id w:val="-1364328599"/>
                      <w:tag w:val="goog_rdk_664"/>
                    </w:sdtPr>
                    <w:sdtContent>
                      <w:p w:rsidR="00000000" w:rsidDel="00000000" w:rsidP="00000000" w:rsidRDefault="00000000" w:rsidRPr="00000000" w14:paraId="0000007E">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6867464"/>
                            <w:tag w:val="goog_rdk_660"/>
                          </w:sdtPr>
                          <w:sdtContent>
                            <w:ins w:author="Sharon Balaji" w:id="54" w:date="2026-09-26T14:14:37Z">
                              <w:sdt>
                                <w:sdtPr>
                                  <w:id w:val="1239861401"/>
                                  <w:tag w:val="goog_rdk_661"/>
                                </w:sdtPr>
                                <w:sdtContent>
                                  <w:del w:author="Animefor Me" w:id="15" w:date="2026-09-29T09:36:34Z"/>
                                </w:sdtContent>
                              </w:sdt>
                            </w:ins>
                            <w:sdt>
                              <w:sdtPr>
                                <w:id w:val="1303301490"/>
                                <w:tag w:val="goog_rdk_662"/>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285236859"/>
                                    <w:tag w:val="goog_rdk_66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alignment, indent first line, indent left</w:delText>
                                    </w:r>
                                  </w:sdtContent>
                                </w:sdt>
                              </w:del>
                            </w:ins>
                          </w:sdtContent>
                        </w:sdt>
                      </w:p>
                    </w:sdtContent>
                  </w:sdt>
                  <w:sdt>
                    <w:sdtPr>
                      <w:id w:val="906624838"/>
                      <w:tag w:val="goog_rdk_672"/>
                    </w:sdtPr>
                    <w:sdtContent>
                      <w:p w:rsidR="00000000" w:rsidDel="00000000" w:rsidP="00000000" w:rsidRDefault="00000000" w:rsidRPr="00000000" w14:paraId="0000007F">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44047"/>
                            <w:tag w:val="goog_rdk_665"/>
                          </w:sdtPr>
                          <w:sdtContent>
                            <w:ins w:author="Sharon Balaji" w:id="54" w:date="2026-09-26T14:14:37Z">
                              <w:sdt>
                                <w:sdtPr>
                                  <w:id w:val="-586400218"/>
                                  <w:tag w:val="goog_rdk_666"/>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12" name="image15.png"/>
                                          <a:graphic>
                                            <a:graphicData uri="http://schemas.openxmlformats.org/drawingml/2006/picture">
                                              <pic:pic>
                                                <pic:nvPicPr>
                                                  <pic:cNvPr descr="Thirupathi DD" id="0" name="image15.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Content>
                        </w:sdt>
                        <w:sdt>
                          <w:sdtPr>
                            <w:id w:val="-842617585"/>
                            <w:tag w:val="goog_rdk_667"/>
                          </w:sdtPr>
                          <w:sdtContent>
                            <w:ins w:author="Noorulsabikka" w:id="58" w:date="2026-09-27T08:33:03Z">
                              <w:sdt>
                                <w:sdtPr>
                                  <w:id w:val="1444643530"/>
                                  <w:tag w:val="goog_rdk_668"/>
                                </w:sdtPr>
                                <w:sdtContent>
                                  <w:del w:author="Animefor Me" w:id="15" w:date="2026-09-29T09:36:34Z">
                                    <w:sdt>
                                      <w:sdtPr>
                                        <w:alias w:val="Review status"/>
                                        <w:id w:val="-897309415"/>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Content>
                        </w:sdt>
                        <w:sdt>
                          <w:sdtPr>
                            <w:id w:val="1303140657"/>
                            <w:tag w:val="goog_rdk_669"/>
                          </w:sdtPr>
                          <w:sdtContent>
                            <w:ins w:author="Sharon Balaji" w:id="54" w:date="2026-09-26T14:14:37Z">
                              <w:sdt>
                                <w:sdtPr>
                                  <w:id w:val="-1169380511"/>
                                  <w:tag w:val="goog_rdk_670"/>
                                </w:sdtPr>
                                <w:sdtContent>
                                  <w:del w:author="Animefor Me" w:id="15" w:date="2026-09-29T09:36:34Z"/>
                                </w:sdtContent>
                              </w:sdt>
                            </w:ins>
                            <w:sdt>
                              <w:sdtPr>
                                <w:id w:val="-813493394"/>
                                <w:tag w:val="goog_rdk_671"/>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8672903"/>
                      <w:tag w:val="goog_rdk_676"/>
                    </w:sdtPr>
                    <w:sdtContent>
                      <w:p w:rsidR="00000000" w:rsidDel="00000000" w:rsidP="00000000" w:rsidRDefault="00000000" w:rsidRPr="00000000" w14:paraId="00000080">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2776605"/>
                            <w:tag w:val="goog_rdk_673"/>
                          </w:sdtPr>
                          <w:sdtContent>
                            <w:ins w:author="Sharon Balaji" w:id="54" w:date="2026-09-26T14:14:37Z">
                              <w:sdt>
                                <w:sdtPr>
                                  <w:id w:val="-1083172578"/>
                                  <w:tag w:val="goog_rdk_674"/>
                                </w:sdtPr>
                                <w:sdtContent>
                                  <w:del w:author="Animefor Me" w:id="15" w:date="2026-09-29T09:36:34Z"/>
                                </w:sdtContent>
                              </w:sdt>
                            </w:ins>
                            <w:sdt>
                              <w:sdtPr>
                                <w:id w:val="-820147131"/>
                                <w:tag w:val="goog_rdk_67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54" w:date="2026-09-26T14:14:37Z">
                              <w:del w:author="Animefor Me" w:id="15" w:date="2026-09-29T09:36:34Z"/>
                            </w:ins>
                          </w:sdtContent>
                        </w:sdt>
                      </w:p>
                    </w:sdtContent>
                  </w:sdt>
                  <w:sdt>
                    <w:sdtPr>
                      <w:id w:val="1501954659"/>
                      <w:tag w:val="goog_rdk_680"/>
                    </w:sdtPr>
                    <w:sdtContent>
                      <w:p w:rsidR="00000000" w:rsidDel="00000000" w:rsidP="00000000" w:rsidRDefault="00000000" w:rsidRPr="00000000" w14:paraId="00000081">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0787585"/>
                            <w:tag w:val="goog_rdk_677"/>
                          </w:sdtPr>
                          <w:sdtContent>
                            <w:ins w:author="Sharon Balaji" w:id="54" w:date="2026-09-26T14:14:37Z">
                              <w:sdt>
                                <w:sdtPr>
                                  <w:id w:val="773793603"/>
                                  <w:tag w:val="goog_rdk_678"/>
                                </w:sdtPr>
                                <w:sdtContent>
                                  <w:del w:author="Animefor Me" w:id="15" w:date="2026-09-29T09:36:34Z"/>
                                </w:sdtContent>
                              </w:sdt>
                            </w:ins>
                            <w:sdt>
                              <w:sdtPr>
                                <w:id w:val="963300989"/>
                                <w:tag w:val="goog_rdk_67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17:28 Today</w:delText>
                                    </w:r>
                                  </w:del>
                                </w:ins>
                              </w:sdtContent>
                            </w:sdt>
                            <w:ins w:author="Sharon Balaji" w:id="54" w:date="2026-09-26T14:14:37Z">
                              <w:del w:author="Animefor Me" w:id="15" w:date="2026-09-29T09:36:34Z"/>
                            </w:ins>
                          </w:sdtContent>
                        </w:sdt>
                      </w:p>
                    </w:sdtContent>
                  </w:sdt>
                  <w:sdt>
                    <w:sdtPr>
                      <w:id w:val="-1813955273"/>
                      <w:tag w:val="goog_rdk_685"/>
                    </w:sdtPr>
                    <w:sdtContent>
                      <w:p w:rsidR="00000000" w:rsidDel="00000000" w:rsidP="00000000" w:rsidRDefault="00000000" w:rsidRPr="00000000" w14:paraId="00000082">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9571453"/>
                            <w:tag w:val="goog_rdk_681"/>
                          </w:sdtPr>
                          <w:sdtContent>
                            <w:ins w:author="Sharon Balaji" w:id="54" w:date="2026-09-26T14:14:37Z">
                              <w:sdt>
                                <w:sdtPr>
                                  <w:id w:val="1152846538"/>
                                  <w:tag w:val="goog_rdk_682"/>
                                </w:sdtPr>
                                <w:sdtContent>
                                  <w:del w:author="Animefor Me" w:id="15" w:date="2026-09-29T09:36:34Z"/>
                                </w:sdtContent>
                              </w:sdt>
                            </w:ins>
                            <w:sdt>
                              <w:sdtPr>
                                <w:id w:val="1202645199"/>
                                <w:tag w:val="goog_rdk_68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231947441"/>
                                    <w:tag w:val="goog_rdk_684"/>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698716378"/>
                      <w:tag w:val="goog_rdk_689"/>
                    </w:sdtPr>
                    <w:sdtContent>
                      <w:p w:rsidR="00000000" w:rsidDel="00000000" w:rsidP="00000000" w:rsidRDefault="00000000" w:rsidRPr="00000000" w14:paraId="00000083">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3201015"/>
                            <w:tag w:val="goog_rdk_686"/>
                          </w:sdtPr>
                          <w:sdtContent>
                            <w:ins w:author="Sharon Balaji" w:id="54" w:date="2026-09-26T14:14:37Z">
                              <w:sdt>
                                <w:sdtPr>
                                  <w:id w:val="-1786416395"/>
                                  <w:tag w:val="goog_rdk_687"/>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03" name="image14.png"/>
                                          <a:graphic>
                                            <a:graphicData uri="http://schemas.openxmlformats.org/drawingml/2006/picture">
                                              <pic:pic>
                                                <pic:nvPicPr>
                                                  <pic:cNvPr descr="Anonymous" id="0" name="image14.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190420291"/>
                                <w:tag w:val="goog_rdk_688"/>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814715205"/>
                      <w:tag w:val="goog_rdk_693"/>
                    </w:sdtPr>
                    <w:sdtContent>
                      <w:p w:rsidR="00000000" w:rsidDel="00000000" w:rsidP="00000000" w:rsidRDefault="00000000" w:rsidRPr="00000000" w14:paraId="00000084">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58594870"/>
                            <w:tag w:val="goog_rdk_690"/>
                          </w:sdtPr>
                          <w:sdtContent>
                            <w:ins w:author="Sharon Balaji" w:id="54" w:date="2026-09-26T14:14:37Z">
                              <w:sdt>
                                <w:sdtPr>
                                  <w:id w:val="-77228769"/>
                                  <w:tag w:val="goog_rdk_691"/>
                                </w:sdtPr>
                                <w:sdtContent>
                                  <w:del w:author="Animefor Me" w:id="15" w:date="2026-09-29T09:36:34Z"/>
                                </w:sdtContent>
                              </w:sdt>
                            </w:ins>
                            <w:sdt>
                              <w:sdtPr>
                                <w:id w:val="-370904804"/>
                                <w:tag w:val="goog_rdk_692"/>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54" w:date="2026-09-26T14:14:37Z">
                              <w:del w:author="Animefor Me" w:id="15" w:date="2026-09-29T09:36:34Z"/>
                            </w:ins>
                          </w:sdtContent>
                        </w:sdt>
                      </w:p>
                    </w:sdtContent>
                  </w:sdt>
                  <w:sdt>
                    <w:sdtPr>
                      <w:id w:val="1757430117"/>
                      <w:tag w:val="goog_rdk_697"/>
                    </w:sdtPr>
                    <w:sdtContent>
                      <w:p w:rsidR="00000000" w:rsidDel="00000000" w:rsidP="00000000" w:rsidRDefault="00000000" w:rsidRPr="00000000" w14:paraId="00000085">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54141594"/>
                            <w:tag w:val="goog_rdk_694"/>
                          </w:sdtPr>
                          <w:sdtContent>
                            <w:ins w:author="Sharon Balaji" w:id="54" w:date="2026-09-26T14:14:37Z">
                              <w:sdt>
                                <w:sdtPr>
                                  <w:id w:val="-1306495763"/>
                                  <w:tag w:val="goog_rdk_695"/>
                                </w:sdtPr>
                                <w:sdtContent>
                                  <w:del w:author="Animefor Me" w:id="15" w:date="2026-09-29T09:36:34Z"/>
                                </w:sdtContent>
                              </w:sdt>
                            </w:ins>
                            <w:sdt>
                              <w:sdtPr>
                                <w:id w:val="-156316848"/>
                                <w:tag w:val="goog_rdk_696"/>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20:38 Yesterday</w:delText>
                                    </w:r>
                                  </w:del>
                                </w:ins>
                              </w:sdtContent>
                            </w:sdt>
                            <w:ins w:author="Sharon Balaji" w:id="54" w:date="2026-09-26T14:14:37Z">
                              <w:del w:author="Animefor Me" w:id="15" w:date="2026-09-29T09:36:34Z"/>
                            </w:ins>
                          </w:sdtContent>
                        </w:sdt>
                      </w:p>
                    </w:sdtContent>
                  </w:sdt>
                  <w:sdt>
                    <w:sdtPr>
                      <w:id w:val="-491892678"/>
                      <w:tag w:val="goog_rdk_703"/>
                    </w:sdtPr>
                    <w:sdtContent>
                      <w:p w:rsidR="00000000" w:rsidDel="00000000" w:rsidP="00000000" w:rsidRDefault="00000000" w:rsidRPr="00000000" w14:paraId="00000086">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2583048"/>
                            <w:tag w:val="goog_rdk_698"/>
                          </w:sdtPr>
                          <w:sdtContent>
                            <w:ins w:author="Sharon Balaji" w:id="54" w:date="2026-09-26T14:14:37Z">
                              <w:sdt>
                                <w:sdtPr>
                                  <w:id w:val="-1796169892"/>
                                  <w:tag w:val="goog_rdk_699"/>
                                </w:sdtPr>
                                <w:sdtContent>
                                  <w:del w:author="Animefor Me" w:id="15" w:date="2026-09-29T09:36:34Z"/>
                                </w:sdtContent>
                              </w:sdt>
                            </w:ins>
                            <w:sdt>
                              <w:sdtPr>
                                <w:id w:val="-103785230"/>
                                <w:tag w:val="goog_rdk_700"/>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54" w:date="2026-09-26T14:14:37Z">
                              <w:del w:author="Animefor Me" w:id="15" w:date="2026-09-29T09:36:34Z">
                                <w:sdt>
                                  <w:sdtPr>
                                    <w:id w:val="1958930596"/>
                                    <w:tag w:val="goog_rdk_70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978533635"/>
                                    <w:tag w:val="goog_rdk_70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 the Cloud Console. **N…”</w:delText>
                                    </w:r>
                                  </w:sdtContent>
                                </w:sdt>
                              </w:del>
                            </w:ins>
                          </w:sdtContent>
                        </w:sdt>
                      </w:p>
                    </w:sdtContent>
                  </w:sdt>
                  <w:sdt>
                    <w:sdtPr>
                      <w:id w:val="1370105150"/>
                      <w:tag w:val="goog_rdk_709"/>
                    </w:sdtPr>
                    <w:sdtContent>
                      <w:p w:rsidR="00000000" w:rsidDel="00000000" w:rsidP="00000000" w:rsidRDefault="00000000" w:rsidRPr="00000000" w14:paraId="00000087">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8538130"/>
                            <w:tag w:val="goog_rdk_704"/>
                          </w:sdtPr>
                          <w:sdtContent>
                            <w:ins w:author="Sharon Balaji" w:id="54" w:date="2026-09-26T14:14:37Z">
                              <w:sdt>
                                <w:sdtPr>
                                  <w:id w:val="-443554238"/>
                                  <w:tag w:val="goog_rdk_705"/>
                                </w:sdtPr>
                                <w:sdtContent>
                                  <w:del w:author="Animefor Me" w:id="15" w:date="2026-09-29T09:36:34Z"/>
                                </w:sdtContent>
                              </w:sdt>
                            </w:ins>
                            <w:sdt>
                              <w:sdtPr>
                                <w:id w:val="-277993562"/>
                                <w:tag w:val="goog_rdk_706"/>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417767967"/>
                                    <w:tag w:val="goog_rdk_70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452998002"/>
                                    <w:tag w:val="goog_rdk_708"/>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 the Cloud Console. **N…”</w:delText>
                                    </w:r>
                                  </w:sdtContent>
                                </w:sdt>
                              </w:del>
                            </w:ins>
                          </w:sdtContent>
                        </w:sdt>
                      </w:p>
                    </w:sdtContent>
                  </w:sdt>
                  <w:sdt>
                    <w:sdtPr>
                      <w:id w:val="1792383900"/>
                      <w:tag w:val="goog_rdk_713"/>
                    </w:sdtPr>
                    <w:sdtContent>
                      <w:p w:rsidR="00000000" w:rsidDel="00000000" w:rsidP="00000000" w:rsidRDefault="00000000" w:rsidRPr="00000000" w14:paraId="00000088">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8407602"/>
                            <w:tag w:val="goog_rdk_710"/>
                          </w:sdtPr>
                          <w:sdtContent>
                            <w:ins w:author="Sharon Balaji" w:id="54" w:date="2026-09-26T14:14:37Z">
                              <w:sdt>
                                <w:sdtPr>
                                  <w:id w:val="-1194905102"/>
                                  <w:tag w:val="goog_rdk_711"/>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00" name="image12.png"/>
                                          <a:graphic>
                                            <a:graphicData uri="http://schemas.openxmlformats.org/drawingml/2006/picture">
                                              <pic:pic>
                                                <pic:nvPicPr>
                                                  <pic:cNvPr descr="Thirupathi DD" id="0" name="image12.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
                              <w:sdtPr>
                                <w:id w:val="-1517033146"/>
                                <w:tag w:val="goog_rdk_712"/>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981837439"/>
                      <w:tag w:val="goog_rdk_717"/>
                    </w:sdtPr>
                    <w:sdtContent>
                      <w:p w:rsidR="00000000" w:rsidDel="00000000" w:rsidP="00000000" w:rsidRDefault="00000000" w:rsidRPr="00000000" w14:paraId="00000089">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40506286"/>
                            <w:tag w:val="goog_rdk_714"/>
                          </w:sdtPr>
                          <w:sdtContent>
                            <w:ins w:author="Sharon Balaji" w:id="54" w:date="2026-09-26T14:14:37Z">
                              <w:sdt>
                                <w:sdtPr>
                                  <w:id w:val="782080766"/>
                                  <w:tag w:val="goog_rdk_715"/>
                                </w:sdtPr>
                                <w:sdtContent>
                                  <w:del w:author="Animefor Me" w:id="15" w:date="2026-09-29T09:36:34Z"/>
                                </w:sdtContent>
                              </w:sdt>
                            </w:ins>
                            <w:sdt>
                              <w:sdtPr>
                                <w:id w:val="-1340122639"/>
                                <w:tag w:val="goog_rdk_716"/>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54" w:date="2026-09-26T14:14:37Z">
                              <w:del w:author="Animefor Me" w:id="15" w:date="2026-09-29T09:36:34Z"/>
                            </w:ins>
                          </w:sdtContent>
                        </w:sdt>
                      </w:p>
                    </w:sdtContent>
                  </w:sdt>
                  <w:sdt>
                    <w:sdtPr>
                      <w:id w:val="-617505060"/>
                      <w:tag w:val="goog_rdk_721"/>
                    </w:sdtPr>
                    <w:sdtContent>
                      <w:p w:rsidR="00000000" w:rsidDel="00000000" w:rsidP="00000000" w:rsidRDefault="00000000" w:rsidRPr="00000000" w14:paraId="0000008A">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1516472"/>
                            <w:tag w:val="goog_rdk_718"/>
                          </w:sdtPr>
                          <w:sdtContent>
                            <w:ins w:author="Sharon Balaji" w:id="54" w:date="2026-09-26T14:14:37Z">
                              <w:sdt>
                                <w:sdtPr>
                                  <w:id w:val="74531480"/>
                                  <w:tag w:val="goog_rdk_719"/>
                                </w:sdtPr>
                                <w:sdtContent>
                                  <w:del w:author="Animefor Me" w:id="15" w:date="2026-09-29T09:36:34Z"/>
                                </w:sdtContent>
                              </w:sdt>
                            </w:ins>
                            <w:sdt>
                              <w:sdtPr>
                                <w:id w:val="1452868637"/>
                                <w:tag w:val="goog_rdk_720"/>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16:53 Today</w:delText>
                                    </w:r>
                                  </w:del>
                                </w:ins>
                              </w:sdtContent>
                            </w:sdt>
                            <w:ins w:author="Sharon Balaji" w:id="54" w:date="2026-09-26T14:14:37Z">
                              <w:del w:author="Animefor Me" w:id="15" w:date="2026-09-29T09:36:34Z"/>
                            </w:ins>
                          </w:sdtContent>
                        </w:sdt>
                      </w:p>
                    </w:sdtContent>
                  </w:sdt>
                  <w:sdt>
                    <w:sdtPr>
                      <w:id w:val="1318591564"/>
                      <w:tag w:val="goog_rdk_726"/>
                    </w:sdtPr>
                    <w:sdtContent>
                      <w:p w:rsidR="00000000" w:rsidDel="00000000" w:rsidP="00000000" w:rsidRDefault="00000000" w:rsidRPr="00000000" w14:paraId="0000008B">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689465"/>
                            <w:tag w:val="goog_rdk_722"/>
                          </w:sdtPr>
                          <w:sdtContent>
                            <w:ins w:author="Sharon Balaji" w:id="54" w:date="2026-09-26T14:14:37Z">
                              <w:sdt>
                                <w:sdtPr>
                                  <w:id w:val="-2145909190"/>
                                  <w:tag w:val="goog_rdk_723"/>
                                </w:sdtPr>
                                <w:sdtContent>
                                  <w:del w:author="Animefor Me" w:id="15" w:date="2026-09-29T09:36:34Z"/>
                                </w:sdtContent>
                              </w:sdt>
                            </w:ins>
                            <w:sdt>
                              <w:sdtPr>
                                <w:id w:val="-1027410328"/>
                                <w:tag w:val="goog_rdk_724"/>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863216526"/>
                                    <w:tag w:val="goog_rdk_72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99953618"/>
                      <w:tag w:val="goog_rdk_730"/>
                    </w:sdtPr>
                    <w:sdtContent>
                      <w:p w:rsidR="00000000" w:rsidDel="00000000" w:rsidP="00000000" w:rsidRDefault="00000000" w:rsidRPr="00000000" w14:paraId="0000008C">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6886324"/>
                            <w:tag w:val="goog_rdk_727"/>
                          </w:sdtPr>
                          <w:sdtContent>
                            <w:ins w:author="Sharon Balaji" w:id="54" w:date="2026-09-26T14:14:37Z">
                              <w:sdt>
                                <w:sdtPr>
                                  <w:id w:val="505691059"/>
                                  <w:tag w:val="goog_rdk_72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Hema vaitheeswari .V" id="2126916941" name="image32.jpg"/>
                                          <a:graphic>
                                            <a:graphicData uri="http://schemas.openxmlformats.org/drawingml/2006/picture">
                                              <pic:pic>
                                                <pic:nvPicPr>
                                                  <pic:cNvPr descr="Hema vaitheeswari .V" id="0" name="image32.jpg"/>
                                                  <pic:cNvPicPr preferRelativeResize="0"/>
                                                </pic:nvPicPr>
                                                <pic:blipFill>
                                                  <a:blip r:embed="rId20"/>
                                                  <a:srcRect b="0" l="0" r="0" t="0"/>
                                                  <a:stretch>
                                                    <a:fillRect/>
                                                  </a:stretch>
                                                </pic:blipFill>
                                                <pic:spPr>
                                                  <a:xfrm>
                                                    <a:off x="0" y="0"/>
                                                    <a:ext cx="476250" cy="476250"/>
                                                  </a:xfrm>
                                                  <a:prstGeom prst="rect"/>
                                                  <a:ln/>
                                                </pic:spPr>
                                              </pic:pic>
                                            </a:graphicData>
                                          </a:graphic>
                                        </wp:inline>
                                      </w:drawing>
                                    </w:r>
                                  </w:del>
                                </w:sdtContent>
                              </w:sdt>
                            </w:ins>
                            <w:sdt>
                              <w:sdtPr>
                                <w:id w:val="-1760303511"/>
                                <w:tag w:val="goog_rdk_729"/>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551645887"/>
                      <w:tag w:val="goog_rdk_734"/>
                    </w:sdtPr>
                    <w:sdtContent>
                      <w:p w:rsidR="00000000" w:rsidDel="00000000" w:rsidP="00000000" w:rsidRDefault="00000000" w:rsidRPr="00000000" w14:paraId="0000008D">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58415760"/>
                            <w:tag w:val="goog_rdk_731"/>
                          </w:sdtPr>
                          <w:sdtContent>
                            <w:ins w:author="Sharon Balaji" w:id="54" w:date="2026-09-26T14:14:37Z">
                              <w:sdt>
                                <w:sdtPr>
                                  <w:id w:val="-557463331"/>
                                  <w:tag w:val="goog_rdk_732"/>
                                </w:sdtPr>
                                <w:sdtContent>
                                  <w:del w:author="Animefor Me" w:id="15" w:date="2026-09-29T09:36:34Z"/>
                                </w:sdtContent>
                              </w:sdt>
                            </w:ins>
                            <w:sdt>
                              <w:sdtPr>
                                <w:id w:val="-1888706043"/>
                                <w:tag w:val="goog_rdk_73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Hema vaitheeswari .V</w:delText>
                                    </w:r>
                                  </w:del>
                                </w:ins>
                              </w:sdtContent>
                            </w:sdt>
                            <w:ins w:author="Sharon Balaji" w:id="54" w:date="2026-09-26T14:14:37Z">
                              <w:del w:author="Animefor Me" w:id="15" w:date="2026-09-29T09:36:34Z"/>
                            </w:ins>
                          </w:sdtContent>
                        </w:sdt>
                      </w:p>
                    </w:sdtContent>
                  </w:sdt>
                  <w:sdt>
                    <w:sdtPr>
                      <w:id w:val="-322488977"/>
                      <w:tag w:val="goog_rdk_738"/>
                    </w:sdtPr>
                    <w:sdtContent>
                      <w:p w:rsidR="00000000" w:rsidDel="00000000" w:rsidP="00000000" w:rsidRDefault="00000000" w:rsidRPr="00000000" w14:paraId="0000008E">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1989691"/>
                            <w:tag w:val="goog_rdk_735"/>
                          </w:sdtPr>
                          <w:sdtContent>
                            <w:ins w:author="Sharon Balaji" w:id="54" w:date="2026-09-26T14:14:37Z">
                              <w:sdt>
                                <w:sdtPr>
                                  <w:id w:val="-1356963333"/>
                                  <w:tag w:val="goog_rdk_736"/>
                                </w:sdtPr>
                                <w:sdtContent>
                                  <w:del w:author="Animefor Me" w:id="15" w:date="2026-09-29T09:36:34Z"/>
                                </w:sdtContent>
                              </w:sdt>
                            </w:ins>
                            <w:sdt>
                              <w:sdtPr>
                                <w:id w:val="-288974687"/>
                                <w:tag w:val="goog_rdk_73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09:25 Today</w:delText>
                                    </w:r>
                                  </w:del>
                                </w:ins>
                              </w:sdtContent>
                            </w:sdt>
                            <w:ins w:author="Sharon Balaji" w:id="54" w:date="2026-09-26T14:14:37Z">
                              <w:del w:author="Animefor Me" w:id="15" w:date="2026-09-29T09:36:34Z"/>
                            </w:ins>
                          </w:sdtContent>
                        </w:sdt>
                      </w:p>
                    </w:sdtContent>
                  </w:sdt>
                  <w:sdt>
                    <w:sdtPr>
                      <w:id w:val="-880211046"/>
                      <w:tag w:val="goog_rdk_743"/>
                    </w:sdtPr>
                    <w:sdtContent>
                      <w:p w:rsidR="00000000" w:rsidDel="00000000" w:rsidP="00000000" w:rsidRDefault="00000000" w:rsidRPr="00000000" w14:paraId="0000008F">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5659255"/>
                            <w:tag w:val="goog_rdk_739"/>
                          </w:sdtPr>
                          <w:sdtContent>
                            <w:ins w:author="Sharon Balaji" w:id="54" w:date="2026-09-26T14:14:37Z">
                              <w:sdt>
                                <w:sdtPr>
                                  <w:id w:val="-1166003607"/>
                                  <w:tag w:val="goog_rdk_740"/>
                                </w:sdtPr>
                                <w:sdtContent>
                                  <w:del w:author="Animefor Me" w:id="15" w:date="2026-09-29T09:36:34Z"/>
                                </w:sdtContent>
                              </w:sdt>
                            </w:ins>
                            <w:sdt>
                              <w:sdtPr>
                                <w:id w:val="-1877082038"/>
                                <w:tag w:val="goog_rdk_74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578123614"/>
                                    <w:tag w:val="goog_rdk_74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041166740"/>
                      <w:tag w:val="goog_rdk_747"/>
                    </w:sdtPr>
                    <w:sdtContent>
                      <w:p w:rsidR="00000000" w:rsidDel="00000000" w:rsidP="00000000" w:rsidRDefault="00000000" w:rsidRPr="00000000" w14:paraId="00000090">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7326161"/>
                            <w:tag w:val="goog_rdk_744"/>
                          </w:sdtPr>
                          <w:sdtContent>
                            <w:ins w:author="Sharon Balaji" w:id="54" w:date="2026-09-26T14:14:37Z">
                              <w:sdt>
                                <w:sdtPr>
                                  <w:id w:val="-354588157"/>
                                  <w:tag w:val="goog_rdk_745"/>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24" name="image16.png"/>
                                          <a:graphic>
                                            <a:graphicData uri="http://schemas.openxmlformats.org/drawingml/2006/picture">
                                              <pic:pic>
                                                <pic:nvPicPr>
                                                  <pic:cNvPr descr="Thirupathi DD" id="0" name="image16.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
                              <w:sdtPr>
                                <w:id w:val="-1726013126"/>
                                <w:tag w:val="goog_rdk_746"/>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013806240"/>
                      <w:tag w:val="goog_rdk_751"/>
                    </w:sdtPr>
                    <w:sdtContent>
                      <w:p w:rsidR="00000000" w:rsidDel="00000000" w:rsidP="00000000" w:rsidRDefault="00000000" w:rsidRPr="00000000" w14:paraId="00000091">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8367581"/>
                            <w:tag w:val="goog_rdk_748"/>
                          </w:sdtPr>
                          <w:sdtContent>
                            <w:ins w:author="Sharon Balaji" w:id="54" w:date="2026-09-26T14:14:37Z">
                              <w:sdt>
                                <w:sdtPr>
                                  <w:id w:val="235907835"/>
                                  <w:tag w:val="goog_rdk_749"/>
                                </w:sdtPr>
                                <w:sdtContent>
                                  <w:del w:author="Animefor Me" w:id="15" w:date="2026-09-29T09:36:34Z"/>
                                </w:sdtContent>
                              </w:sdt>
                            </w:ins>
                            <w:sdt>
                              <w:sdtPr>
                                <w:id w:val="-1760603237"/>
                                <w:tag w:val="goog_rdk_750"/>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54" w:date="2026-09-26T14:14:37Z">
                              <w:del w:author="Animefor Me" w:id="15" w:date="2026-09-29T09:36:34Z"/>
                            </w:ins>
                          </w:sdtContent>
                        </w:sdt>
                      </w:p>
                    </w:sdtContent>
                  </w:sdt>
                  <w:sdt>
                    <w:sdtPr>
                      <w:id w:val="-1211020594"/>
                      <w:tag w:val="goog_rdk_755"/>
                    </w:sdtPr>
                    <w:sdtContent>
                      <w:p w:rsidR="00000000" w:rsidDel="00000000" w:rsidP="00000000" w:rsidRDefault="00000000" w:rsidRPr="00000000" w14:paraId="00000092">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4302061"/>
                            <w:tag w:val="goog_rdk_752"/>
                          </w:sdtPr>
                          <w:sdtContent>
                            <w:ins w:author="Sharon Balaji" w:id="54" w:date="2026-09-26T14:14:37Z">
                              <w:sdt>
                                <w:sdtPr>
                                  <w:id w:val="-1604423144"/>
                                  <w:tag w:val="goog_rdk_753"/>
                                </w:sdtPr>
                                <w:sdtContent>
                                  <w:del w:author="Animefor Me" w:id="15" w:date="2026-09-29T09:36:34Z"/>
                                </w:sdtContent>
                              </w:sdt>
                            </w:ins>
                            <w:sdt>
                              <w:sdtPr>
                                <w:id w:val="-743827867"/>
                                <w:tag w:val="goog_rdk_754"/>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16:52 Today</w:delText>
                                    </w:r>
                                  </w:del>
                                </w:ins>
                              </w:sdtContent>
                            </w:sdt>
                            <w:ins w:author="Sharon Balaji" w:id="54" w:date="2026-09-26T14:14:37Z">
                              <w:del w:author="Animefor Me" w:id="15" w:date="2026-09-29T09:36:34Z"/>
                            </w:ins>
                          </w:sdtContent>
                        </w:sdt>
                      </w:p>
                    </w:sdtContent>
                  </w:sdt>
                  <w:sdt>
                    <w:sdtPr>
                      <w:id w:val="-255460863"/>
                      <w:tag w:val="goog_rdk_760"/>
                    </w:sdtPr>
                    <w:sdtContent>
                      <w:p w:rsidR="00000000" w:rsidDel="00000000" w:rsidP="00000000" w:rsidRDefault="00000000" w:rsidRPr="00000000" w14:paraId="00000093">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22271675"/>
                            <w:tag w:val="goog_rdk_756"/>
                          </w:sdtPr>
                          <w:sdtContent>
                            <w:ins w:author="Sharon Balaji" w:id="54" w:date="2026-09-26T14:14:37Z">
                              <w:sdt>
                                <w:sdtPr>
                                  <w:id w:val="-1939757838"/>
                                  <w:tag w:val="goog_rdk_757"/>
                                </w:sdtPr>
                                <w:sdtContent>
                                  <w:del w:author="Animefor Me" w:id="15" w:date="2026-09-29T09:36:34Z"/>
                                </w:sdtContent>
                              </w:sdt>
                            </w:ins>
                            <w:sdt>
                              <w:sdtPr>
                                <w:id w:val="1585897259"/>
                                <w:tag w:val="goog_rdk_758"/>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347657380"/>
                                    <w:tag w:val="goog_rdk_75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 (13 times)</w:delText>
                                    </w:r>
                                  </w:sdtContent>
                                </w:sdt>
                              </w:del>
                            </w:ins>
                          </w:sdtContent>
                        </w:sdt>
                      </w:p>
                    </w:sdtContent>
                  </w:sdt>
                  <w:sdt>
                    <w:sdtPr>
                      <w:id w:val="633164300"/>
                      <w:tag w:val="goog_rdk_764"/>
                    </w:sdtPr>
                    <w:sdtContent>
                      <w:p w:rsidR="00000000" w:rsidDel="00000000" w:rsidP="00000000" w:rsidRDefault="00000000" w:rsidRPr="00000000" w14:paraId="00000094">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32095067"/>
                            <w:tag w:val="goog_rdk_761"/>
                          </w:sdtPr>
                          <w:sdtContent>
                            <w:ins w:author="Sharon Balaji" w:id="54" w:date="2026-09-26T14:14:37Z">
                              <w:sdt>
                                <w:sdtPr>
                                  <w:id w:val="1695592748"/>
                                  <w:tag w:val="goog_rdk_762"/>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dhivyadharshini Dhivya" id="2126916902" name="image11.png"/>
                                          <a:graphic>
                                            <a:graphicData uri="http://schemas.openxmlformats.org/drawingml/2006/picture">
                                              <pic:pic>
                                                <pic:nvPicPr>
                                                  <pic:cNvPr descr="dhivyadharshini Dhivya" id="0" name="image11.png"/>
                                                  <pic:cNvPicPr preferRelativeResize="0"/>
                                                </pic:nvPicPr>
                                                <pic:blipFill>
                                                  <a:blip r:embed="rId21"/>
                                                  <a:srcRect b="0" l="0" r="0" t="0"/>
                                                  <a:stretch>
                                                    <a:fillRect/>
                                                  </a:stretch>
                                                </pic:blipFill>
                                                <pic:spPr>
                                                  <a:xfrm>
                                                    <a:off x="0" y="0"/>
                                                    <a:ext cx="476250" cy="476250"/>
                                                  </a:xfrm>
                                                  <a:prstGeom prst="rect"/>
                                                  <a:ln/>
                                                </pic:spPr>
                                              </pic:pic>
                                            </a:graphicData>
                                          </a:graphic>
                                        </wp:inline>
                                      </w:drawing>
                                    </w:r>
                                  </w:del>
                                </w:sdtContent>
                              </w:sdt>
                            </w:ins>
                            <w:sdt>
                              <w:sdtPr>
                                <w:id w:val="350953189"/>
                                <w:tag w:val="goog_rdk_763"/>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966855543"/>
                      <w:tag w:val="goog_rdk_768"/>
                    </w:sdtPr>
                    <w:sdtContent>
                      <w:p w:rsidR="00000000" w:rsidDel="00000000" w:rsidP="00000000" w:rsidRDefault="00000000" w:rsidRPr="00000000" w14:paraId="00000095">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3084492"/>
                            <w:tag w:val="goog_rdk_765"/>
                          </w:sdtPr>
                          <w:sdtContent>
                            <w:ins w:author="Sharon Balaji" w:id="54" w:date="2026-09-26T14:14:37Z">
                              <w:sdt>
                                <w:sdtPr>
                                  <w:id w:val="-136944144"/>
                                  <w:tag w:val="goog_rdk_766"/>
                                </w:sdtPr>
                                <w:sdtContent>
                                  <w:del w:author="Animefor Me" w:id="15" w:date="2026-09-29T09:36:34Z"/>
                                </w:sdtContent>
                              </w:sdt>
                            </w:ins>
                            <w:sdt>
                              <w:sdtPr>
                                <w:id w:val="-1533306933"/>
                                <w:tag w:val="goog_rdk_76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dhivyadharshini Dhivya</w:delText>
                                    </w:r>
                                  </w:del>
                                </w:ins>
                              </w:sdtContent>
                            </w:sdt>
                            <w:ins w:author="Sharon Balaji" w:id="54" w:date="2026-09-26T14:14:37Z">
                              <w:del w:author="Animefor Me" w:id="15" w:date="2026-09-29T09:36:34Z"/>
                            </w:ins>
                          </w:sdtContent>
                        </w:sdt>
                      </w:p>
                    </w:sdtContent>
                  </w:sdt>
                  <w:sdt>
                    <w:sdtPr>
                      <w:id w:val="2013460819"/>
                      <w:tag w:val="goog_rdk_772"/>
                    </w:sdtPr>
                    <w:sdtContent>
                      <w:p w:rsidR="00000000" w:rsidDel="00000000" w:rsidP="00000000" w:rsidRDefault="00000000" w:rsidRPr="00000000" w14:paraId="00000096">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5704254"/>
                            <w:tag w:val="goog_rdk_769"/>
                          </w:sdtPr>
                          <w:sdtContent>
                            <w:ins w:author="Sharon Balaji" w:id="54" w:date="2026-09-26T14:14:37Z">
                              <w:sdt>
                                <w:sdtPr>
                                  <w:id w:val="-751361798"/>
                                  <w:tag w:val="goog_rdk_770"/>
                                </w:sdtPr>
                                <w:sdtContent>
                                  <w:del w:author="Animefor Me" w:id="15" w:date="2026-09-29T09:36:34Z"/>
                                </w:sdtContent>
                              </w:sdt>
                            </w:ins>
                            <w:sdt>
                              <w:sdtPr>
                                <w:id w:val="-467177309"/>
                                <w:tag w:val="goog_rdk_77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12:47 24 Sept</w:delText>
                                    </w:r>
                                  </w:del>
                                </w:ins>
                              </w:sdtContent>
                            </w:sdt>
                            <w:ins w:author="Sharon Balaji" w:id="54" w:date="2026-09-26T14:14:37Z">
                              <w:del w:author="Animefor Me" w:id="15" w:date="2026-09-29T09:36:34Z"/>
                            </w:ins>
                          </w:sdtContent>
                        </w:sdt>
                      </w:p>
                    </w:sdtContent>
                  </w:sdt>
                  <w:sdt>
                    <w:sdtPr>
                      <w:id w:val="1667418006"/>
                      <w:tag w:val="goog_rdk_778"/>
                    </w:sdtPr>
                    <w:sdtContent>
                      <w:p w:rsidR="00000000" w:rsidDel="00000000" w:rsidP="00000000" w:rsidRDefault="00000000" w:rsidRPr="00000000" w14:paraId="00000097">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9561308"/>
                            <w:tag w:val="goog_rdk_773"/>
                          </w:sdtPr>
                          <w:sdtContent>
                            <w:ins w:author="Sharon Balaji" w:id="54" w:date="2026-09-26T14:14:37Z">
                              <w:sdt>
                                <w:sdtPr>
                                  <w:id w:val="-1753780596"/>
                                  <w:tag w:val="goog_rdk_774"/>
                                </w:sdtPr>
                                <w:sdtContent>
                                  <w:del w:author="Animefor Me" w:id="15" w:date="2026-09-29T09:36:34Z"/>
                                </w:sdtContent>
                              </w:sdt>
                            </w:ins>
                            <w:sdt>
                              <w:sdtPr>
                                <w:id w:val="-1612791008"/>
                                <w:tag w:val="goog_rdk_77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54" w:date="2026-09-26T14:14:37Z">
                              <w:del w:author="Animefor Me" w:id="15" w:date="2026-09-29T09:36:34Z">
                                <w:sdt>
                                  <w:sdtPr>
                                    <w:id w:val="1164517159"/>
                                    <w:tag w:val="goog_rdk_77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522324059"/>
                                    <w:tag w:val="goog_rdk_77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“ri”</w:delText>
                                    </w:r>
                                  </w:sdtContent>
                                </w:sdt>
                              </w:del>
                            </w:ins>
                          </w:sdtContent>
                        </w:sdt>
                      </w:p>
                    </w:sdtContent>
                  </w:sdt>
                  <w:sdt>
                    <w:sdtPr>
                      <w:id w:val="-2079296339"/>
                      <w:tag w:val="goog_rdk_782"/>
                    </w:sdtPr>
                    <w:sdtContent>
                      <w:p w:rsidR="00000000" w:rsidDel="00000000" w:rsidP="00000000" w:rsidRDefault="00000000" w:rsidRPr="00000000" w14:paraId="00000098">
                        <w:pPr>
                          <w:widowControl w:val="0"/>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fldChar w:fldCharType="begin"/>
                          <w:instrText xml:space="preserve"> HYPERLINK "https://docs.google.com/document/d/1qfB_S3qCLtBpc3etJkYvZkdMlBKCmvYK/edit#" </w:instrText>
                          <w:fldChar w:fldCharType="separate"/>
                        </w:r>
                        <w:sdt>
                          <w:sdtPr>
                            <w:id w:val="-1730636215"/>
                            <w:tag w:val="goog_rdk_779"/>
                          </w:sdtPr>
                          <w:sdtContent>
                            <w:ins w:author="Sharon Balaji" w:id="54" w:date="2026-09-26T14:14:37Z">
                              <w:sdt>
                                <w:sdtPr>
                                  <w:id w:val="-1763485972"/>
                                  <w:tag w:val="goog_rdk_780"/>
                                </w:sdtPr>
                                <w:sdtContent>
                                  <w:del w:author="Animefor Me" w:id="15" w:date="2026-09-29T09:36:34Z"/>
                                </w:sdtContent>
                              </w:sdt>
                            </w:ins>
                            <w:sdt>
                              <w:sdtPr>
                                <w:id w:val="1579368586"/>
                                <w:tag w:val="goog_rdk_781"/>
                              </w:sdtPr>
                              <w:sdtContent>
                                <w:ins w:author="Sharon Balaji" w:id="54" w:date="2026-09-26T14:14:37Z">
                                  <w:del w:author="Animefor Me" w:id="15" w:date="2026-09-29T09:36:34Z">
                                    <w:r w:rsidDel="00000000" w:rsidR="00000000" w:rsidRPr="00000000">
                                      <w:rPr>
                                        <w:rtl w:val="0"/>
                                        <w:rPrChange w:author="Animefor Me" w:id="18" w:date="2026-09-29T09:36:34Z">
                                          <w:rPr>
                                            <w:rFonts w:ascii="Roboto" w:cs="Roboto" w:eastAsia="Roboto" w:hAnsi="Roboto"/>
                                            <w:color w:val="1155cc"/>
                                            <w:sz w:val="20"/>
                                            <w:szCs w:val="20"/>
                                          </w:rPr>
                                        </w:rPrChange>
                                      </w:rPr>
                                      <w:delText xml:space="preserve">Turn on screen reader support</w:delText>
                                    </w:r>
                                  </w:del>
                                </w:ins>
                              </w:sdtContent>
                            </w:sdt>
                            <w:ins w:author="Sharon Balaji" w:id="54" w:date="2026-09-26T14:14:37Z">
                              <w:del w:author="Animefor Me" w:id="15" w:date="2026-09-29T09:36:34Z"/>
                            </w:ins>
                          </w:sdtContent>
                        </w:sdt>
                      </w:p>
                    </w:sdtContent>
                  </w:sdt>
                  <w:sdt>
                    <w:sdtPr>
                      <w:id w:val="896667996"/>
                      <w:tag w:val="goog_rdk_786"/>
                    </w:sdtPr>
                    <w:sdtContent>
                      <w:p w:rsidR="00000000" w:rsidDel="00000000" w:rsidP="00000000" w:rsidRDefault="00000000" w:rsidRPr="00000000" w14:paraId="00000099">
                        <w:pPr>
                          <w:widowControl w:val="0"/>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fldChar w:fldCharType="end"/>
                        </w:r>
                        <w:sdt>
                          <w:sdtPr>
                            <w:id w:val="-1205683385"/>
                            <w:tag w:val="goog_rdk_783"/>
                          </w:sdtPr>
                          <w:sdtContent>
                            <w:ins w:author="Sharon Balaji" w:id="54" w:date="2026-09-26T14:14:37Z">
                              <w:sdt>
                                <w:sdtPr>
                                  <w:id w:val="1523646207"/>
                                  <w:tag w:val="goog_rdk_784"/>
                                </w:sdtPr>
                                <w:sdtContent>
                                  <w:del w:author="Animefor Me" w:id="15" w:date="2026-09-29T09:36:34Z"/>
                                </w:sdtContent>
                              </w:sdt>
                            </w:ins>
                            <w:sdt>
                              <w:sdtPr>
                                <w:id w:val="-627112626"/>
                                <w:tag w:val="goog_rdk_78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 enable screen reader support, press Ctrl+Alt+Z To learn about keyboard shortcuts, press Ctrl+slash</w:delText>
                                    </w:r>
                                  </w:del>
                                </w:ins>
                              </w:sdtContent>
                            </w:sdt>
                            <w:ins w:author="Sharon Balaji" w:id="54" w:date="2026-09-26T14:14:37Z">
                              <w:del w:author="Animefor Me" w:id="15" w:date="2026-09-29T09:36:34Z"/>
                            </w:ins>
                          </w:sdtContent>
                        </w:sdt>
                      </w:p>
                    </w:sdtContent>
                  </w:sdt>
                  <w:sdt>
                    <w:sdtPr>
                      <w:id w:val="-818075956"/>
                      <w:tag w:val="goog_rdk_790"/>
                    </w:sdtPr>
                    <w:sdtContent>
                      <w:p w:rsidR="00000000" w:rsidDel="00000000" w:rsidP="00000000" w:rsidRDefault="00000000" w:rsidRPr="00000000" w14:paraId="0000009A">
                        <w:pPr>
                          <w:widowControl w:val="0"/>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4024047"/>
                            <w:tag w:val="goog_rdk_787"/>
                          </w:sdtPr>
                          <w:sdtContent>
                            <w:ins w:author="Sharon Balaji" w:id="54" w:date="2026-09-26T14:14:37Z">
                              <w:sdt>
                                <w:sdtPr>
                                  <w:id w:val="1499260207"/>
                                  <w:tag w:val="goog_rdk_788"/>
                                </w:sdtPr>
                                <w:sdtContent>
                                  <w:del w:author="Animefor Me" w:id="15" w:date="2026-09-29T09:36:34Z"/>
                                </w:sdtContent>
                              </w:sdt>
                            </w:ins>
                            <w:sdt>
                              <w:sdtPr>
                                <w:id w:val="875582042"/>
                                <w:tag w:val="goog_rdk_78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Banner hidden </w:delText>
                                    </w:r>
                                  </w:del>
                                </w:ins>
                              </w:sdtContent>
                            </w:sdt>
                            <w:ins w:author="Sharon Balaji" w:id="54" w:date="2026-09-26T14:14:37Z">
                              <w:del w:author="Animefor Me" w:id="15" w:date="2026-09-29T09:36:34Z"/>
                            </w:ins>
                          </w:sdtContent>
                        </w:sdt>
                      </w:p>
                    </w:sdtContent>
                  </w:sdt>
                  <w:sdt>
                    <w:sdtPr>
                      <w:id w:val="969448564"/>
                      <w:tag w:val="goog_rdk_794"/>
                    </w:sdtPr>
                    <w:sdtContent>
                      <w:p w:rsidR="00000000" w:rsidDel="00000000" w:rsidP="00000000" w:rsidRDefault="00000000" w:rsidRPr="00000000" w14:paraId="0000009B">
                        <w:pPr>
                          <w:widowControl w:val="0"/>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0289658"/>
                            <w:tag w:val="goog_rdk_791"/>
                          </w:sdtPr>
                          <w:sdtContent>
                            <w:ins w:author="Sharon Balaji" w:id="54" w:date="2026-09-26T14:14:37Z">
                              <w:sdt>
                                <w:sdtPr>
                                  <w:id w:val="-862011541"/>
                                  <w:tag w:val="goog_rdk_792"/>
                                </w:sdtPr>
                                <w:sdtContent>
                                  <w:del w:author="Animefor Me" w:id="15" w:date="2026-09-29T09:36:34Z"/>
                                </w:sdtContent>
                              </w:sdt>
                            </w:ins>
                            <w:sdt>
                              <w:sdtPr>
                                <w:id w:val="422000543"/>
                                <w:tag w:val="goog_rdk_793"/>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337571339"/>
                      <w:tag w:val="goog_rdk_800"/>
                    </w:sdtPr>
                    <w:sdtContent>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4686655"/>
                            <w:tag w:val="goog_rdk_797"/>
                          </w:sdtPr>
                          <w:sdtContent>
                            <w:ins w:author="Rozia_Farheen B" w:id="47" w:date="2026-09-26T13:32:14Z">
                              <w:sdt>
                                <w:sdtPr>
                                  <w:id w:val="-117985210"/>
                                  <w:tag w:val="goog_rdk_798"/>
                                </w:sdtPr>
                                <w:sdtContent>
                                  <w:del w:author="Animefor Me" w:id="15" w:date="2026-09-29T09:36:34Z"/>
                                </w:sdtContent>
                              </w:sdt>
                            </w:ins>
                            <w:sdt>
                              <w:sdtPr>
                                <w:id w:val="1247935293"/>
                                <w:tag w:val="goog_rdk_799"/>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592645191"/>
                      <w:tag w:val="goog_rdk_804"/>
                    </w:sdtPr>
                    <w:sdtContent>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0936821"/>
                            <w:tag w:val="goog_rdk_801"/>
                          </w:sdtPr>
                          <w:sdtContent>
                            <w:ins w:author="Rozia_Farheen B" w:id="47" w:date="2026-09-26T13:32:14Z">
                              <w:sdt>
                                <w:sdtPr>
                                  <w:id w:val="-674033130"/>
                                  <w:tag w:val="goog_rdk_802"/>
                                </w:sdtPr>
                                <w:sdtContent>
                                  <w:del w:author="Animefor Me" w:id="15" w:date="2026-09-29T09:36:34Z">
                                    <w:sdt>
                                      <w:sdtPr>
                                        <w:alias w:val="Review status"/>
                                        <w:id w:val="-1249272331"/>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56410433"/>
                                <w:tag w:val="goog_rdk_803"/>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r>
            </w:sdtContent>
          </w:sdt>
        </w:tbl>
      </w:sdtContent>
    </w:sdt>
    <w:sdt>
      <w:sdtPr>
        <w:id w:val="229087688"/>
        <w:tag w:val="goog_rdk_809"/>
      </w:sdtPr>
      <w:sdtContent>
        <w:p w:rsidR="00000000" w:rsidDel="00000000" w:rsidP="00000000" w:rsidRDefault="00000000" w:rsidRPr="00000000" w14:paraId="0000009E">
          <w:pPr>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24194106"/>
              <w:tag w:val="goog_rdk_806"/>
            </w:sdtPr>
            <w:sdtContent>
              <w:ins w:author="Rozia_Farheen B" w:id="47" w:date="2026-09-26T13:32:14Z">
                <w:sdt>
                  <w:sdtPr>
                    <w:id w:val="-1830748582"/>
                    <w:tag w:val="goog_rdk_807"/>
                  </w:sdtPr>
                  <w:sdtContent>
                    <w:del w:author="Animefor Me" w:id="15" w:date="2026-09-29T09:36:34Z"/>
                  </w:sdtContent>
                </w:sdt>
              </w:ins>
              <w:sdt>
                <w:sdtPr>
                  <w:id w:val="-276402184"/>
                  <w:tag w:val="goog_rdk_808"/>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sdt>
      <w:sdtPr>
        <w:id w:val="-1579117276"/>
        <w:tag w:val="goog_rdk_816"/>
      </w:sdtPr>
      <w:sdtContent>
        <w:p w:rsidR="00000000" w:rsidDel="00000000" w:rsidP="00000000" w:rsidRDefault="00000000" w:rsidRPr="00000000" w14:paraId="0000009F">
          <w:pPr>
            <w:numPr>
              <w:ilvl w:val="0"/>
              <w:numId w:val="1"/>
            </w:numPr>
            <w:spacing w:after="0" w:afterAutospacing="0"/>
            <w:ind w:left="720" w:hanging="360"/>
            <w:jc w:val="center"/>
            <w:rPr>
              <w:ins w:author="Pooja S" w:id="59" w:date="2026-09-25T07:14:57Z"/>
              <w:del w:author="Animefor Me" w:id="15" w:date="2026-09-29T09:36:34Z"/>
              <w:rPrChange w:author="SANDHIYA A" w:id="60" w:date="2026-09-26T09:25:19Z">
                <w:rPr/>
              </w:rPrChange>
            </w:rPr>
            <w:pPrChange w:author="SANDHIYA A" w:id="0" w:date="2026-09-26T09:25:19Z">
              <w:pPr>
                <w:numPr>
                  <w:ilvl w:val="0"/>
                  <w:numId w:val="4"/>
                </w:numPr>
                <w:ind w:left="720" w:hanging="360"/>
                <w:jc w:val="center"/>
              </w:pPr>
            </w:pPrChange>
          </w:pPr>
          <w:sdt>
            <w:sdtPr>
              <w:id w:val="1387873134"/>
              <w:tag w:val="goog_rdk_813"/>
            </w:sdtPr>
            <w:sdtContent>
              <w:ins w:author="Pooja S" w:id="59" w:date="2026-09-25T07:14:57Z">
                <w:sdt>
                  <w:sdtPr>
                    <w:id w:val="1420048652"/>
                    <w:tag w:val="goog_rdk_814"/>
                  </w:sdtPr>
                  <w:sdtContent>
                    <w:del w:author="Animefor Me" w:id="15" w:date="2026-09-29T09:36:34Z"/>
                  </w:sdtContent>
                </w:sdt>
              </w:ins>
              <w:sdt>
                <w:sdtPr>
                  <w:id w:val="376373793"/>
                  <w:tag w:val="goog_rdk_815"/>
                </w:sdtPr>
                <w:sdtContent>
                  <w:ins w:author="Pooja S" w:id="59" w:date="2026-09-25T07:14:57Z">
                    <w:del w:author="Animefor Me" w:id="15" w:date="2026-09-29T09:36:34Z">
                      <w:r w:rsidDel="00000000" w:rsidR="00000000" w:rsidRPr="00000000">
                        <w:rPr>
                          <w:rtl w:val="0"/>
                        </w:rPr>
                      </w:r>
                    </w:del>
                  </w:ins>
                </w:sdtContent>
              </w:sdt>
              <w:ins w:author="Pooja S" w:id="59" w:date="2026-09-25T07:14:57Z">
                <w:del w:author="Animefor Me" w:id="15" w:date="2026-09-29T09:36:34Z"/>
              </w:ins>
            </w:sdtContent>
          </w:sdt>
        </w:p>
      </w:sdtContent>
    </w:sdt>
    <w:sdt>
      <w:sdtPr>
        <w:id w:val="-899696364"/>
        <w:tag w:val="goog_rdk_820"/>
      </w:sdtPr>
      <w:sdtContent>
        <w:p w:rsidR="00000000" w:rsidDel="00000000" w:rsidP="00000000" w:rsidRDefault="00000000" w:rsidRPr="00000000" w14:paraId="000000A0">
          <w:pPr>
            <w:numPr>
              <w:ilvl w:val="0"/>
              <w:numId w:val="1"/>
            </w:numPr>
            <w:spacing w:after="0" w:afterAutospacing="0"/>
            <w:ind w:left="720" w:hanging="360"/>
            <w:jc w:val="center"/>
            <w:rPr>
              <w:ins w:author="Pooja S" w:id="59" w:date="2026-09-25T07:14:57Z"/>
              <w:del w:author="Animefor Me" w:id="15" w:date="2026-09-29T09:36:34Z"/>
              <w:rPrChange w:author="SANDHIYA A" w:id="60" w:date="2026-09-26T09:25:19Z">
                <w:rPr/>
              </w:rPrChange>
            </w:rPr>
            <w:pPrChange w:author="SANDHIYA A" w:id="0" w:date="2026-09-26T09:25:19Z">
              <w:pPr>
                <w:numPr>
                  <w:ilvl w:val="0"/>
                  <w:numId w:val="4"/>
                </w:numPr>
                <w:ind w:left="720" w:hanging="360"/>
                <w:jc w:val="center"/>
              </w:pPr>
            </w:pPrChange>
          </w:pPr>
          <w:sdt>
            <w:sdtPr>
              <w:id w:val="-1217770022"/>
              <w:tag w:val="goog_rdk_817"/>
            </w:sdtPr>
            <w:sdtContent>
              <w:ins w:author="Pooja S" w:id="59" w:date="2026-09-25T07:14:57Z">
                <w:sdt>
                  <w:sdtPr>
                    <w:id w:val="2050030414"/>
                    <w:tag w:val="goog_rdk_818"/>
                  </w:sdtPr>
                  <w:sdtContent>
                    <w:del w:author="Animefor Me" w:id="15" w:date="2026-09-29T09:36:34Z"/>
                  </w:sdtContent>
                </w:sdt>
              </w:ins>
              <w:sdt>
                <w:sdtPr>
                  <w:id w:val="121681681"/>
                  <w:tag w:val="goog_rdk_819"/>
                </w:sdtPr>
                <w:sdtContent>
                  <w:ins w:author="Pooja S" w:id="59" w:date="2026-09-25T07:14:57Z">
                    <w:del w:author="Animefor Me" w:id="15" w:date="2026-09-29T09:36:34Z">
                      <w:r w:rsidDel="00000000" w:rsidR="00000000" w:rsidRPr="00000000">
                        <w:rPr>
                          <w:rtl w:val="0"/>
                        </w:rPr>
                      </w:r>
                    </w:del>
                  </w:ins>
                </w:sdtContent>
              </w:sdt>
              <w:ins w:author="Pooja S" w:id="59" w:date="2026-09-25T07:14:57Z">
                <w:del w:author="Animefor Me" w:id="15" w:date="2026-09-29T09:36:34Z"/>
              </w:ins>
            </w:sdtContent>
          </w:sdt>
        </w:p>
      </w:sdtContent>
    </w:sdt>
    <w:sdt>
      <w:sdtPr>
        <w:id w:val="-859764634"/>
        <w:tag w:val="goog_rdk_826"/>
      </w:sdtPr>
      <w:sdtContent>
        <w:p w:rsidR="00000000" w:rsidDel="00000000" w:rsidP="00000000" w:rsidRDefault="00000000" w:rsidRPr="00000000" w14:paraId="000000A1">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2104430954"/>
              <w:tag w:val="goog_rdk_823"/>
            </w:sdtPr>
            <w:sdtContent>
              <w:ins w:author="Anonymous" w:id="61" w:date="2026-09-25T15:08:18Z">
                <w:sdt>
                  <w:sdtPr>
                    <w:id w:val="-1276049737"/>
                    <w:tag w:val="goog_rdk_824"/>
                  </w:sdtPr>
                  <w:sdtContent>
                    <w:del w:author="Animefor Me" w:id="15" w:date="2026-09-29T09:36:34Z"/>
                  </w:sdtContent>
                </w:sdt>
              </w:ins>
              <w:sdt>
                <w:sdtPr>
                  <w:id w:val="58759693"/>
                  <w:tag w:val="goog_rdk_825"/>
                </w:sdtPr>
                <w:sdtContent>
                  <w:ins w:author="Anonymous" w:id="61" w:date="2026-09-25T15:08:18Z">
                    <w:del w:author="Animefor Me" w:id="15" w:date="2026-09-29T09:36:34Z">
                      <w:r w:rsidDel="00000000" w:rsidR="00000000" w:rsidRPr="00000000">
                        <w:rPr>
                          <w:rtl w:val="0"/>
                        </w:rPr>
                      </w:r>
                    </w:del>
                  </w:ins>
                </w:sdtContent>
              </w:sdt>
              <w:ins w:author="Anonymous" w:id="61" w:date="2026-09-25T15:08:18Z">
                <w:del w:author="Animefor Me" w:id="15" w:date="2026-09-29T09:36:34Z"/>
              </w:ins>
            </w:sdtContent>
          </w:sdt>
        </w:p>
      </w:sdtContent>
    </w:sdt>
    <w:sdt>
      <w:sdtPr>
        <w:id w:val="-547999097"/>
        <w:tag w:val="goog_rdk_831"/>
      </w:sdtPr>
      <w:sdtContent>
        <w:p w:rsidR="00000000" w:rsidDel="00000000" w:rsidP="00000000" w:rsidRDefault="00000000" w:rsidRPr="00000000" w14:paraId="000000A2">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1437036373"/>
              <w:tag w:val="goog_rdk_827"/>
            </w:sdtPr>
            <w:sdtContent>
              <w:ins w:author="Anonymous" w:id="61" w:date="2026-09-25T15:08:18Z">
                <w:sdt>
                  <w:sdtPr>
                    <w:id w:val="1375689277"/>
                    <w:tag w:val="goog_rdk_828"/>
                  </w:sdtPr>
                  <w:sdtContent>
                    <w:del w:author="Animefor Me" w:id="15" w:date="2026-09-29T09:36:34Z"/>
                  </w:sdtContent>
                </w:sdt>
              </w:ins>
              <w:sdt>
                <w:sdtPr>
                  <w:id w:val="-1534305435"/>
                  <w:tag w:val="goog_rdk_829"/>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w:delText>
                      </w:r>
                    </w:del>
                  </w:ins>
                </w:sdtContent>
              </w:sdt>
              <w:ins w:author="Anonymous" w:id="61" w:date="2026-09-25T15:08:18Z">
                <w:del w:author="Animefor Me" w:id="15" w:date="2026-09-29T09:36:34Z">
                  <w:sdt>
                    <w:sdtPr>
                      <w:id w:val="-598538392"/>
                      <w:tag w:val="goog_rdk_830"/>
                    </w:sdtPr>
                    <w:sdtContent>
                      <w:r w:rsidDel="00000000" w:rsidR="00000000" w:rsidRPr="00000000">
                        <w:rPr>
                          <w:rtl w:val="0"/>
                        </w:rPr>
                      </w:r>
                    </w:sdtContent>
                  </w:sdt>
                </w:del>
              </w:ins>
            </w:sdtContent>
          </w:sdt>
        </w:p>
      </w:sdtContent>
    </w:sdt>
    <w:sdt>
      <w:sdtPr>
        <w:id w:val="-1344182671"/>
        <w:tag w:val="goog_rdk_837"/>
      </w:sdtPr>
      <w:sdtContent>
        <w:p w:rsidR="00000000" w:rsidDel="00000000" w:rsidP="00000000" w:rsidRDefault="00000000" w:rsidRPr="00000000" w14:paraId="000000A3">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366080072"/>
              <w:tag w:val="goog_rdk_832"/>
            </w:sdtPr>
            <w:sdtContent>
              <w:ins w:author="Anonymous" w:id="61" w:date="2026-09-25T15:08:18Z">
                <w:sdt>
                  <w:sdtPr>
                    <w:id w:val="-1037056617"/>
                    <w:tag w:val="goog_rdk_833"/>
                  </w:sdtPr>
                  <w:sdtContent>
                    <w:del w:author="Animefor Me" w:id="15" w:date="2026-09-29T09:36:34Z"/>
                  </w:sdtContent>
                </w:sdt>
              </w:ins>
              <w:sdt>
                <w:sdtPr>
                  <w:id w:val="-260129793"/>
                  <w:tag w:val="goog_rdk_834"/>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the Cloud Console. **Not</w:delText>
                      </w:r>
                    </w:del>
                  </w:ins>
                </w:sdtContent>
              </w:sdt>
              <w:ins w:author="Anonymous" w:id="61" w:date="2026-09-25T15:08:18Z">
                <w:del w:author="Animefor Me" w:id="15" w:date="2026-09-29T09:36:34Z">
                  <w:sdt>
                    <w:sdtPr>
                      <w:id w:val="438755575"/>
                      <w:tag w:val="goog_rdk_83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w:delText>
                      </w:r>
                    </w:sdtContent>
                  </w:sdt>
                  <w:sdt>
                    <w:sdtPr>
                      <w:id w:val="-1456332668"/>
                      <w:tag w:val="goog_rdk_83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Gemini API requests using this key will fail after</w:delText>
                      </w:r>
                    </w:sdtContent>
                  </w:sdt>
                </w:del>
              </w:ins>
            </w:sdtContent>
          </w:sdt>
        </w:p>
      </w:sdtContent>
    </w:sdt>
    <w:sdt>
      <w:sdtPr>
        <w:id w:val="2005483430"/>
        <w:tag w:val="goog_rdk_841"/>
      </w:sdtPr>
      <w:sdtContent>
        <w:p w:rsidR="00000000" w:rsidDel="00000000" w:rsidP="00000000" w:rsidRDefault="00000000" w:rsidRPr="00000000" w14:paraId="000000A4">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800160144"/>
              <w:tag w:val="goog_rdk_838"/>
            </w:sdtPr>
            <w:sdtContent>
              <w:ins w:author="Anonymous" w:id="61" w:date="2026-09-25T15:08:18Z">
                <w:sdt>
                  <w:sdtPr>
                    <w:id w:val="1377629659"/>
                    <w:tag w:val="goog_rdk_839"/>
                  </w:sdtPr>
                  <w:sdtContent>
                    <w:del w:author="Animefor Me" w:id="15" w:date="2026-09-29T09:36:34Z"/>
                  </w:sdtContent>
                </w:sdt>
              </w:ins>
              <w:sdt>
                <w:sdtPr>
                  <w:id w:val="-507500427"/>
                  <w:tag w:val="goog_rdk_840"/>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these restrictions are applied.**</w:delText>
                      </w:r>
                    </w:del>
                  </w:ins>
                </w:sdtContent>
              </w:sdt>
              <w:ins w:author="Anonymous" w:id="61" w:date="2026-09-25T15:08:18Z">
                <w:del w:author="Animefor Me" w:id="15" w:date="2026-09-29T09:36:34Z"/>
              </w:ins>
            </w:sdtContent>
          </w:sdt>
        </w:p>
      </w:sdtContent>
    </w:sdt>
    <w:sdt>
      <w:sdtPr>
        <w:id w:val="1240497763"/>
        <w:tag w:val="goog_rdk_845"/>
      </w:sdtPr>
      <w:sdtContent>
        <w:p w:rsidR="00000000" w:rsidDel="00000000" w:rsidP="00000000" w:rsidRDefault="00000000" w:rsidRPr="00000000" w14:paraId="000000A5">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238217027"/>
              <w:tag w:val="goog_rdk_842"/>
            </w:sdtPr>
            <w:sdtContent>
              <w:ins w:author="Anonymous" w:id="61" w:date="2026-09-25T15:08:18Z">
                <w:sdt>
                  <w:sdtPr>
                    <w:id w:val="-1090330366"/>
                    <w:tag w:val="goog_rdk_843"/>
                  </w:sdtPr>
                  <w:sdtContent>
                    <w:del w:author="Animefor Me" w:id="15" w:date="2026-09-29T09:36:34Z"/>
                  </w:sdtContent>
                </w:sdt>
              </w:ins>
              <w:sdt>
                <w:sdtPr>
                  <w:id w:val="-1085906771"/>
                  <w:tag w:val="goog_rdk_844"/>
                </w:sdtPr>
                <w:sdtContent>
                  <w:ins w:author="Anonymous" w:id="61" w:date="2026-09-25T15:08:18Z">
                    <w:del w:author="Animefor Me" w:id="15" w:date="2026-09-29T09:36:34Z">
                      <w:r w:rsidDel="00000000" w:rsidR="00000000" w:rsidRPr="00000000">
                        <w:rPr>
                          <w:rtl w:val="0"/>
                        </w:rPr>
                      </w:r>
                    </w:del>
                  </w:ins>
                </w:sdtContent>
              </w:sdt>
              <w:ins w:author="Anonymous" w:id="61" w:date="2026-09-25T15:08:18Z">
                <w:del w:author="Animefor Me" w:id="15" w:date="2026-09-29T09:36:34Z"/>
              </w:ins>
            </w:sdtContent>
          </w:sdt>
        </w:p>
      </w:sdtContent>
    </w:sdt>
    <w:sdt>
      <w:sdtPr>
        <w:id w:val="1310601542"/>
        <w:tag w:val="goog_rdk_852"/>
      </w:sdtPr>
      <w:sdtContent>
        <w:p w:rsidR="00000000" w:rsidDel="00000000" w:rsidP="00000000" w:rsidRDefault="00000000" w:rsidRPr="00000000" w14:paraId="000000A6">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1394281414"/>
              <w:tag w:val="goog_rdk_846"/>
            </w:sdtPr>
            <w:sdtContent>
              <w:ins w:author="Anonymous" w:id="61" w:date="2026-09-25T15:08:18Z">
                <w:sdt>
                  <w:sdtPr>
                    <w:id w:val="-69093287"/>
                    <w:tag w:val="goog_rdk_847"/>
                  </w:sdtPr>
                  <w:sdtContent>
                    <w:del w:author="Animefor Me" w:id="15" w:date="2026-09-29T09:36:34Z"/>
                  </w:sdtContent>
                </w:sdt>
              </w:ins>
              <w:sdt>
                <w:sdtPr>
                  <w:id w:val="-1607461863"/>
                  <w:tag w:val="goog_rdk_848"/>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 Visit the [Google Cloud Console Credentials page]</w:delText>
                      </w:r>
                    </w:del>
                  </w:ins>
                </w:sdtContent>
              </w:sdt>
              <w:ins w:author="Anonymous" w:id="61" w:date="2026-09-25T15:08:18Z">
                <w:del w:author="Animefor Me" w:id="15" w:date="2026-09-29T09:36:34Z">
                  <w:sdt>
                    <w:sdtPr>
                      <w:id w:val="-414996480"/>
                      <w:tag w:val="goog_rdk_84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w:delText>
                      </w:r>
                    </w:sdtContent>
                  </w:sdt>
                  <w:sdt>
                    <w:sdtPr>
                      <w:id w:val="-1962973429"/>
                      <w:tag w:val="goog_rdk_85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(https://console.cloud.google.com/apis/credentials).</w:delText>
                      </w:r>
                    </w:sdtContent>
                  </w:sdt>
                  <w:sdt>
                    <w:sdtPr>
                      <w:id w:val="87971033"/>
                      <w:tag w:val="goog_rdk_851"/>
                    </w:sdtPr>
                    <w:sdtContent>
                      <w:r w:rsidDel="00000000" w:rsidR="00000000" w:rsidRPr="00000000">
                        <w:rPr>
                          <w:rtl w:val="0"/>
                        </w:rPr>
                      </w:r>
                    </w:sdtContent>
                  </w:sdt>
                </w:del>
              </w:ins>
            </w:sdtContent>
          </w:sdt>
        </w:p>
      </w:sdtContent>
    </w:sdt>
    <w:sdt>
      <w:sdtPr>
        <w:id w:val="-2033794505"/>
        <w:tag w:val="goog_rdk_859"/>
      </w:sdtPr>
      <w:sdtContent>
        <w:p w:rsidR="00000000" w:rsidDel="00000000" w:rsidP="00000000" w:rsidRDefault="00000000" w:rsidRPr="00000000" w14:paraId="000000A7">
          <w:pPr>
            <w:numPr>
              <w:ilvl w:val="0"/>
              <w:numId w:val="1"/>
            </w:numPr>
            <w:spacing w:after="0" w:afterAutospacing="0"/>
            <w:ind w:left="720" w:hanging="360"/>
            <w:jc w:val="center"/>
            <w:rPr>
              <w:ins w:author="Pooja S" w:id="59" w:date="2026-09-25T07:14:57Z"/>
              <w:del w:author="Animefor Me" w:id="15" w:date="2026-09-29T09:36:34Z"/>
              <w:rPrChange w:author="SANDHIYA A" w:id="60" w:date="2026-09-26T09:25:19Z">
                <w:rPr/>
              </w:rPrChange>
            </w:rPr>
            <w:pPrChange w:author="SANDHIYA A" w:id="0" w:date="2026-09-26T09:25:19Z">
              <w:pPr>
                <w:numPr>
                  <w:ilvl w:val="0"/>
                  <w:numId w:val="4"/>
                </w:numPr>
                <w:ind w:left="720" w:hanging="360"/>
                <w:jc w:val="center"/>
              </w:pPr>
            </w:pPrChange>
          </w:pPr>
          <w:sdt>
            <w:sdtPr>
              <w:id w:val="1503468819"/>
              <w:tag w:val="goog_rdk_853"/>
            </w:sdtPr>
            <w:sdtContent>
              <w:ins w:author="Anonymous" w:id="61" w:date="2026-09-25T15:08:18Z">
                <w:sdt>
                  <w:sdtPr>
                    <w:id w:val="-2070775639"/>
                    <w:tag w:val="goog_rdk_854"/>
                  </w:sdtPr>
                  <w:sdtContent>
                    <w:del w:author="Animefor Me" w:id="15" w:date="2026-09-29T09:36:34Z"/>
                  </w:sdtContent>
                </w:sdt>
              </w:ins>
              <w:sdt>
                <w:sdtPr>
                  <w:id w:val="-453234991"/>
                  <w:tag w:val="goog_rdk_855"/>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 Select the project and the A</w:delText>
                      </w:r>
                    </w:del>
                  </w:ins>
                </w:sdtContent>
              </w:sdt>
              <w:ins w:author="Anonymous" w:id="61" w:date="2026-09-25T15:08:18Z">
                <w:del w:author="Animefor Me" w:id="15" w:date="2026-09-29T09:36:34Z"/>
              </w:ins>
            </w:sdtContent>
          </w:sdt>
          <w:sdt>
            <w:sdtPr>
              <w:id w:val="1277993489"/>
              <w:tag w:val="goog_rdk_856"/>
            </w:sdtPr>
            <w:sdtContent>
              <w:ins w:author="Pooja S" w:id="59" w:date="2026-09-25T07:14:57Z">
                <w:sdt>
                  <w:sdtPr>
                    <w:id w:val="-38672014"/>
                    <w:tag w:val="goog_rdk_857"/>
                  </w:sdtPr>
                  <w:sdtContent>
                    <w:del w:author="Animefor Me" w:id="15" w:date="2026-09-29T09:36:34Z"/>
                  </w:sdtContent>
                </w:sdt>
              </w:ins>
              <w:sdt>
                <w:sdtPr>
                  <w:id w:val="-1864486625"/>
                  <w:tag w:val="goog_rdk_858"/>
                </w:sdtPr>
                <w:sdtContent>
                  <w:ins w:author="Pooja S" w:id="59" w:date="2026-09-25T07:14:57Z">
                    <w:del w:author="Animefor Me" w:id="15" w:date="2026-09-29T09:36:34Z">
                      <w:r w:rsidDel="00000000" w:rsidR="00000000" w:rsidRPr="00000000">
                        <w:rPr>
                          <w:rtl w:val="0"/>
                        </w:rPr>
                      </w:r>
                    </w:del>
                  </w:ins>
                </w:sdtContent>
              </w:sdt>
              <w:ins w:author="Pooja S" w:id="59" w:date="2026-09-25T07:14:57Z">
                <w:del w:author="Animefor Me" w:id="15" w:date="2026-09-29T09:36:34Z"/>
              </w:ins>
            </w:sdtContent>
          </w:sdt>
        </w:p>
      </w:sdtContent>
    </w:sdt>
    <w:sdt>
      <w:sdtPr>
        <w:id w:val="-100567831"/>
        <w:tag w:val="goog_rdk_870"/>
      </w:sdtPr>
      <w:sdtContent>
        <w:p w:rsidR="00000000" w:rsidDel="00000000" w:rsidP="00000000" w:rsidRDefault="00000000" w:rsidRPr="00000000" w14:paraId="000000A8">
          <w:pPr>
            <w:numPr>
              <w:ilvl w:val="0"/>
              <w:numId w:val="1"/>
            </w:numPr>
            <w:ind w:left="720" w:hanging="360"/>
            <w:rPr>
              <w:ins w:author="Yogitha V" w:id="64" w:date="2026-09-25T05:05:07Z"/>
              <w:del w:author="Animefor Me" w:id="15" w:date="2026-09-29T09:36:34Z"/>
              <w:rPrChange w:author="SANDHIYA A" w:id="60" w:date="2026-09-26T09:25:19Z">
                <w:rPr/>
              </w:rPrChange>
            </w:rPr>
            <w:pPrChange w:author="SANDHIYA A" w:id="0" w:date="2026-09-26T09:25:19Z">
              <w:pPr>
                <w:numPr>
                  <w:ilvl w:val="0"/>
                  <w:numId w:val="4"/>
                </w:numPr>
                <w:ind w:left="720" w:hanging="360"/>
              </w:pPr>
            </w:pPrChange>
          </w:pPr>
          <w:sdt>
            <w:sdtPr>
              <w:id w:val="1902437700"/>
              <w:tag w:val="goog_rdk_863"/>
            </w:sdtPr>
            <w:sdtContent>
              <w:ins w:author="HARIPRIYA H" w:id="63" w:date="2026-09-25T05:32:00Z">
                <w:sdt>
                  <w:sdtPr>
                    <w:id w:val="-492616353"/>
                    <w:tag w:val="goog_rdk_864"/>
                  </w:sdtPr>
                  <w:sdtContent>
                    <w:del w:author="Animefor Me" w:id="15" w:date="2026-09-29T09:36:34Z"/>
                  </w:sdtContent>
                </w:sdt>
              </w:ins>
              <w:sdt>
                <w:sdtPr>
                  <w:id w:val="446214619"/>
                  <w:tag w:val="goog_rdk_865"/>
                </w:sdtPr>
                <w:sdtContent>
                  <w:ins w:author="HARIPRIYA H" w:id="63" w:date="2026-09-25T05:32:00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IPRIYA H" w:id="63" w:date="2026-09-25T05:32:00Z">
                <w:del w:author="Animefor Me" w:id="15" w:date="2026-09-29T09:36:34Z"/>
              </w:ins>
            </w:sdtContent>
          </w:sdt>
          <w:sdt>
            <w:sdtPr>
              <w:id w:val="-1929041596"/>
              <w:tag w:val="goog_rdk_866"/>
            </w:sdtPr>
            <w:sdtContent>
              <w:del w:author="Animefor Me" w:id="15" w:date="2026-09-29T09:36:34Z"/>
            </w:sdtContent>
          </w:sdt>
          <w:sdt>
            <w:sdtPr>
              <w:id w:val="573282039"/>
              <w:tag w:val="goog_rdk_867"/>
            </w:sdtPr>
            <w:sdtContent>
              <w:ins w:author="Yogitha V" w:id="64" w:date="2026-09-25T05:05:07Z">
                <w:sdt>
                  <w:sdtPr>
                    <w:id w:val="725688014"/>
                    <w:tag w:val="goog_rdk_868"/>
                  </w:sdtPr>
                  <w:sdtContent>
                    <w:del w:author="Animefor Me" w:id="15" w:date="2026-09-29T09:36:34Z"/>
                  </w:sdtContent>
                </w:sdt>
              </w:ins>
              <w:sdt>
                <w:sdtPr>
                  <w:id w:val="1154833226"/>
                  <w:tag w:val="goog_rdk_869"/>
                </w:sdtPr>
                <w:sdtContent>
                  <w:ins w:author="Yogitha V" w:id="64" w:date="2026-09-25T05:05:07Z">
                    <w:del w:author="Animefor Me" w:id="15" w:date="2026-09-29T09:36:34Z">
                      <w:r w:rsidDel="00000000" w:rsidR="00000000" w:rsidRPr="00000000">
                        <w:rPr>
                          <w:rtl w:val="0"/>
                        </w:rPr>
                      </w:r>
                    </w:del>
                  </w:ins>
                </w:sdtContent>
              </w:sdt>
              <w:ins w:author="Yogitha V" w:id="64" w:date="2026-09-25T05:05:07Z">
                <w:del w:author="Animefor Me" w:id="15" w:date="2026-09-29T09:36:34Z"/>
              </w:ins>
            </w:sdtContent>
          </w:sdt>
        </w:p>
      </w:sdtContent>
    </w:sdt>
    <w:sdt>
      <w:sdtPr>
        <w:id w:val="-187875829"/>
        <w:tag w:val="goog_rdk_900"/>
      </w:sdtPr>
      <w:sdtContent>
        <w:p w:rsidR="00000000" w:rsidDel="00000000" w:rsidP="00000000" w:rsidRDefault="00000000" w:rsidRPr="00000000" w14:paraId="000000A9">
          <w:pPr>
            <w:rPr>
              <w:ins w:author="Anonymous" w:id="71" w:date="2026-09-24T06:21:21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Subramanian" w:id="72" w:date="2026-09-25T02:48:40Z">
                <w:rPr>
                  <w:rFonts w:ascii="Arial" w:cs="Arial" w:eastAsia="Arial" w:hAnsi="Arial"/>
                  <w:b w:val="0"/>
                  <w:bCs w:val="0"/>
                  <w:i w:val="0"/>
                  <w:iCs w:val="0"/>
                  <w:smallCaps w:val="0"/>
                  <w:strike w:val="0"/>
                  <w:color w:val="000000"/>
                  <w:sz w:val="22"/>
                  <w:szCs w:val="22"/>
                  <w:u w:val="none"/>
                  <w:shd w:fill="auto" w:val="clear"/>
                  <w:vertAlign w:val="baseline"/>
                </w:rPr>
              </w:rPrChange>
            </w:rPr>
            <w:pPrChange w:author="Subramanian" w:id="0" w:date="2026-09-25T02:48:40Z">
              <w:pPr>
                <w:ind w:left="0" w:firstLine="0"/>
              </w:pPr>
            </w:pPrChange>
          </w:pPr>
          <w:sdt>
            <w:sdtPr>
              <w:id w:val="826227993"/>
              <w:tag w:val="goog_rdk_874"/>
            </w:sdtPr>
            <w:sdtContent>
              <w:ins w:author="Akshaya Selvam" w:id="65" w:date="2026-09-25T03:59:35Z">
                <w:sdt>
                  <w:sdtPr>
                    <w:id w:val="1195697593"/>
                    <w:tag w:val="goog_rdk_875"/>
                  </w:sdtPr>
                  <w:sdtContent>
                    <w:del w:author="Animefor Me" w:id="15" w:date="2026-09-29T09:36:34Z"/>
                  </w:sdtContent>
                </w:sdt>
              </w:ins>
              <w:sdt>
                <w:sdtPr>
                  <w:id w:val="-293606289"/>
                  <w:tag w:val="goog_rdk_876"/>
                </w:sdtPr>
                <w:sdtContent>
                  <w:ins w:author="Akshaya Selvam" w:id="65" w:date="2026-09-25T03:59:35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shaya Selvam" w:id="65" w:date="2026-09-25T03:59:35Z">
                <w:del w:author="Animefor Me" w:id="15" w:date="2026-09-29T09:36:34Z">
                  <w:sdt>
                    <w:sdtPr>
                      <w:id w:val="-910158896"/>
                      <w:tag w:val="goog_rdk_87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del>
              </w:ins>
            </w:sdtContent>
          </w:sdt>
          <w:sdt>
            <w:sdtPr>
              <w:id w:val="-693954315"/>
              <w:tag w:val="goog_rdk_878"/>
            </w:sdtPr>
            <w:sdtContent>
              <w:del w:author="Animefor Me" w:id="15" w:date="2026-09-29T09:36:34Z"/>
            </w:sdtContent>
          </w:sdt>
          <w:sdt>
            <w:sdtPr>
              <w:id w:val="1863414160"/>
              <w:tag w:val="goog_rdk_879"/>
            </w:sdtPr>
            <w:sdtContent>
              <w:ins w:author="Padma G" w:id="66" w:date="2026-09-24T08:45:47Z">
                <w:sdt>
                  <w:sdtPr>
                    <w:id w:val="1659256967"/>
                    <w:tag w:val="goog_rdk_880"/>
                  </w:sdtPr>
                  <w:sdtContent>
                    <w:del w:author="Animefor Me" w:id="15" w:date="2026-09-29T09:36:34Z"/>
                  </w:sdtContent>
                </w:sdt>
              </w:ins>
              <w:sdt>
                <w:sdtPr>
                  <w:id w:val="1481012663"/>
                  <w:tag w:val="goog_rdk_881"/>
                </w:sdtPr>
                <w:sdtContent>
                  <w:ins w:author="Padma G" w:id="66" w:date="2026-09-24T08:45:4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Padma G" w:id="66" w:date="2026-09-24T08:45:47Z">
                <w:del w:author="Animefor Me" w:id="15" w:date="2026-09-29T09:36:34Z"/>
              </w:ins>
            </w:sdtContent>
          </w:sdt>
          <w:sdt>
            <w:sdtPr>
              <w:id w:val="-1452938343"/>
              <w:tag w:val="goog_rdk_882"/>
            </w:sdtPr>
            <w:sdtContent>
              <w:del w:author="Animefor Me" w:id="15" w:date="2026-09-29T09:36:34Z"/>
            </w:sdtContent>
          </w:sdt>
          <w:sdt>
            <w:sdtPr>
              <w:id w:val="-1690133994"/>
              <w:tag w:val="goog_rdk_883"/>
            </w:sdtPr>
            <w:sdtContent>
              <w:ins w:author="Ragavanelavai" w:id="67" w:date="2026-09-25T09:57:23Z">
                <w:sdt>
                  <w:sdtPr>
                    <w:id w:val="-203334507"/>
                    <w:tag w:val="goog_rdk_884"/>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5731510" cy="3033395"/>
                            <wp:effectExtent b="0" l="0" r="0" t="0"/>
                            <wp:docPr id="2126916919" name="image44.png"/>
                            <a:graphic>
                              <a:graphicData uri="http://schemas.openxmlformats.org/drawingml/2006/picture">
                                <pic:pic>
                                  <pic:nvPicPr>
                                    <pic:cNvPr id="0" name="image44.png"/>
                                    <pic:cNvPicPr preferRelativeResize="0"/>
                                  </pic:nvPicPr>
                                  <pic:blipFill>
                                    <a:blip r:embed="rId22"/>
                                    <a:srcRect b="-53459" l="-2658" r="2658" t="53459"/>
                                    <a:stretch>
                                      <a:fillRect/>
                                    </a:stretch>
                                  </pic:blipFill>
                                  <pic:spPr>
                                    <a:xfrm>
                                      <a:off x="0" y="0"/>
                                      <a:ext cx="5731510" cy="3033395"/>
                                    </a:xfrm>
                                    <a:prstGeom prst="rect"/>
                                    <a:ln/>
                                  </pic:spPr>
                                </pic:pic>
                              </a:graphicData>
                            </a:graphic>
                          </wp:inline>
                        </w:drawing>
                      </w:r>
                    </w:del>
                  </w:sdtContent>
                </w:sdt>
              </w:ins>
            </w:sdtContent>
          </w:sdt>
          <w:sdt>
            <w:sdtPr>
              <w:id w:val="896386639"/>
              <w:tag w:val="goog_rdk_885"/>
            </w:sdtPr>
            <w:sdtContent>
              <w:del w:author="Animefor Me" w:id="15" w:date="2026-09-29T09:36:34Z"/>
            </w:sdtContent>
          </w:sdt>
          <w:sdt>
            <w:sdtPr>
              <w:id w:val="484425806"/>
              <w:tag w:val="goog_rdk_886"/>
            </w:sdtPr>
            <w:sdtContent>
              <w:ins w:author="Anonymous" w:id="68" w:date="2026-09-24T07:40:51Z">
                <w:sdt>
                  <w:sdtPr>
                    <w:id w:val="591631927"/>
                    <w:tag w:val="goog_rdk_887"/>
                  </w:sdtPr>
                  <w:sdtContent>
                    <w:del w:author="Animefor Me" w:id="15" w:date="2026-09-29T09:36:34Z"/>
                  </w:sdtContent>
                </w:sdt>
              </w:ins>
              <w:sdt>
                <w:sdtPr>
                  <w:id w:val="-1916179532"/>
                  <w:tag w:val="goog_rdk_888"/>
                </w:sdtPr>
                <w:sdtContent>
                  <w:ins w:author="Anonymous" w:id="68" w:date="2026-09-24T07:40:5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nonymous" w:id="68" w:date="2026-09-24T07:40:51Z">
                <w:del w:author="Animefor Me" w:id="15" w:date="2026-09-29T09:36:34Z"/>
              </w:ins>
            </w:sdtContent>
          </w:sdt>
          <w:sdt>
            <w:sdtPr>
              <w:id w:val="2091529964"/>
              <w:tag w:val="goog_rdk_889"/>
            </w:sdtPr>
            <w:sdtContent>
              <w:del w:author="Animefor Me" w:id="15" w:date="2026-09-29T09:36:34Z"/>
            </w:sdtContent>
          </w:sdt>
          <w:sdt>
            <w:sdtPr>
              <w:id w:val="916259206"/>
              <w:tag w:val="goog_rdk_890"/>
            </w:sdtPr>
            <w:sdtContent>
              <w:ins w:author="Rahama Dullah" w:id="69" w:date="2026-09-24T09:14:23Z">
                <w:sdt>
                  <w:sdtPr>
                    <w:id w:val="19843415"/>
                    <w:tag w:val="goog_rdk_891"/>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5731510" cy="3033395"/>
                            <wp:effectExtent b="0" l="0" r="0" t="0"/>
                            <wp:docPr id="2126916923" name="image44.png"/>
                            <a:graphic>
                              <a:graphicData uri="http://schemas.openxmlformats.org/drawingml/2006/picture">
                                <pic:pic>
                                  <pic:nvPicPr>
                                    <pic:cNvPr id="0" name="image44.png"/>
                                    <pic:cNvPicPr preferRelativeResize="0"/>
                                  </pic:nvPicPr>
                                  <pic:blipFill>
                                    <a:blip r:embed="rId22"/>
                                    <a:srcRect b="-54088" l="-2658" r="2658" t="54088"/>
                                    <a:stretch>
                                      <a:fillRect/>
                                    </a:stretch>
                                  </pic:blipFill>
                                  <pic:spPr>
                                    <a:xfrm>
                                      <a:off x="0" y="0"/>
                                      <a:ext cx="5731510" cy="3033395"/>
                                    </a:xfrm>
                                    <a:prstGeom prst="rect"/>
                                    <a:ln/>
                                  </pic:spPr>
                                </pic:pic>
                              </a:graphicData>
                            </a:graphic>
                          </wp:inline>
                        </w:drawing>
                      </w:r>
                    </w:del>
                  </w:sdtContent>
                </w:sdt>
              </w:ins>
            </w:sdtContent>
          </w:sdt>
          <w:sdt>
            <w:sdtPr>
              <w:id w:val="437358787"/>
              <w:tag w:val="goog_rdk_892"/>
            </w:sdtPr>
            <w:sdtContent>
              <w:del w:author="Animefor Me" w:id="15" w:date="2026-09-29T09:36:34Z"/>
            </w:sdtContent>
          </w:sdt>
          <w:sdt>
            <w:sdtPr>
              <w:id w:val="1051754601"/>
              <w:tag w:val="goog_rdk_893"/>
            </w:sdtPr>
            <w:sdtContent>
              <w:ins w:author="Ajith kumar G" w:id="70" w:date="2026-09-24T07:02:53Z">
                <w:sdt>
                  <w:sdtPr>
                    <w:id w:val="-1133248751"/>
                    <w:tag w:val="goog_rdk_894"/>
                  </w:sdtPr>
                  <w:sdtContent>
                    <w:del w:author="Animefor Me" w:id="15" w:date="2026-09-29T09:36:34Z"/>
                  </w:sdtContent>
                </w:sdt>
              </w:ins>
              <w:sdt>
                <w:sdtPr>
                  <w:id w:val="-1904975"/>
                  <w:tag w:val="goog_rdk_895"/>
                </w:sdtPr>
                <w:sdtContent>
                  <w:ins w:author="Ajith kumar G" w:id="70" w:date="2026-09-24T07:02:53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jith kumar G" w:id="70" w:date="2026-09-24T07:02:53Z">
                <w:del w:author="Animefor Me" w:id="15" w:date="2026-09-29T09:36:34Z"/>
              </w:ins>
            </w:sdtContent>
          </w:sdt>
          <w:sdt>
            <w:sdtPr>
              <w:id w:val="698308069"/>
              <w:tag w:val="goog_rdk_896"/>
            </w:sdtPr>
            <w:sdtContent>
              <w:del w:author="Animefor Me" w:id="15" w:date="2026-09-29T09:36:34Z"/>
            </w:sdtContent>
          </w:sdt>
          <w:sdt>
            <w:sdtPr>
              <w:id w:val="966997615"/>
              <w:tag w:val="goog_rdk_897"/>
            </w:sdtPr>
            <w:sdtContent>
              <w:ins w:author="Anonymous" w:id="71" w:date="2026-09-24T06:21:21Z">
                <w:sdt>
                  <w:sdtPr>
                    <w:id w:val="1951712196"/>
                    <w:tag w:val="goog_rdk_898"/>
                  </w:sdtPr>
                  <w:sdtContent>
                    <w:del w:author="Animefor Me" w:id="15" w:date="2026-09-29T09:36:34Z"/>
                  </w:sdtContent>
                </w:sdt>
              </w:ins>
              <w:sdt>
                <w:sdtPr>
                  <w:id w:val="1973621480"/>
                  <w:tag w:val="goog_rdk_899"/>
                </w:sdtPr>
                <w:sdtContent>
                  <w:ins w:author="Anonymous" w:id="71" w:date="2026-09-24T06:21:21Z">
                    <w:del w:author="Animefor Me" w:id="15" w:date="2026-09-29T09:36:34Z">
                      <w:r w:rsidDel="00000000" w:rsidR="00000000" w:rsidRPr="00000000">
                        <w:rPr>
                          <w:rtl w:val="0"/>
                        </w:rPr>
                      </w:r>
                    </w:del>
                  </w:ins>
                </w:sdtContent>
              </w:sdt>
              <w:ins w:author="Anonymous" w:id="71" w:date="2026-09-24T06:21:21Z">
                <w:del w:author="Animefor Me" w:id="15" w:date="2026-09-29T09:36:34Z"/>
              </w:ins>
            </w:sdtContent>
          </w:sdt>
        </w:p>
      </w:sdtContent>
    </w:sdt>
    <w:sdt>
      <w:sdtPr>
        <w:id w:val="-963976852"/>
        <w:tag w:val="goog_rdk_911"/>
      </w:sdtPr>
      <w:sdtContent>
        <w:p w:rsidR="00000000" w:rsidDel="00000000" w:rsidP="00000000" w:rsidRDefault="00000000" w:rsidRPr="00000000" w14:paraId="000000AA">
          <w:pPr>
            <w:numPr>
              <w:ilvl w:val="0"/>
              <w:numId w:val="4"/>
            </w:numPr>
            <w:ind w:left="720" w:hanging="360"/>
            <w:rPr>
              <w:ins w:author="Anonymous" w:id="74" w:date="2026-09-24T04:47:07Z"/>
              <w:del w:author="Animefor Me" w:id="15" w:date="2026-09-29T09:36:34Z"/>
              <w:u w:val="none"/>
              <w:rPrChange w:author="DELIGHT WORLD 1.0" w:id="75" w:date="2026-09-24T13:53:56Z">
                <w:rPr>
                  <w:rFonts w:ascii="Arial" w:cs="Arial" w:eastAsia="Arial" w:hAnsi="Arial"/>
                  <w:b w:val="0"/>
                  <w:bCs w:val="0"/>
                  <w:i w:val="0"/>
                  <w:iCs w:val="0"/>
                  <w:smallCaps w:val="0"/>
                  <w:strike w:val="0"/>
                  <w:color w:val="000000"/>
                  <w:sz w:val="22"/>
                  <w:szCs w:val="22"/>
                  <w:u w:val="none"/>
                  <w:shd w:fill="auto" w:val="clear"/>
                  <w:vertAlign w:val="baseline"/>
                </w:rPr>
              </w:rPrChange>
            </w:rPr>
            <w:pPrChange w:author="DELIGHT WORLD 1.0" w:id="0" w:date="2026-09-24T13:53:56Z">
              <w:pPr>
                <w:ind w:left="1440" w:firstLine="0"/>
              </w:pPr>
            </w:pPrChange>
          </w:pPr>
          <w:sdt>
            <w:sdtPr>
              <w:id w:val="-1434733462"/>
              <w:tag w:val="goog_rdk_904"/>
            </w:sdtPr>
            <w:sdtContent>
              <w:ins w:author="Annamalai M" w:id="73" w:date="2026-09-24T05:00:44Z">
                <w:sdt>
                  <w:sdtPr>
                    <w:id w:val="-1687898619"/>
                    <w:tag w:val="goog_rdk_905"/>
                  </w:sdtPr>
                  <w:sdtContent>
                    <w:del w:author="Animefor Me" w:id="15" w:date="2026-09-29T09:36:34Z"/>
                  </w:sdtContent>
                </w:sdt>
              </w:ins>
              <w:sdt>
                <w:sdtPr>
                  <w:id w:val="-1719756921"/>
                  <w:tag w:val="goog_rdk_906"/>
                </w:sdtPr>
                <w:sdtContent>
                  <w:ins w:author="Annamalai M" w:id="73" w:date="2026-09-24T05:00: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_</w:delText>
                      </w:r>
                    </w:del>
                  </w:ins>
                </w:sdtContent>
              </w:sdt>
              <w:ins w:author="Annamalai M" w:id="73" w:date="2026-09-24T05:00:44Z">
                <w:del w:author="Animefor Me" w:id="15" w:date="2026-09-29T09:36:34Z"/>
              </w:ins>
            </w:sdtContent>
          </w:sdt>
          <w:sdt>
            <w:sdtPr>
              <w:id w:val="-1838022909"/>
              <w:tag w:val="goog_rdk_907"/>
            </w:sdtPr>
            <w:sdtContent>
              <w:del w:author="Animefor Me" w:id="15" w:date="2026-09-29T09:36:34Z"/>
            </w:sdtContent>
          </w:sdt>
          <w:sdt>
            <w:sdtPr>
              <w:id w:val="1139379244"/>
              <w:tag w:val="goog_rdk_908"/>
            </w:sdtPr>
            <w:sdtContent>
              <w:ins w:author="Anonymous" w:id="74" w:date="2026-09-24T04:47:07Z">
                <w:sdt>
                  <w:sdtPr>
                    <w:id w:val="-173992076"/>
                    <w:tag w:val="goog_rdk_909"/>
                  </w:sdtPr>
                  <w:sdtContent>
                    <w:del w:author="Animefor Me" w:id="15" w:date="2026-09-29T09:36:34Z"/>
                  </w:sdtContent>
                </w:sdt>
              </w:ins>
              <w:sdt>
                <w:sdtPr>
                  <w:id w:val="-332407823"/>
                  <w:tag w:val="goog_rdk_910"/>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1991569637"/>
        <w:tag w:val="goog_rdk_915"/>
      </w:sdtPr>
      <w:sdtContent>
        <w:p w:rsidR="00000000" w:rsidDel="00000000" w:rsidP="00000000" w:rsidRDefault="00000000" w:rsidRPr="00000000" w14:paraId="000000AB">
          <w:pPr>
            <w:numPr>
              <w:ilvl w:val="0"/>
              <w:numId w:val="4"/>
            </w:numPr>
            <w:ind w:left="0" w:firstLine="0"/>
            <w:rPr>
              <w:ins w:author="Anonymous" w:id="74" w:date="2026-09-24T04:47:07Z"/>
              <w:del w:author="Animefor Me" w:id="15" w:date="2026-09-29T09:36:34Z"/>
              <w:u w:val="none"/>
              <w:rPrChange w:author="DELIGHT WORLD 1.0" w:id="75" w:date="2026-09-24T13:53:56Z">
                <w:rPr>
                  <w:rFonts w:ascii="Arial" w:cs="Arial" w:eastAsia="Arial" w:hAnsi="Arial"/>
                  <w:b w:val="0"/>
                  <w:bCs w:val="0"/>
                  <w:i w:val="0"/>
                  <w:iCs w:val="0"/>
                  <w:smallCaps w:val="0"/>
                  <w:strike w:val="0"/>
                  <w:color w:val="000000"/>
                  <w:sz w:val="22"/>
                  <w:szCs w:val="22"/>
                  <w:u w:val="none"/>
                  <w:shd w:fill="auto" w:val="clear"/>
                  <w:vertAlign w:val="baseline"/>
                </w:rPr>
              </w:rPrChange>
            </w:rPr>
            <w:pPrChange w:author="DELIGHT WORLD 1.0" w:id="0" w:date="2026-09-24T13:53:56Z">
              <w:pPr>
                <w:ind w:left="1440" w:firstLine="0"/>
              </w:pPr>
            </w:pPrChange>
          </w:pPr>
          <w:sdt>
            <w:sdtPr>
              <w:id w:val="1596616398"/>
              <w:tag w:val="goog_rdk_912"/>
            </w:sdtPr>
            <w:sdtContent>
              <w:ins w:author="Anonymous" w:id="74" w:date="2026-09-24T04:47:07Z">
                <w:sdt>
                  <w:sdtPr>
                    <w:id w:val="577134074"/>
                    <w:tag w:val="goog_rdk_913"/>
                  </w:sdtPr>
                  <w:sdtContent>
                    <w:del w:author="Animefor Me" w:id="15" w:date="2026-09-29T09:36:34Z"/>
                  </w:sdtContent>
                </w:sdt>
              </w:ins>
              <w:sdt>
                <w:sdtPr>
                  <w:id w:val="214658283"/>
                  <w:tag w:val="goog_rdk_914"/>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2122684178"/>
        <w:tag w:val="goog_rdk_924"/>
      </w:sdtPr>
      <w:sdtContent>
        <w:p w:rsidR="00000000" w:rsidDel="00000000" w:rsidP="00000000" w:rsidRDefault="00000000" w:rsidRPr="00000000" w14:paraId="000000AC">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18030167"/>
              <w:tag w:val="goog_rdk_918"/>
            </w:sdtPr>
            <w:sdtContent>
              <w:ins w:author="Anonymous" w:id="76" w:date="2026-09-25T07:23:52Z">
                <w:sdt>
                  <w:sdtPr>
                    <w:id w:val="1254463549"/>
                    <w:tag w:val="goog_rdk_919"/>
                  </w:sdtPr>
                  <w:sdtContent>
                    <w:del w:author="Animefor Me" w:id="15" w:date="2026-09-29T09:36:34Z"/>
                  </w:sdtContent>
                </w:sdt>
              </w:ins>
              <w:sdt>
                <w:sdtPr>
                  <w:id w:val="42051799"/>
                  <w:tag w:val="goog_rdk_920"/>
                </w:sdtPr>
                <w:sdtContent>
                  <w:ins w:author="Anonymous" w:id="76" w:date="2026-09-25T07:23:5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nmj</w:delText>
                      </w:r>
                    </w:del>
                  </w:ins>
                </w:sdtContent>
              </w:sdt>
              <w:ins w:author="Anonymous" w:id="76" w:date="2026-09-25T07:23:52Z">
                <w:del w:author="Animefor Me" w:id="15" w:date="2026-09-29T09:36:34Z"/>
              </w:ins>
            </w:sdtContent>
          </w:sdt>
          <w:sdt>
            <w:sdtPr>
              <w:id w:val="-754692392"/>
              <w:tag w:val="goog_rdk_921"/>
            </w:sdtPr>
            <w:sdtContent>
              <w:ins w:author="Anonymous" w:id="74" w:date="2026-09-24T04:47:07Z">
                <w:sdt>
                  <w:sdtPr>
                    <w:id w:val="-1693263416"/>
                    <w:tag w:val="goog_rdk_922"/>
                  </w:sdtPr>
                  <w:sdtContent>
                    <w:del w:author="Animefor Me" w:id="15" w:date="2026-09-29T09:36:34Z"/>
                  </w:sdtContent>
                </w:sdt>
              </w:ins>
              <w:sdt>
                <w:sdtPr>
                  <w:id w:val="1118230413"/>
                  <w:tag w:val="goog_rdk_923"/>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676772501"/>
        <w:tag w:val="goog_rdk_928"/>
      </w:sdtPr>
      <w:sdtContent>
        <w:p w:rsidR="00000000" w:rsidDel="00000000" w:rsidP="00000000" w:rsidRDefault="00000000" w:rsidRPr="00000000" w14:paraId="000000AD">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9188307"/>
              <w:tag w:val="goog_rdk_925"/>
            </w:sdtPr>
            <w:sdtContent>
              <w:ins w:author="Anonymous" w:id="74" w:date="2026-09-24T04:47:07Z">
                <w:sdt>
                  <w:sdtPr>
                    <w:id w:val="-1530716523"/>
                    <w:tag w:val="goog_rdk_926"/>
                  </w:sdtPr>
                  <w:sdtContent>
                    <w:del w:author="Animefor Me" w:id="15" w:date="2026-09-29T09:36:34Z"/>
                  </w:sdtContent>
                </w:sdt>
              </w:ins>
              <w:sdt>
                <w:sdtPr>
                  <w:id w:val="-1679139651"/>
                  <w:tag w:val="goog_rdk_927"/>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1972955839"/>
        <w:tag w:val="goog_rdk_932"/>
      </w:sdtPr>
      <w:sdtContent>
        <w:p w:rsidR="00000000" w:rsidDel="00000000" w:rsidP="00000000" w:rsidRDefault="00000000" w:rsidRPr="00000000" w14:paraId="000000AE">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4094952"/>
              <w:tag w:val="goog_rdk_929"/>
            </w:sdtPr>
            <w:sdtContent>
              <w:ins w:author="Anonymous" w:id="74" w:date="2026-09-24T04:47:07Z">
                <w:sdt>
                  <w:sdtPr>
                    <w:id w:val="1802020885"/>
                    <w:tag w:val="goog_rdk_930"/>
                  </w:sdtPr>
                  <w:sdtContent>
                    <w:del w:author="Animefor Me" w:id="15" w:date="2026-09-29T09:36:34Z"/>
                  </w:sdtContent>
                </w:sdt>
              </w:ins>
              <w:sdt>
                <w:sdtPr>
                  <w:id w:val="-6584376"/>
                  <w:tag w:val="goog_rdk_931"/>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71403031"/>
        <w:tag w:val="goog_rdk_936"/>
      </w:sdtPr>
      <w:sdtContent>
        <w:p w:rsidR="00000000" w:rsidDel="00000000" w:rsidP="00000000" w:rsidRDefault="00000000" w:rsidRPr="00000000" w14:paraId="000000AF">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6991719"/>
              <w:tag w:val="goog_rdk_933"/>
            </w:sdtPr>
            <w:sdtContent>
              <w:ins w:author="Anonymous" w:id="74" w:date="2026-09-24T04:47:07Z">
                <w:sdt>
                  <w:sdtPr>
                    <w:id w:val="-448334202"/>
                    <w:tag w:val="goog_rdk_934"/>
                  </w:sdtPr>
                  <w:sdtContent>
                    <w:del w:author="Animefor Me" w:id="15" w:date="2026-09-29T09:36:34Z"/>
                  </w:sdtContent>
                </w:sdt>
              </w:ins>
              <w:sdt>
                <w:sdtPr>
                  <w:id w:val="-427445720"/>
                  <w:tag w:val="goog_rdk_935"/>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1645236573"/>
        <w:tag w:val="goog_rdk_940"/>
      </w:sdtPr>
      <w:sdtContent>
        <w:p w:rsidR="00000000" w:rsidDel="00000000" w:rsidP="00000000" w:rsidRDefault="00000000" w:rsidRPr="00000000" w14:paraId="000000B0">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7383418"/>
              <w:tag w:val="goog_rdk_937"/>
            </w:sdtPr>
            <w:sdtContent>
              <w:ins w:author="Anonymous" w:id="74" w:date="2026-09-24T04:47:07Z">
                <w:sdt>
                  <w:sdtPr>
                    <w:id w:val="1656919829"/>
                    <w:tag w:val="goog_rdk_938"/>
                  </w:sdtPr>
                  <w:sdtContent>
                    <w:del w:author="Animefor Me" w:id="15" w:date="2026-09-29T09:36:34Z"/>
                  </w:sdtContent>
                </w:sdt>
              </w:ins>
              <w:sdt>
                <w:sdtPr>
                  <w:id w:val="1484527931"/>
                  <w:tag w:val="goog_rdk_939"/>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1834189935"/>
        <w:tag w:val="goog_rdk_944"/>
      </w:sdtPr>
      <w:sdtContent>
        <w:p w:rsidR="00000000" w:rsidDel="00000000" w:rsidP="00000000" w:rsidRDefault="00000000" w:rsidRPr="00000000" w14:paraId="000000B1">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86807380"/>
              <w:tag w:val="goog_rdk_941"/>
            </w:sdtPr>
            <w:sdtContent>
              <w:ins w:author="Anonymous" w:id="74" w:date="2026-09-24T04:47:07Z">
                <w:sdt>
                  <w:sdtPr>
                    <w:id w:val="-893332019"/>
                    <w:tag w:val="goog_rdk_942"/>
                  </w:sdtPr>
                  <w:sdtContent>
                    <w:del w:author="Animefor Me" w:id="15" w:date="2026-09-29T09:36:34Z"/>
                  </w:sdtContent>
                </w:sdt>
              </w:ins>
              <w:sdt>
                <w:sdtPr>
                  <w:id w:val="1527625731"/>
                  <w:tag w:val="goog_rdk_943"/>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444328322"/>
        <w:tag w:val="goog_rdk_948"/>
      </w:sdtPr>
      <w:sdtContent>
        <w:p w:rsidR="00000000" w:rsidDel="00000000" w:rsidP="00000000" w:rsidRDefault="00000000" w:rsidRPr="00000000" w14:paraId="000000B2">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6424691"/>
              <w:tag w:val="goog_rdk_945"/>
            </w:sdtPr>
            <w:sdtContent>
              <w:ins w:author="Anonymous" w:id="74" w:date="2026-09-24T04:47:07Z">
                <w:sdt>
                  <w:sdtPr>
                    <w:id w:val="-122319086"/>
                    <w:tag w:val="goog_rdk_946"/>
                  </w:sdtPr>
                  <w:sdtContent>
                    <w:del w:author="Animefor Me" w:id="15" w:date="2026-09-29T09:36:34Z"/>
                  </w:sdtContent>
                </w:sdt>
              </w:ins>
              <w:sdt>
                <w:sdtPr>
                  <w:id w:val="-1243844343"/>
                  <w:tag w:val="goog_rdk_947"/>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440490847"/>
        <w:tag w:val="goog_rdk_952"/>
      </w:sdtPr>
      <w:sdtContent>
        <w:p w:rsidR="00000000" w:rsidDel="00000000" w:rsidP="00000000" w:rsidRDefault="00000000" w:rsidRPr="00000000" w14:paraId="000000B3">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6531666"/>
              <w:tag w:val="goog_rdk_949"/>
            </w:sdtPr>
            <w:sdtContent>
              <w:ins w:author="Anonymous" w:id="74" w:date="2026-09-24T04:47:07Z">
                <w:sdt>
                  <w:sdtPr>
                    <w:id w:val="-597099635"/>
                    <w:tag w:val="goog_rdk_950"/>
                  </w:sdtPr>
                  <w:sdtContent>
                    <w:del w:author="Animefor Me" w:id="15" w:date="2026-09-29T09:36:34Z"/>
                  </w:sdtContent>
                </w:sdt>
              </w:ins>
              <w:sdt>
                <w:sdtPr>
                  <w:id w:val="-1824865037"/>
                  <w:tag w:val="goog_rdk_951"/>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1755911899"/>
        <w:tag w:val="goog_rdk_956"/>
      </w:sdtPr>
      <w:sdtContent>
        <w:p w:rsidR="00000000" w:rsidDel="00000000" w:rsidP="00000000" w:rsidRDefault="00000000" w:rsidRPr="00000000" w14:paraId="000000B4">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7188491"/>
              <w:tag w:val="goog_rdk_953"/>
            </w:sdtPr>
            <w:sdtContent>
              <w:ins w:author="Anonymous" w:id="74" w:date="2026-09-24T04:47:07Z">
                <w:sdt>
                  <w:sdtPr>
                    <w:id w:val="538481767"/>
                    <w:tag w:val="goog_rdk_954"/>
                  </w:sdtPr>
                  <w:sdtContent>
                    <w:del w:author="Animefor Me" w:id="15" w:date="2026-09-29T09:36:34Z"/>
                  </w:sdtContent>
                </w:sdt>
              </w:ins>
              <w:sdt>
                <w:sdtPr>
                  <w:id w:val="-2096197404"/>
                  <w:tag w:val="goog_rdk_955"/>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657901687"/>
        <w:tag w:val="goog_rdk_960"/>
      </w:sdtPr>
      <w:sdtContent>
        <w:p w:rsidR="00000000" w:rsidDel="00000000" w:rsidP="00000000" w:rsidRDefault="00000000" w:rsidRPr="00000000" w14:paraId="000000B5">
          <w:pPr>
            <w:ind w:left="1440" w:firstLine="0"/>
            <w:rPr>
              <w:ins w:author="Anonymous" w:id="74"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8937101"/>
              <w:tag w:val="goog_rdk_957"/>
            </w:sdtPr>
            <w:sdtContent>
              <w:ins w:author="Anonymous" w:id="74" w:date="2026-09-24T04:47:07Z">
                <w:sdt>
                  <w:sdtPr>
                    <w:id w:val="-1628738935"/>
                    <w:tag w:val="goog_rdk_958"/>
                  </w:sdtPr>
                  <w:sdtContent>
                    <w:del w:author="Animefor Me" w:id="15" w:date="2026-09-29T09:36:34Z"/>
                  </w:sdtContent>
                </w:sdt>
              </w:ins>
              <w:sdt>
                <w:sdtPr>
                  <w:id w:val="1785632580"/>
                  <w:tag w:val="goog_rdk_959"/>
                </w:sdtPr>
                <w:sdtContent>
                  <w:ins w:author="Anonymous" w:id="74" w:date="2026-09-24T04:47:07Z">
                    <w:del w:author="Animefor Me" w:id="15" w:date="2026-09-29T09:36:34Z">
                      <w:r w:rsidDel="00000000" w:rsidR="00000000" w:rsidRPr="00000000">
                        <w:rPr>
                          <w:rtl w:val="0"/>
                        </w:rPr>
                      </w:r>
                    </w:del>
                  </w:ins>
                </w:sdtContent>
              </w:sdt>
              <w:ins w:author="Anonymous" w:id="74" w:date="2026-09-24T04:47:07Z">
                <w:del w:author="Animefor Me" w:id="15" w:date="2026-09-29T09:36:34Z"/>
              </w:ins>
            </w:sdtContent>
          </w:sdt>
        </w:p>
      </w:sdtContent>
    </w:sdt>
    <w:sdt>
      <w:sdtPr>
        <w:id w:val="-815333834"/>
        <w:tag w:val="goog_rdk_987"/>
      </w:sdtPr>
      <w:sdtContent>
        <w:p w:rsidR="00000000" w:rsidDel="00000000" w:rsidP="00000000" w:rsidRDefault="00000000" w:rsidRPr="00000000" w14:paraId="000000B6">
          <w:pPr>
            <w:ind w:left="1440" w:firstLine="0"/>
            <w:rPr>
              <w:ins w:author="Pushpa K" w:id="81" w:date="2026-09-23T10:04:37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Anonymous" w:id="82" w:date="2026-09-24T04:04:55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4T04:04:55Z">
              <w:pPr/>
            </w:pPrChange>
          </w:pPr>
          <w:sdt>
            <w:sdtPr>
              <w:id w:val="-183805507"/>
              <w:tag w:val="goog_rdk_964"/>
            </w:sdtPr>
            <w:sdtContent>
              <w:ins w:author="Prawin A.K" w:id="77" w:date="2026-09-24T04:01:41Z">
                <w:sdt>
                  <w:sdtPr>
                    <w:id w:val="580341591"/>
                    <w:tag w:val="goog_rdk_965"/>
                  </w:sdtPr>
                  <w:sdtContent>
                    <w:del w:author="Animefor Me" w:id="15" w:date="2026-09-29T09:36:34Z"/>
                  </w:sdtContent>
                </w:sdt>
              </w:ins>
              <w:sdt>
                <w:sdtPr>
                  <w:id w:val="-1828108485"/>
                  <w:tag w:val="goog_rdk_966"/>
                </w:sdtPr>
                <w:sdtContent>
                  <w:ins w:author="Prawin A.K" w:id="77" w:date="2026-09-24T04:01:4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ccccccccccccccccccccccccccccc</w:delText>
                      </w:r>
                    </w:del>
                  </w:ins>
                </w:sdtContent>
              </w:sdt>
              <w:ins w:author="Prawin A.K" w:id="77" w:date="2026-09-24T04:01:41Z">
                <w:del w:author="Animefor Me" w:id="15" w:date="2026-09-29T09:36:34Z">
                  <w:sdt>
                    <w:sdtPr>
                      <w:id w:val="-422231135"/>
                      <w:tag w:val="goog_rdk_96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w:delText>
                      </w:r>
                    </w:sdtContent>
                  </w:sdt>
                </w:del>
              </w:ins>
            </w:sdtContent>
          </w:sdt>
          <w:sdt>
            <w:sdtPr>
              <w:id w:val="1325618735"/>
              <w:tag w:val="goog_rdk_968"/>
            </w:sdtPr>
            <w:sdtContent>
              <w:ins w:author="Anonymous" w:id="78" w:date="2026-09-24T04:20:57Z">
                <w:sdt>
                  <w:sdtPr>
                    <w:id w:val="-374968531"/>
                    <w:tag w:val="goog_rdk_969"/>
                  </w:sdtPr>
                  <w:sdtContent>
                    <w:del w:author="Animefor Me" w:id="15" w:date="2026-09-29T09:36:34Z"/>
                  </w:sdtContent>
                </w:sdt>
              </w:ins>
              <w:sdt>
                <w:sdtPr>
                  <w:id w:val="540560164"/>
                  <w:tag w:val="goog_rdk_970"/>
                </w:sdtPr>
                <w:sdtContent>
                  <w:ins w:author="Anonymous" w:id="78" w:date="2026-09-24T04:20:5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br w:type="textWrapping"/>
                      </w:r>
                    </w:del>
                  </w:ins>
                </w:sdtContent>
              </w:sdt>
              <w:ins w:author="Anonymous" w:id="78" w:date="2026-09-24T04:20:57Z">
                <w:del w:author="Animefor Me" w:id="15" w:date="2026-09-29T09:36:34Z"/>
              </w:ins>
            </w:sdtContent>
          </w:sdt>
          <w:sdt>
            <w:sdtPr>
              <w:id w:val="-1190472526"/>
              <w:tag w:val="goog_rdk_971"/>
            </w:sdtPr>
            <w:sdtContent>
              <w:ins w:author="Prawin A.K" w:id="77" w:date="2026-09-24T04:01:41Z">
                <w:sdt>
                  <w:sdtPr>
                    <w:id w:val="115470556"/>
                    <w:tag w:val="goog_rdk_972"/>
                  </w:sdtPr>
                  <w:sdtContent>
                    <w:del w:author="Animefor Me" w:id="15" w:date="2026-09-29T09:36:34Z"/>
                  </w:sdtContent>
                </w:sdt>
              </w:ins>
            </w:sdtContent>
          </w:sdt>
          <w:sdt>
            <w:sdtPr>
              <w:id w:val="-1305282731"/>
              <w:tag w:val="goog_rdk_973"/>
            </w:sdtPr>
            <w:sdtContent>
              <w:ins w:author="ꜱᴜʀᴇɴᴅʀᴀɴ. ᴄ" w:id="79" w:date="2026-09-25T06:22:21Z">
                <w:sdt>
                  <w:sdtPr>
                    <w:id w:val="837209723"/>
                    <w:tag w:val="goog_rdk_974"/>
                  </w:sdtPr>
                  <w:sdtContent>
                    <w:del w:author="Animefor Me" w:id="15" w:date="2026-09-29T09:36:34Z"/>
                  </w:sdtContent>
                </w:sdt>
              </w:ins>
              <w:sdt>
                <w:sdtPr>
                  <w:id w:val="-1879368020"/>
                  <w:tag w:val="goog_rdk_975"/>
                </w:sdtPr>
                <w:sdtContent>
                  <w:ins w:author="ꜱᴜʀᴇɴᴅʀᴀɴ. ᴄ" w:id="79" w:date="2026-09-25T06:22:2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Kj</w:delText>
                      </w:r>
                    </w:del>
                  </w:ins>
                </w:sdtContent>
              </w:sdt>
              <w:ins w:author="ꜱᴜʀᴇɴᴅʀᴀɴ. ᴄ" w:id="79" w:date="2026-09-25T06:22:21Z">
                <w:del w:author="Animefor Me" w:id="15" w:date="2026-09-29T09:36:34Z"/>
              </w:ins>
            </w:sdtContent>
          </w:sdt>
          <w:sdt>
            <w:sdtPr>
              <w:id w:val="1937318371"/>
              <w:tag w:val="goog_rdk_976"/>
            </w:sdtPr>
            <w:sdtContent>
              <w:ins w:author="Prawin A.K" w:id="77" w:date="2026-09-24T04:01:41Z">
                <w:sdt>
                  <w:sdtPr>
                    <w:id w:val="-1788052196"/>
                    <w:tag w:val="goog_rdk_977"/>
                  </w:sdtPr>
                  <w:sdtContent>
                    <w:del w:author="Animefor Me" w:id="15" w:date="2026-09-29T09:36:34Z"/>
                  </w:sdtContent>
                </w:sdt>
              </w:ins>
              <w:sdt>
                <w:sdtPr>
                  <w:id w:val="-1490406106"/>
                  <w:tag w:val="goog_rdk_978"/>
                </w:sdtPr>
                <w:sdtContent>
                  <w:ins w:author="Prawin A.K" w:id="77" w:date="2026-09-24T04:01:4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cccsc</w:delText>
                      </w:r>
                    </w:del>
                  </w:ins>
                </w:sdtContent>
              </w:sdt>
              <w:ins w:author="Prawin A.K" w:id="77" w:date="2026-09-24T04:01:41Z">
                <w:del w:author="Animefor Me" w:id="15" w:date="2026-09-29T09:36:34Z"/>
              </w:ins>
            </w:sdtContent>
          </w:sdt>
          <w:sdt>
            <w:sdtPr>
              <w:id w:val="-999065888"/>
              <w:tag w:val="goog_rdk_979"/>
            </w:sdtPr>
            <w:sdtContent>
              <w:del w:author="Animefor Me" w:id="15" w:date="2026-09-29T09:36:34Z"/>
            </w:sdtContent>
          </w:sdt>
          <w:sdt>
            <w:sdtPr>
              <w:id w:val="1691770189"/>
              <w:tag w:val="goog_rdk_980"/>
            </w:sdtPr>
            <w:sdtContent>
              <w:ins w:author="Anonymous" w:id="80" w:date="2026-09-23T13:27:16Z">
                <w:sdt>
                  <w:sdtPr>
                    <w:id w:val="137982801"/>
                    <w:tag w:val="goog_rdk_981"/>
                  </w:sdtPr>
                  <w:sdtContent>
                    <w:del w:author="Animefor Me" w:id="15" w:date="2026-09-29T09:36:34Z"/>
                  </w:sdtContent>
                </w:sdt>
              </w:ins>
              <w:sdt>
                <w:sdtPr>
                  <w:id w:val="-1119928302"/>
                  <w:tag w:val="goog_rdk_982"/>
                </w:sdtPr>
                <w:sdtContent>
                  <w:ins w:author="Anonymous" w:id="80" w:date="2026-09-23T13:27:16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Anonymous" w:id="80" w:date="2026-09-23T13:27:16Z">
                <w:del w:author="Animefor Me" w:id="15" w:date="2026-09-29T09:36:34Z"/>
              </w:ins>
            </w:sdtContent>
          </w:sdt>
          <w:sdt>
            <w:sdtPr>
              <w:id w:val="-1635519418"/>
              <w:tag w:val="goog_rdk_983"/>
            </w:sdtPr>
            <w:sdtContent>
              <w:del w:author="Animefor Me" w:id="15" w:date="2026-09-29T09:36:34Z"/>
            </w:sdtContent>
          </w:sdt>
          <w:sdt>
            <w:sdtPr>
              <w:id w:val="1013917902"/>
              <w:tag w:val="goog_rdk_984"/>
            </w:sdtPr>
            <w:sdtContent>
              <w:ins w:author="Pushpa K" w:id="81" w:date="2026-09-23T10:04:37Z">
                <w:sdt>
                  <w:sdtPr>
                    <w:id w:val="-211688269"/>
                    <w:tag w:val="goog_rdk_985"/>
                  </w:sdtPr>
                  <w:sdtContent>
                    <w:del w:author="Animefor Me" w:id="15" w:date="2026-09-29T09:36:34Z"/>
                  </w:sdtContent>
                </w:sdt>
              </w:ins>
              <w:sdt>
                <w:sdtPr>
                  <w:id w:val="-1806070882"/>
                  <w:tag w:val="goog_rdk_986"/>
                </w:sdtPr>
                <w:sdtContent>
                  <w:ins w:author="Pushpa K" w:id="81" w:date="2026-09-23T10:04:37Z">
                    <w:del w:author="Animefor Me" w:id="15" w:date="2026-09-29T09:36:34Z">
                      <w:r w:rsidDel="00000000" w:rsidR="00000000" w:rsidRPr="00000000">
                        <w:rPr>
                          <w:rtl w:val="0"/>
                        </w:rPr>
                      </w:r>
                    </w:del>
                  </w:ins>
                </w:sdtContent>
              </w:sdt>
              <w:ins w:author="Pushpa K" w:id="81" w:date="2026-09-23T10:04:37Z">
                <w:del w:author="Animefor Me" w:id="15" w:date="2026-09-29T09:36:34Z"/>
              </w:ins>
            </w:sdtContent>
          </w:sdt>
        </w:p>
      </w:sdtContent>
    </w:sdt>
    <w:sdt>
      <w:sdtPr>
        <w:id w:val="-746783098"/>
        <w:tag w:val="goog_rdk_994"/>
      </w:sdtPr>
      <w:sdtContent>
        <w:p w:rsidR="00000000" w:rsidDel="00000000" w:rsidP="00000000" w:rsidRDefault="00000000" w:rsidRPr="00000000" w14:paraId="000000B7">
          <w:pPr>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30442974"/>
              <w:tag w:val="goog_rdk_991"/>
            </w:sdtPr>
            <w:sdtContent>
              <w:ins w:author="Anonymous" w:id="83" w:date="2026-09-23T09:48:44Z">
                <w:sdt>
                  <w:sdtPr>
                    <w:id w:val="16695801"/>
                    <w:tag w:val="goog_rdk_992"/>
                  </w:sdtPr>
                  <w:sdtContent>
                    <w:del w:author="Animefor Me" w:id="15" w:date="2026-09-29T09:36:34Z"/>
                  </w:sdtContent>
                </w:sdt>
              </w:ins>
              <w:sdt>
                <w:sdtPr>
                  <w:id w:val="-1814513233"/>
                  <w:tag w:val="goog_rdk_993"/>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sdt>
      <w:sdtPr>
        <w:lock w:val="contentLocked"/>
        <w:id w:val="905862903"/>
        <w:tag w:val="goog_rdk_1110"/>
      </w:sdtPr>
      <w:sdtContent>
        <w:tbl>
          <w:tblPr>
            <w:tblStyle w:val="Table3"/>
            <w:tblW w:w="94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4309"/>
            <w:gridCol w:w="2592"/>
            <w:tblGridChange w:id="0">
              <w:tblGrid>
                <w:gridCol w:w="2592"/>
                <w:gridCol w:w="4309"/>
                <w:gridCol w:w="2592"/>
              </w:tblGrid>
            </w:tblGridChange>
          </w:tblGrid>
          <w:sdt>
            <w:sdtPr>
              <w:id w:val="751945239"/>
              <w:tag w:val="goog_rdk_995"/>
            </w:sdtPr>
            <w:sdtContent>
              <w:tr>
                <w:trPr>
                  <w:cantSplit w:val="0"/>
                  <w:trHeight w:val="520" w:hRule="atLeast"/>
                  <w:tblHeader w:val="1"/>
                  <w:ins w:author="Anonymous" w:id="83" w:date="2026-09-23T09:48:44Z"/>
                  <w:del w:author="Animefor Me" w:id="15" w:date="2026-09-29T09:36:34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sdt>
                    <w:sdtPr>
                      <w:id w:val="1063118796"/>
                      <w:tag w:val="goog_rdk_999"/>
                    </w:sdtPr>
                    <w:sdtContent>
                      <w:p w:rsidR="00000000" w:rsidDel="00000000" w:rsidP="00000000" w:rsidRDefault="00000000" w:rsidRPr="00000000" w14:paraId="000000B8">
                        <w:pPr>
                          <w:pStyle w:val="Heading2"/>
                          <w:widowControl w:val="0"/>
                          <w:spacing w:after="120" w:before="120" w:line="240" w:lineRule="auto"/>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9748995"/>
                            <w:tag w:val="goog_rdk_996"/>
                          </w:sdtPr>
                          <w:sdtContent>
                            <w:ins w:author="Anonymous" w:id="83" w:date="2026-09-23T09:48:44Z">
                              <w:sdt>
                                <w:sdtPr>
                                  <w:id w:val="-830911451"/>
                                  <w:tag w:val="goog_rdk_997"/>
                                </w:sdtPr>
                                <w:sdtContent>
                                  <w:del w:author="Animefor Me" w:id="15" w:date="2026-09-29T09:36:34Z"/>
                                </w:sdtContent>
                              </w:sdt>
                            </w:ins>
                            <w:sdt>
                              <w:sdtPr>
                                <w:id w:val="-1527902473"/>
                                <w:tag w:val="goog_rdk_998"/>
                              </w:sdtPr>
                              <w:sdtContent>
                                <w:ins w:author="Anonymous" w:id="83"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Anonymous" w:id="83" w:date="2026-09-23T09:48:44Z">
                              <w:del w:author="Animefor Me" w:id="15" w:date="2026-09-29T09:36:34Z">
                                <w:bookmarkStart w:colFirst="0" w:colLast="0" w:name="_heading=h.4sjnbib6iv66" w:id="56"/>
                                <w:bookmarkEnd w:id="56"/>
                              </w:del>
                            </w:ins>
                          </w:sdtContent>
                        </w:sdt>
                      </w:p>
                    </w:sdtContent>
                  </w:sdt>
                </w:tc>
              </w:tr>
            </w:sdtContent>
          </w:sdt>
          <w:sdt>
            <w:sdtPr>
              <w:id w:val="1082625450"/>
              <w:tag w:val="goog_rdk_1008"/>
            </w:sdtPr>
            <w:sdtContent>
              <w:tr>
                <w:trPr>
                  <w:cantSplit w:val="0"/>
                  <w:tblHeader w:val="1"/>
                  <w:ins w:author="Anonymous" w:id="83"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133238387"/>
                      <w:tag w:val="goog_rdk_1012"/>
                    </w:sdtPr>
                    <w:sdtContent>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9423255"/>
                            <w:tag w:val="goog_rdk_1009"/>
                          </w:sdtPr>
                          <w:sdtContent>
                            <w:ins w:author="Anonymous" w:id="83" w:date="2026-09-23T09:48:44Z">
                              <w:sdt>
                                <w:sdtPr>
                                  <w:id w:val="-1160215106"/>
                                  <w:tag w:val="goog_rdk_1010"/>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895" name="image4.png"/>
                                          <a:graphic>
                                            <a:graphicData uri="http://schemas.openxmlformats.org/drawingml/2006/picture">
                                              <pic:pic>
                                                <pic:nvPicPr>
                                                  <pic:cNvPr descr="Files" id="0" name="image4.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1265806964"/>
                                <w:tag w:val="goog_rdk_1011"/>
                              </w:sdtPr>
                              <w:sdtContent>
                                <w:ins w:author="Anonymous" w:id="83"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File</w:delText>
                                    </w:r>
                                  </w:del>
                                </w:ins>
                              </w:sdtContent>
                            </w:sdt>
                            <w:ins w:author="Anonymous" w:id="83"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1071983841"/>
                      <w:tag w:val="goog_rdk_1016"/>
                    </w:sdtPr>
                    <w:sdtContent>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7424048"/>
                            <w:tag w:val="goog_rdk_1013"/>
                          </w:sdtPr>
                          <w:sdtContent>
                            <w:ins w:author="Anonymous" w:id="83" w:date="2026-09-23T09:48:44Z">
                              <w:sdt>
                                <w:sdtPr>
                                  <w:id w:val="-2085626568"/>
                                  <w:tag w:val="goog_rdk_1014"/>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893" name="image2.png"/>
                                          <a:graphic>
                                            <a:graphicData uri="http://schemas.openxmlformats.org/drawingml/2006/picture">
                                              <pic:pic>
                                                <pic:nvPicPr>
                                                  <pic:cNvPr descr="No type" id="0" name="image2.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321628910"/>
                                <w:tag w:val="goog_rdk_1015"/>
                              </w:sdtPr>
                              <w:sdtContent>
                                <w:ins w:author="Anonymous" w:id="83"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Description</w:delText>
                                    </w:r>
                                  </w:del>
                                </w:ins>
                              </w:sdtContent>
                            </w:sdt>
                            <w:ins w:author="Anonymous" w:id="83"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317816994"/>
                      <w:tag w:val="goog_rdk_1020"/>
                    </w:sdtPr>
                    <w:sdtContent>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7470809"/>
                            <w:tag w:val="goog_rdk_1017"/>
                          </w:sdtPr>
                          <w:sdtContent>
                            <w:ins w:author="Anonymous" w:id="83" w:date="2026-09-23T09:48:44Z">
                              <w:sdt>
                                <w:sdtPr>
                                  <w:id w:val="-965754487"/>
                                  <w:tag w:val="goog_rdk_101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892" name="image1.png"/>
                                          <a:graphic>
                                            <a:graphicData uri="http://schemas.openxmlformats.org/drawingml/2006/picture">
                                              <pic:pic>
                                                <pic:nvPicPr>
                                                  <pic:cNvPr descr="Drop-downs" id="0" name="image1.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1168374343"/>
                                <w:tag w:val="goog_rdk_1019"/>
                              </w:sdtPr>
                              <w:sdtContent>
                                <w:ins w:author="Anonymous" w:id="83"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Status</w:delText>
                                    </w:r>
                                  </w:del>
                                </w:ins>
                              </w:sdtContent>
                            </w:sdt>
                            <w:ins w:author="Anonymous" w:id="83" w:date="2026-09-23T09:48:44Z">
                              <w:del w:author="Animefor Me" w:id="15" w:date="2026-09-29T09:36:34Z"/>
                            </w:ins>
                          </w:sdtContent>
                        </w:sdt>
                      </w:p>
                    </w:sdtContent>
                  </w:sdt>
                </w:tc>
              </w:tr>
            </w:sdtContent>
          </w:sdt>
          <w:sdt>
            <w:sdtPr>
              <w:id w:val="-652127313"/>
              <w:tag w:val="goog_rdk_1021"/>
            </w:sdtPr>
            <w:sdtContent>
              <w:tr>
                <w:trPr>
                  <w:cantSplit w:val="0"/>
                  <w:tblHeader w:val="0"/>
                  <w:ins w:author="Anonymous" w:id="83"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923211995"/>
                      <w:tag w:val="goog_rdk_1041"/>
                    </w:sdtPr>
                    <w:sdtContent>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8242882"/>
                            <w:tag w:val="goog_rdk_1024"/>
                          </w:sdtPr>
                          <w:sdtContent>
                            <w:ins w:author="Nishitha Nishitha" w:id="84" w:date="2026-09-23T13:20:27Z">
                              <w:sdt>
                                <w:sdtPr>
                                  <w:id w:val="-331253119"/>
                                  <w:tag w:val="goog_rdk_1025"/>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2103867914"/>
                                        <w:tag w:val="goog_rdk_102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760241338"/>
                            <w:tag w:val="goog_rdk_1027"/>
                          </w:sdtPr>
                          <w:sdtContent>
                            <w:ins w:author="Anonymous" w:id="83" w:date="2026-09-23T09:48:44Z">
                              <w:sdt>
                                <w:sdtPr>
                                  <w:id w:val="-787637381"/>
                                  <w:tag w:val="goog_rdk_1028"/>
                                </w:sdtPr>
                                <w:sdtContent>
                                  <w:del w:author="Animefor Me" w:id="15" w:date="2026-09-29T09:36:34Z"/>
                                </w:sdtContent>
                              </w:sdt>
                            </w:ins>
                          </w:sdtContent>
                        </w:sdt>
                        <w:sdt>
                          <w:sdtPr>
                            <w:id w:val="1771651614"/>
                            <w:tag w:val="goog_rdk_1029"/>
                          </w:sdtPr>
                          <w:sdtContent>
                            <w:ins w:author="sivasankari" w:id="85" w:date="2026-09-24T09:36:24Z">
                              <w:sdt>
                                <w:sdtPr>
                                  <w:id w:val="-1440944667"/>
                                  <w:tag w:val="goog_rdk_1030"/>
                                </w:sdtPr>
                                <w:sdtContent>
                                  <w:del w:author="Animefor Me" w:id="15" w:date="2026-09-29T09:36:34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sdt>
                                      <w:sdtPr>
                                        <w:id w:val="-1522175014"/>
                                        <w:tag w:val="goog_rdk_103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FitBuddy – AI Fitness Plan Generator using Gemini Models</w:delText>
                                        </w:r>
                                      </w:sdtContent>
                                    </w:sdt>
                                    <w:r w:rsidDel="00000000" w:rsidR="00000000" w:rsidRPr="00000000">
                                      <w:fldChar w:fldCharType="end"/>
                                    </w:r>
                                  </w:del>
                                </w:sdtContent>
                              </w:sdt>
                            </w:ins>
                          </w:sdtContent>
                        </w:sdt>
                        <w:sdt>
                          <w:sdtPr>
                            <w:id w:val="-1834154824"/>
                            <w:tag w:val="goog_rdk_1032"/>
                          </w:sdtPr>
                          <w:sdtContent>
                            <w:ins w:author="Anonymous" w:id="83" w:date="2026-09-23T09:48:44Z">
                              <w:sdt>
                                <w:sdtPr>
                                  <w:id w:val="-1379305669"/>
                                  <w:tag w:val="goog_rdk_1033"/>
                                </w:sdtPr>
                                <w:sdtContent>
                                  <w:del w:author="Animefor Me" w:id="15" w:date="2026-09-29T09:36:34Z"/>
                                </w:sdtContent>
                              </w:sdt>
                            </w:ins>
                            <w:sdt>
                              <w:sdtPr>
                                <w:id w:val="-1702493080"/>
                                <w:tag w:val="goog_rdk_1034"/>
                              </w:sdtPr>
                              <w:sdtContent>
                                <w:ins w:author="Anonymous" w:id="83"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83" w:date="2026-09-23T09:48:44Z">
                              <w:del w:author="Animefor Me" w:id="15" w:date="2026-09-29T09:36:34Z"/>
                            </w:ins>
                          </w:sdtContent>
                        </w:sdt>
                        <w:sdt>
                          <w:sdtPr>
                            <w:id w:val="-277353847"/>
                            <w:tag w:val="goog_rdk_1035"/>
                          </w:sdtPr>
                          <w:sdtContent>
                            <w:ins w:author="Sadhana.D" w:id="86" w:date="2026-09-23T14:35:43Z">
                              <w:sdt>
                                <w:sdtPr>
                                  <w:id w:val="-1937998892"/>
                                  <w:tag w:val="goog_rdk_1036"/>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532699551"/>
                                        <w:tag w:val="goog_rdk_103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53707610"/>
                            <w:tag w:val="goog_rdk_1038"/>
                          </w:sdtPr>
                          <w:sdtContent>
                            <w:ins w:author="Anonymous" w:id="83" w:date="2026-09-23T09:48:44Z">
                              <w:sdt>
                                <w:sdtPr>
                                  <w:id w:val="727706753"/>
                                  <w:tag w:val="goog_rdk_1039"/>
                                </w:sdtPr>
                                <w:sdtContent>
                                  <w:del w:author="Animefor Me" w:id="15" w:date="2026-09-29T09:36:34Z"/>
                                </w:sdtContent>
                              </w:sdt>
                            </w:ins>
                            <w:sdt>
                              <w:sdtPr>
                                <w:id w:val="122904116"/>
                                <w:tag w:val="goog_rdk_1040"/>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976359945"/>
                      <w:tag w:val="goog_rdk_1045"/>
                    </w:sdtPr>
                    <w:sdtContent>
                      <w:p w:rsidR="00000000" w:rsidDel="00000000" w:rsidP="00000000" w:rsidRDefault="00000000" w:rsidRPr="00000000" w14:paraId="000000BF">
                        <w:pPr>
                          <w:widowControl w:val="0"/>
                          <w:spacing w:after="0" w:line="240" w:lineRule="auto"/>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Sadhana.D" w:id="0" w:date="2026-09-23T14:35:27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548234292"/>
                            <w:tag w:val="goog_rdk_1042"/>
                          </w:sdtPr>
                          <w:sdtContent>
                            <w:ins w:author="Anonymous" w:id="83" w:date="2026-09-23T09:48:44Z">
                              <w:sdt>
                                <w:sdtPr>
                                  <w:id w:val="691477118"/>
                                  <w:tag w:val="goog_rdk_1043"/>
                                </w:sdtPr>
                                <w:sdtContent>
                                  <w:del w:author="Animefor Me" w:id="15" w:date="2026-09-29T09:36:34Z"/>
                                </w:sdtContent>
                              </w:sdt>
                            </w:ins>
                            <w:sdt>
                              <w:sdtPr>
                                <w:id w:val="-1692611146"/>
                                <w:tag w:val="goog_rdk_1044"/>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59127501"/>
                      <w:tag w:val="goog_rdk_1051"/>
                    </w:sdtPr>
                    <w:sdtContent>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rubala .B baskaran" w:id="88" w:date="2026-09-23T11:48:4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6046637"/>
                            <w:tag w:val="goog_rdk_1046"/>
                          </w:sdtPr>
                          <w:sdtContent>
                            <w:ins w:author="Anonymous" w:id="83" w:date="2026-09-23T09:48:44Z">
                              <w:sdt>
                                <w:sdtPr>
                                  <w:id w:val="-51255445"/>
                                  <w:tag w:val="goog_rdk_1047"/>
                                </w:sdtPr>
                                <w:sdtContent>
                                  <w:del w:author="Animefor Me" w:id="15" w:date="2026-09-29T09:36:34Z">
                                    <w:sdt>
                                      <w:sdtPr>
                                        <w:alias w:val="Review status"/>
                                        <w:id w:val="1088458256"/>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Content>
                        </w:sdt>
                        <w:sdt>
                          <w:sdtPr>
                            <w:id w:val="-877557138"/>
                            <w:tag w:val="goog_rdk_1048"/>
                          </w:sdtPr>
                          <w:sdtContent>
                            <w:ins w:author="sarubala .B baskaran" w:id="88" w:date="2026-09-23T11:48:47Z">
                              <w:sdt>
                                <w:sdtPr>
                                  <w:id w:val="1303186548"/>
                                  <w:tag w:val="goog_rdk_1049"/>
                                </w:sdtPr>
                                <w:sdtContent>
                                  <w:del w:author="Animefor Me" w:id="15" w:date="2026-09-29T09:36:34Z"/>
                                </w:sdtContent>
                              </w:sdt>
                            </w:ins>
                            <w:sdt>
                              <w:sdtPr>
                                <w:id w:val="-759862775"/>
                                <w:tag w:val="goog_rdk_1050"/>
                              </w:sdtPr>
                              <w:sdtContent>
                                <w:ins w:author="sarubala .B baskaran" w:id="88" w:date="2026-09-23T11:48:47Z">
                                  <w:del w:author="Animefor Me" w:id="15" w:date="2026-09-29T09:36:34Z">
                                    <w:r w:rsidDel="00000000" w:rsidR="00000000" w:rsidRPr="00000000">
                                      <w:rPr>
                                        <w:rtl w:val="0"/>
                                      </w:rPr>
                                    </w:r>
                                  </w:del>
                                </w:ins>
                              </w:sdtContent>
                            </w:sdt>
                            <w:ins w:author="sarubala .B baskaran" w:id="88" w:date="2026-09-23T11:48:47Z">
                              <w:del w:author="Animefor Me" w:id="15" w:date="2026-09-29T09:36:34Z"/>
                            </w:ins>
                          </w:sdtContent>
                        </w:sdt>
                      </w:p>
                    </w:sdtContent>
                  </w:sdt>
                  <w:sdt>
                    <w:sdtPr>
                      <w:id w:val="-1474357805"/>
                      <w:tag w:val="goog_rdk_1057"/>
                    </w:sdtPr>
                    <w:sdtContent>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57785231"/>
                            <w:tag w:val="goog_rdk_1054"/>
                          </w:sdtPr>
                          <w:sdtContent>
                            <w:ins w:author="Anonymous" w:id="83" w:date="2026-09-23T09:48:44Z">
                              <w:sdt>
                                <w:sdtPr>
                                  <w:id w:val="-1393892690"/>
                                  <w:tag w:val="goog_rdk_1055"/>
                                </w:sdtPr>
                                <w:sdtContent>
                                  <w:del w:author="Animefor Me" w:id="15" w:date="2026-09-29T09:36:34Z"/>
                                </w:sdtContent>
                              </w:sdt>
                            </w:ins>
                            <w:sdt>
                              <w:sdtPr>
                                <w:id w:val="-873005325"/>
                                <w:tag w:val="goog_rdk_1056"/>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r>
            </w:sdtContent>
          </w:sdt>
          <w:sdt>
            <w:sdtPr>
              <w:id w:val="2061365578"/>
              <w:tag w:val="goog_rdk_1058"/>
            </w:sdtPr>
            <w:sdtContent>
              <w:tr>
                <w:trPr>
                  <w:cantSplit w:val="0"/>
                  <w:tblHeader w:val="0"/>
                  <w:ins w:author="Anonymous" w:id="83"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227572895"/>
                      <w:tag w:val="goog_rdk_1068"/>
                    </w:sdtPr>
                    <w:sdtContent>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37070339"/>
                            <w:tag w:val="goog_rdk_1061"/>
                          </w:sdtPr>
                          <w:sdtContent>
                            <w:ins w:author="Nishitha Nishitha" w:id="89" w:date="2026-09-23T13:37:40Z">
                              <w:sdt>
                                <w:sdtPr>
                                  <w:id w:val="-786423262"/>
                                  <w:tag w:val="goog_rdk_1062"/>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783204556"/>
                                        <w:tag w:val="goog_rdk_106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432011930"/>
                            <w:tag w:val="goog_rdk_1064"/>
                          </w:sdtPr>
                          <w:sdtContent>
                            <w:ins w:author="Anonymous" w:id="83" w:date="2026-09-23T09:48:44Z">
                              <w:sdt>
                                <w:sdtPr>
                                  <w:id w:val="-272877272"/>
                                  <w:tag w:val="goog_rdk_1065"/>
                                </w:sdtPr>
                                <w:sdtContent>
                                  <w:del w:author="Animefor Me" w:id="15" w:date="2026-09-29T09:36:34Z"/>
                                </w:sdtContent>
                              </w:sdt>
                            </w:ins>
                            <w:sdt>
                              <w:sdtPr>
                                <w:id w:val="-640177447"/>
                                <w:tag w:val="goog_rdk_1066"/>
                              </w:sdtPr>
                              <w:sdtContent>
                                <w:ins w:author="Anonymous" w:id="83"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83" w:date="2026-09-23T09:48:44Z">
                              <w:del w:author="Animefor Me" w:id="15" w:date="2026-09-29T09:36:34Z">
                                <w:sdt>
                                  <w:sdtPr>
                                    <w:id w:val="-58227190"/>
                                    <w:tag w:val="goog_rdk_1067"/>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389335596"/>
                      <w:tag w:val="goog_rdk_1077"/>
                    </w:sdtPr>
                    <w:sdtContent>
                      <w:p w:rsidR="00000000" w:rsidDel="00000000" w:rsidP="00000000" w:rsidRDefault="00000000" w:rsidRPr="00000000" w14:paraId="000000C3">
                        <w:pPr>
                          <w:widowControl w:val="0"/>
                          <w:spacing w:after="0" w:lineRule="auto"/>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Kishore Anand" w:id="0" w:date="2026-09-24T10:51: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665417315"/>
                            <w:tag w:val="goog_rdk_1071"/>
                          </w:sdtPr>
                          <w:sdtContent>
                            <w:ins w:author="Kishore Anand" w:id="90" w:date="2026-09-24T10:51:26Z">
                              <w:sdt>
                                <w:sdtPr>
                                  <w:id w:val="1155371356"/>
                                  <w:tag w:val="goog_rdk_1072"/>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2035788688"/>
                                        <w:tag w:val="goog_rdk_107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791037919"/>
                            <w:tag w:val="goog_rdk_1074"/>
                          </w:sdtPr>
                          <w:sdtContent>
                            <w:ins w:author="Anonymous" w:id="83" w:date="2026-09-23T09:48:44Z">
                              <w:sdt>
                                <w:sdtPr>
                                  <w:id w:val="-1087284970"/>
                                  <w:tag w:val="goog_rdk_1075"/>
                                </w:sdtPr>
                                <w:sdtContent>
                                  <w:del w:author="Animefor Me" w:id="15" w:date="2026-09-29T09:36:34Z"/>
                                </w:sdtContent>
                              </w:sdt>
                            </w:ins>
                            <w:sdt>
                              <w:sdtPr>
                                <w:id w:val="-1571662723"/>
                                <w:tag w:val="goog_rdk_1076"/>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331309123"/>
                      <w:tag w:val="goog_rdk_1081"/>
                    </w:sdtPr>
                    <w:sdtContent>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6968998"/>
                            <w:tag w:val="goog_rdk_1078"/>
                          </w:sdtPr>
                          <w:sdtContent>
                            <w:ins w:author="Anonymous" w:id="83" w:date="2026-09-23T09:48:44Z">
                              <w:sdt>
                                <w:sdtPr>
                                  <w:id w:val="-108264092"/>
                                  <w:tag w:val="goog_rdk_1079"/>
                                </w:sdtPr>
                                <w:sdtContent>
                                  <w:del w:author="Animefor Me" w:id="15" w:date="2026-09-29T09:36:34Z">
                                    <w:sdt>
                                      <w:sdtPr>
                                        <w:alias w:val="Review status"/>
                                        <w:id w:val="364752151"/>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1803693234"/>
                                <w:tag w:val="goog_rdk_1080"/>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r>
            </w:sdtContent>
          </w:sdt>
          <w:sdt>
            <w:sdtPr>
              <w:id w:val="-1164272865"/>
              <w:tag w:val="goog_rdk_1082"/>
            </w:sdtPr>
            <w:sdtContent>
              <w:tr>
                <w:trPr>
                  <w:cantSplit w:val="0"/>
                  <w:tblHeader w:val="0"/>
                  <w:ins w:author="Anonymous" w:id="83"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432199469"/>
                      <w:tag w:val="goog_rdk_1087"/>
                    </w:sdtPr>
                    <w:sdtContent>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0148168"/>
                            <w:tag w:val="goog_rdk_1083"/>
                          </w:sdtPr>
                          <w:sdtContent>
                            <w:ins w:author="Anonymous" w:id="83" w:date="2026-09-23T09:48:44Z">
                              <w:sdt>
                                <w:sdtPr>
                                  <w:id w:val="-1382674197"/>
                                  <w:tag w:val="goog_rdk_1084"/>
                                </w:sdtPr>
                                <w:sdtContent>
                                  <w:del w:author="Animefor Me" w:id="15" w:date="2026-09-29T09:36:34Z"/>
                                </w:sdtContent>
                              </w:sdt>
                            </w:ins>
                            <w:sdt>
                              <w:sdtPr>
                                <w:id w:val="-400465850"/>
                                <w:tag w:val="goog_rdk_1085"/>
                              </w:sdtPr>
                              <w:sdtContent>
                                <w:ins w:author="Anonymous" w:id="83"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83" w:date="2026-09-23T09:48:44Z">
                              <w:del w:author="Animefor Me" w:id="15" w:date="2026-09-29T09:36:34Z">
                                <w:sdt>
                                  <w:sdtPr>
                                    <w:id w:val="-669872530"/>
                                    <w:tag w:val="goog_rdk_1086"/>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003180785"/>
                      <w:tag w:val="goog_rdk_1091"/>
                    </w:sdtPr>
                    <w:sdtContent>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9559764"/>
                            <w:tag w:val="goog_rdk_1088"/>
                          </w:sdtPr>
                          <w:sdtContent>
                            <w:ins w:author="Anonymous" w:id="83" w:date="2026-09-23T09:48:44Z">
                              <w:sdt>
                                <w:sdtPr>
                                  <w:id w:val="717059063"/>
                                  <w:tag w:val="goog_rdk_1089"/>
                                </w:sdtPr>
                                <w:sdtContent>
                                  <w:del w:author="Animefor Me" w:id="15" w:date="2026-09-29T09:36:34Z"/>
                                </w:sdtContent>
                              </w:sdt>
                            </w:ins>
                            <w:sdt>
                              <w:sdtPr>
                                <w:id w:val="1188869878"/>
                                <w:tag w:val="goog_rdk_1090"/>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880538905"/>
                      <w:tag w:val="goog_rdk_1095"/>
                    </w:sdtPr>
                    <w:sdtContent>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1785075"/>
                            <w:tag w:val="goog_rdk_1092"/>
                          </w:sdtPr>
                          <w:sdtContent>
                            <w:ins w:author="Anonymous" w:id="83" w:date="2026-09-23T09:48:44Z">
                              <w:sdt>
                                <w:sdtPr>
                                  <w:id w:val="1963212844"/>
                                  <w:tag w:val="goog_rdk_1093"/>
                                </w:sdtPr>
                                <w:sdtContent>
                                  <w:del w:author="Animefor Me" w:id="15" w:date="2026-09-29T09:36:34Z">
                                    <w:sdt>
                                      <w:sdtPr>
                                        <w:alias w:val="Review status"/>
                                        <w:id w:val="1652377207"/>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1861610174"/>
                                <w:tag w:val="goog_rdk_1094"/>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r>
            </w:sdtContent>
          </w:sdt>
          <w:sdt>
            <w:sdtPr>
              <w:id w:val="1803130526"/>
              <w:tag w:val="goog_rdk_1096"/>
            </w:sdtPr>
            <w:sdtContent>
              <w:tr>
                <w:trPr>
                  <w:cantSplit w:val="0"/>
                  <w:tblHeader w:val="0"/>
                  <w:ins w:author="Anonymous" w:id="83"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780858543"/>
                      <w:tag w:val="goog_rdk_1101"/>
                    </w:sdtPr>
                    <w:sdtContent>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0699271"/>
                            <w:tag w:val="goog_rdk_1097"/>
                          </w:sdtPr>
                          <w:sdtContent>
                            <w:ins w:author="Anonymous" w:id="83" w:date="2026-09-23T09:48:44Z">
                              <w:sdt>
                                <w:sdtPr>
                                  <w:id w:val="-664549933"/>
                                  <w:tag w:val="goog_rdk_1098"/>
                                </w:sdtPr>
                                <w:sdtContent>
                                  <w:del w:author="Animefor Me" w:id="15" w:date="2026-09-29T09:36:34Z"/>
                                </w:sdtContent>
                              </w:sdt>
                            </w:ins>
                            <w:sdt>
                              <w:sdtPr>
                                <w:id w:val="1556150757"/>
                                <w:tag w:val="goog_rdk_1099"/>
                              </w:sdtPr>
                              <w:sdtContent>
                                <w:ins w:author="Anonymous" w:id="83"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83" w:date="2026-09-23T09:48:44Z">
                              <w:del w:author="Animefor Me" w:id="15" w:date="2026-09-29T09:36:34Z">
                                <w:sdt>
                                  <w:sdtPr>
                                    <w:id w:val="-674337672"/>
                                    <w:tag w:val="goog_rdk_110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47570783"/>
                      <w:tag w:val="goog_rdk_1105"/>
                    </w:sdtPr>
                    <w:sdtContent>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0962428"/>
                            <w:tag w:val="goog_rdk_1102"/>
                          </w:sdtPr>
                          <w:sdtContent>
                            <w:ins w:author="Anonymous" w:id="83" w:date="2026-09-23T09:48:44Z">
                              <w:sdt>
                                <w:sdtPr>
                                  <w:id w:val="1545169598"/>
                                  <w:tag w:val="goog_rdk_1103"/>
                                </w:sdtPr>
                                <w:sdtContent>
                                  <w:del w:author="Animefor Me" w:id="15" w:date="2026-09-29T09:36:34Z"/>
                                </w:sdtContent>
                              </w:sdt>
                            </w:ins>
                            <w:sdt>
                              <w:sdtPr>
                                <w:id w:val="-498888061"/>
                                <w:tag w:val="goog_rdk_1104"/>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749691604"/>
                      <w:tag w:val="goog_rdk_1109"/>
                    </w:sdtPr>
                    <w:sdtContent>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3"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8526938"/>
                            <w:tag w:val="goog_rdk_1106"/>
                          </w:sdtPr>
                          <w:sdtContent>
                            <w:ins w:author="Anonymous" w:id="83" w:date="2026-09-23T09:48:44Z">
                              <w:sdt>
                                <w:sdtPr>
                                  <w:id w:val="48578028"/>
                                  <w:tag w:val="goog_rdk_1107"/>
                                </w:sdtPr>
                                <w:sdtContent>
                                  <w:del w:author="Animefor Me" w:id="15" w:date="2026-09-29T09:36:34Z">
                                    <w:sdt>
                                      <w:sdtPr>
                                        <w:alias w:val="Review status"/>
                                        <w:id w:val="694626784"/>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1233424908"/>
                                <w:tag w:val="goog_rdk_1108"/>
                              </w:sdtPr>
                              <w:sdtContent>
                                <w:ins w:author="Anonymous" w:id="83" w:date="2026-09-23T09:48:44Z">
                                  <w:del w:author="Animefor Me" w:id="15" w:date="2026-09-29T09:36:34Z">
                                    <w:r w:rsidDel="00000000" w:rsidR="00000000" w:rsidRPr="00000000">
                                      <w:rPr>
                                        <w:rtl w:val="0"/>
                                      </w:rPr>
                                    </w:r>
                                  </w:del>
                                </w:ins>
                              </w:sdtContent>
                            </w:sdt>
                            <w:ins w:author="Anonymous" w:id="83" w:date="2026-09-23T09:48:44Z">
                              <w:del w:author="Animefor Me" w:id="15" w:date="2026-09-29T09:36:34Z"/>
                            </w:ins>
                          </w:sdtContent>
                        </w:sdt>
                      </w:p>
                    </w:sdtContent>
                  </w:sdt>
                </w:tc>
              </w:tr>
            </w:sdtContent>
          </w:sdt>
        </w:tbl>
      </w:sdtContent>
    </w:sdt>
    <w:sdt>
      <w:sdtPr>
        <w:id w:val="271134873"/>
        <w:tag w:val="goog_rdk_1120"/>
      </w:sdtPr>
      <w:sdtContent>
        <w:p w:rsidR="00000000" w:rsidDel="00000000" w:rsidP="00000000" w:rsidRDefault="00000000" w:rsidRPr="00000000" w14:paraId="000000CB">
          <w:pPr>
            <w:ind w:left="0" w:firstLine="720"/>
            <w:rPr>
              <w:ins w:author="Tamil Selvan" w:id="93" w:date="2026-09-23T06:19:35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Anonymous" w:id="94" w:date="2026-09-25T06:42:41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06:42:41Z">
              <w:pPr>
                <w:ind w:left="0" w:firstLine="720"/>
              </w:pPr>
            </w:pPrChange>
          </w:pPr>
          <w:sdt>
            <w:sdtPr>
              <w:id w:val="-75942747"/>
              <w:tag w:val="goog_rdk_1114"/>
            </w:sdtPr>
            <w:sdtContent>
              <w:ins w:author="Anonymous" w:id="92" w:date="2026-09-25T06:42:41Z">
                <w:sdt>
                  <w:sdtPr>
                    <w:id w:val="-160435335"/>
                    <w:tag w:val="goog_rdk_1115"/>
                  </w:sdtPr>
                  <w:sdtContent>
                    <w:del w:author="Animefor Me" w:id="15" w:date="2026-09-29T09:36:34Z">
                      <w:sdt>
                        <w:sdtPr>
                          <w:alias w:val="Review status"/>
                          <w:id w:val="1946946545"/>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Content>
          </w:sdt>
          <w:sdt>
            <w:sdtPr>
              <w:id w:val="-1635415764"/>
              <w:tag w:val="goog_rdk_1116"/>
            </w:sdtPr>
            <w:sdtContent>
              <w:del w:author="Animefor Me" w:id="15" w:date="2026-09-29T09:36:34Z"/>
            </w:sdtContent>
          </w:sdt>
          <w:sdt>
            <w:sdtPr>
              <w:id w:val="1111984646"/>
              <w:tag w:val="goog_rdk_1117"/>
            </w:sdtPr>
            <w:sdtContent>
              <w:ins w:author="Tamil Selvan" w:id="93" w:date="2026-09-23T06:19:35Z">
                <w:sdt>
                  <w:sdtPr>
                    <w:id w:val="1950465188"/>
                    <w:tag w:val="goog_rdk_1118"/>
                  </w:sdtPr>
                  <w:sdtContent>
                    <w:del w:author="Animefor Me" w:id="15" w:date="2026-09-29T09:36:34Z"/>
                  </w:sdtContent>
                </w:sdt>
              </w:ins>
              <w:sdt>
                <w:sdtPr>
                  <w:id w:val="-315129426"/>
                  <w:tag w:val="goog_rdk_1119"/>
                </w:sdtPr>
                <w:sdtContent>
                  <w:ins w:author="Tamil Selvan" w:id="93" w:date="2026-09-23T06:19:35Z">
                    <w:del w:author="Animefor Me" w:id="15" w:date="2026-09-29T09:36:34Z">
                      <w:r w:rsidDel="00000000" w:rsidR="00000000" w:rsidRPr="00000000">
                        <w:rPr>
                          <w:rtl w:val="0"/>
                        </w:rPr>
                      </w:r>
                    </w:del>
                  </w:ins>
                </w:sdtContent>
              </w:sdt>
              <w:ins w:author="Tamil Selvan" w:id="93" w:date="2026-09-23T06:19:35Z">
                <w:del w:author="Animefor Me" w:id="15" w:date="2026-09-29T09:36:34Z"/>
              </w:ins>
            </w:sdtContent>
          </w:sdt>
        </w:p>
      </w:sdtContent>
    </w:sdt>
    <w:sdt>
      <w:sdtPr>
        <w:id w:val="148231376"/>
        <w:tag w:val="goog_rdk_1137"/>
      </w:sdtPr>
      <w:sdtContent>
        <w:p w:rsidR="00000000" w:rsidDel="00000000" w:rsidP="00000000" w:rsidRDefault="00000000" w:rsidRPr="00000000" w14:paraId="000000CC">
          <w:pPr>
            <w:ind w:firstLine="2160"/>
            <w:rPr>
              <w:ins w:author="Jeevitha Jeevi" w:id="97" w:date="2026-09-23T05:02:18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Manikandan" w:id="0" w:date="2026-09-24T12:41:28Z">
              <w:pPr>
                <w:ind w:left="0" w:firstLine="0"/>
              </w:pPr>
            </w:pPrChange>
          </w:pPr>
          <w:sdt>
            <w:sdtPr>
              <w:id w:val="-620987935"/>
              <w:tag w:val="goog_rdk_1124"/>
            </w:sdtPr>
            <w:sdtContent>
              <w:ins w:author="Anonymous" w:id="95" w:date="2026-09-23T05:20:00Z">
                <w:sdt>
                  <w:sdtPr>
                    <w:id w:val="1814431985"/>
                    <w:tag w:val="goog_rdk_1125"/>
                  </w:sdtPr>
                  <w:sdtContent>
                    <w:del w:author="Animefor Me" w:id="15" w:date="2026-09-29T09:36:34Z"/>
                  </w:sdtContent>
                </w:sdt>
              </w:ins>
              <w:sdt>
                <w:sdtPr>
                  <w:id w:val="2079101014"/>
                  <w:tag w:val="goog_rdk_1126"/>
                </w:sdtPr>
                <w:sdtContent>
                  <w:ins w:author="Anonymous" w:id="95" w:date="2026-09-23T05:20:00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w:delText>
                      </w:r>
                    </w:del>
                  </w:ins>
                </w:sdtContent>
              </w:sdt>
              <w:ins w:author="Anonymous" w:id="95" w:date="2026-09-23T05:20:00Z">
                <w:del w:author="Animefor Me" w:id="15" w:date="2026-09-29T09:36:34Z"/>
              </w:ins>
            </w:sdtContent>
          </w:sdt>
          <w:sdt>
            <w:sdtPr>
              <w:id w:val="1289796342"/>
              <w:tag w:val="goog_rdk_1127"/>
            </w:sdtPr>
            <w:sdtContent>
              <w:del w:author="Animefor Me" w:id="15" w:date="2026-09-29T09:36:34Z"/>
            </w:sdtContent>
          </w:sdt>
          <w:sdt>
            <w:sdtPr>
              <w:id w:val="-157128403"/>
              <w:tag w:val="goog_rdk_1128"/>
            </w:sdtPr>
            <w:sdtContent>
              <w:ins w:author="Rahul .R" w:id="96" w:date="2026-09-23T05:12:42Z">
                <w:sdt>
                  <w:sdtPr>
                    <w:id w:val="931312828"/>
                    <w:tag w:val="goog_rdk_1129"/>
                  </w:sdtPr>
                  <w:sdtContent>
                    <w:del w:author="Animefor Me" w:id="15" w:date="2026-09-29T09:36:34Z"/>
                  </w:sdtContent>
                </w:sdt>
              </w:ins>
              <w:sdt>
                <w:sdtPr>
                  <w:id w:val="-895748329"/>
                  <w:tag w:val="goog_rdk_1130"/>
                </w:sdtPr>
                <w:sdtContent>
                  <w:ins w:author="Rahul .R" w:id="96" w:date="2026-09-23T05:12:4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Rahul .R" w:id="96" w:date="2026-09-23T05:12:42Z">
                <w:del w:author="Animefor Me" w:id="15" w:date="2026-09-29T09:36:34Z"/>
              </w:ins>
            </w:sdtContent>
          </w:sdt>
          <w:sdt>
            <w:sdtPr>
              <w:id w:val="-815333233"/>
              <w:tag w:val="goog_rdk_1131"/>
            </w:sdtPr>
            <w:sdtContent>
              <w:del w:author="Animefor Me" w:id="15" w:date="2026-09-29T09:36:34Z"/>
            </w:sdtContent>
          </w:sdt>
          <w:sdt>
            <w:sdtPr>
              <w:id w:val="2103065698"/>
              <w:tag w:val="goog_rdk_1132"/>
            </w:sdtPr>
            <w:sdtContent>
              <w:ins w:author="Jeevitha Jeevi" w:id="97" w:date="2026-09-23T05:02:18Z">
                <w:sdt>
                  <w:sdtPr>
                    <w:id w:val="-1178716922"/>
                    <w:tag w:val="goog_rdk_1133"/>
                  </w:sdtPr>
                  <w:sdtContent>
                    <w:del w:author="Animefor Me" w:id="15" w:date="2026-09-29T09:36:34Z"/>
                  </w:sdtContent>
                </w:sdt>
              </w:ins>
              <w:sdt>
                <w:sdtPr>
                  <w:id w:val="-1524326518"/>
                  <w:tag w:val="goog_rdk_1134"/>
                </w:sdtPr>
                <w:sdtContent>
                  <w:commentRangeStart w:id="0"/>
                </w:sdtContent>
              </w:sdt>
              <w:ins w:author="Jeevitha Jeevi" w:id="97" w:date="2026-09-23T05:02:18Z">
                <w:del w:author="Animefor Me" w:id="15" w:date="2026-09-29T09:36:34Z">
                  <w:sdt>
                    <w:sdtPr>
                      <w:id w:val="1887038655"/>
                      <w:tag w:val="goog_rdk_1135"/>
                    </w:sdtPr>
                    <w:sdtContent>
                      <w:commentRangeStart w:id="0"/>
                    </w:sdtContent>
                  </w:sdt>
                  <w:commentRangeEnd w:id="0"/>
                  <w:r w:rsidDel="00000000" w:rsidR="00000000" w:rsidRPr="00000000">
                    <w:commentReference w:id="0"/>
                  </w:r>
                  <w:sdt>
                    <w:sdtPr>
                      <w:id w:val="1909749041"/>
                      <w:tag w:val="goog_rdk_1136"/>
                    </w:sdtPr>
                    <w:sdtContent>
                      <w:r w:rsidDel="00000000" w:rsidR="00000000" w:rsidRPr="00000000">
                        <w:rPr>
                          <w:rtl w:val="0"/>
                        </w:rPr>
                      </w:r>
                    </w:sdtContent>
                  </w:sdt>
                </w:del>
              </w:ins>
            </w:sdtContent>
          </w:sdt>
        </w:p>
      </w:sdtContent>
    </w:sdt>
    <w:sdt>
      <w:sdtPr>
        <w:id w:val="-845834307"/>
        <w:tag w:val="goog_rdk_1149"/>
      </w:sdtPr>
      <w:sdtContent>
        <w:p w:rsidR="00000000" w:rsidDel="00000000" w:rsidP="00000000" w:rsidRDefault="00000000" w:rsidRPr="00000000" w14:paraId="000000CD">
          <w:pPr>
            <w:ind w:left="0" w:firstLine="0"/>
            <w:rPr>
              <w:ins w:author="Sana Safeera" w:id="100" w:date="2026-09-22T11:46:58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8515742"/>
              <w:tag w:val="goog_rdk_1138"/>
            </w:sdtPr>
            <w:sdtContent>
              <w:ins w:author="Jeevitha Jeevi" w:id="97" w:date="2026-09-23T05:02:18Z">
                <w:sdt>
                  <w:sdtPr>
                    <w:id w:val="-1854222906"/>
                    <w:tag w:val="goog_rdk_1139"/>
                  </w:sdtPr>
                  <w:sdtContent>
                    <w:del w:author="Animefor Me" w:id="15" w:date="2026-09-29T09:36:34Z"/>
                  </w:sdtContent>
                </w:sdt>
              </w:ins>
              <w:sdt>
                <w:sdtPr>
                  <w:id w:val="-1500703476"/>
                  <w:tag w:val="goog_rdk_1140"/>
                </w:sdtPr>
                <w:sdtContent>
                  <w:ins w:author="Jeevitha Jeevi" w:id="97" w:date="2026-09-23T05:02: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Jeevitha Jeevi" w:id="97" w:date="2026-09-23T05:02:18Z">
                <w:del w:author="Animefor Me" w:id="15" w:date="2026-09-29T09:36:34Z"/>
              </w:ins>
            </w:sdtContent>
          </w:sdt>
          <w:sdt>
            <w:sdtPr>
              <w:id w:val="1130185938"/>
              <w:tag w:val="goog_rdk_1141"/>
            </w:sdtPr>
            <w:sdtContent>
              <w:del w:author="Animefor Me" w:id="15" w:date="2026-09-29T09:36:34Z"/>
            </w:sdtContent>
          </w:sdt>
          <w:sdt>
            <w:sdtPr>
              <w:id w:val="-140138507"/>
              <w:tag w:val="goog_rdk_1142"/>
            </w:sdtPr>
            <w:sdtContent>
              <w:ins w:author="Munisha" w:id="99" w:date="2026-09-22T12:58:12Z">
                <w:sdt>
                  <w:sdtPr>
                    <w:id w:val="-209237872"/>
                    <w:tag w:val="goog_rdk_1143"/>
                  </w:sdtPr>
                  <w:sdtContent>
                    <w:del w:author="Animefor Me" w:id="15" w:date="2026-09-29T09:36:34Z"/>
                  </w:sdtContent>
                </w:sdt>
              </w:ins>
              <w:sdt>
                <w:sdtPr>
                  <w:id w:val="510166431"/>
                  <w:tag w:val="goog_rdk_1144"/>
                </w:sdtPr>
                <w:sdtContent>
                  <w:ins w:author="Munisha" w:id="99" w:date="2026-09-22T12:58:1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Munisha" w:id="99" w:date="2026-09-22T12:58:12Z">
                <w:del w:author="Animefor Me" w:id="15" w:date="2026-09-29T09:36:34Z"/>
              </w:ins>
            </w:sdtContent>
          </w:sdt>
          <w:sdt>
            <w:sdtPr>
              <w:id w:val="2004665510"/>
              <w:tag w:val="goog_rdk_1145"/>
            </w:sdtPr>
            <w:sdtContent>
              <w:del w:author="Animefor Me" w:id="15" w:date="2026-09-29T09:36:34Z"/>
            </w:sdtContent>
          </w:sdt>
          <w:sdt>
            <w:sdtPr>
              <w:id w:val="-206839007"/>
              <w:tag w:val="goog_rdk_1146"/>
            </w:sdtPr>
            <w:sdtContent>
              <w:ins w:author="Sana Safeera" w:id="100" w:date="2026-09-22T11:46:58Z">
                <w:sdt>
                  <w:sdtPr>
                    <w:id w:val="-1004838446"/>
                    <w:tag w:val="goog_rdk_1147"/>
                  </w:sdtPr>
                  <w:sdtContent>
                    <w:del w:author="Animefor Me" w:id="15" w:date="2026-09-29T09:36:34Z"/>
                  </w:sdtContent>
                </w:sdt>
              </w:ins>
              <w:sdt>
                <w:sdtPr>
                  <w:id w:val="1646955385"/>
                  <w:tag w:val="goog_rdk_1148"/>
                </w:sdtPr>
                <w:sdtContent>
                  <w:ins w:author="Sana Safeera" w:id="100" w:date="2026-09-22T11:46:58Z">
                    <w:del w:author="Animefor Me" w:id="15" w:date="2026-09-29T09:36:34Z">
                      <w:r w:rsidDel="00000000" w:rsidR="00000000" w:rsidRPr="00000000">
                        <w:rPr>
                          <w:rtl w:val="0"/>
                        </w:rPr>
                      </w:r>
                    </w:del>
                  </w:ins>
                </w:sdtContent>
              </w:sdt>
              <w:ins w:author="Sana Safeera" w:id="100" w:date="2026-09-22T11:46:58Z">
                <w:del w:author="Animefor Me" w:id="15" w:date="2026-09-29T09:36:34Z"/>
              </w:ins>
            </w:sdtContent>
          </w:sdt>
        </w:p>
      </w:sdtContent>
    </w:sdt>
    <w:sdt>
      <w:sdtPr>
        <w:id w:val="-2005251036"/>
        <w:tag w:val="goog_rdk_1169"/>
      </w:sdtPr>
      <w:sdtContent>
        <w:p w:rsidR="00000000" w:rsidDel="00000000" w:rsidP="00000000" w:rsidRDefault="00000000" w:rsidRPr="00000000" w14:paraId="000000CE">
          <w:pPr>
            <w:ind w:left="0" w:firstLine="0"/>
            <w:rPr>
              <w:ins w:author="Murugeswari" w:id="105" w:date="2026-09-22T06:21:5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3318908"/>
              <w:tag w:val="goog_rdk_1153"/>
            </w:sdtPr>
            <w:sdtContent>
              <w:ins w:author="Nishanth" w:id="101" w:date="2026-09-23T16:04:59Z">
                <w:sdt>
                  <w:sdtPr>
                    <w:id w:val="134260170"/>
                    <w:tag w:val="goog_rdk_1154"/>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0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702528072"/>
              <w:tag w:val="goog_rdk_1155"/>
            </w:sdtPr>
            <w:sdtContent>
              <w:del w:author="Animefor Me" w:id="15" w:date="2026-09-29T09:36:34Z"/>
            </w:sdtContent>
          </w:sdt>
          <w:sdt>
            <w:sdtPr>
              <w:id w:val="-1600166840"/>
              <w:tag w:val="goog_rdk_1156"/>
            </w:sdtPr>
            <w:sdtContent>
              <w:ins w:author="Dinesh Official" w:id="102" w:date="2026-09-22T13:17:14Z">
                <w:sdt>
                  <w:sdtPr>
                    <w:id w:val="732632219"/>
                    <w:tag w:val="goog_rdk_1157"/>
                  </w:sdtPr>
                  <w:sdtContent>
                    <w:del w:author="Animefor Me" w:id="15" w:date="2026-09-29T09:36:34Z"/>
                  </w:sdtContent>
                </w:sdt>
              </w:ins>
              <w:sdt>
                <w:sdtPr>
                  <w:id w:val="444757676"/>
                  <w:tag w:val="goog_rdk_1158"/>
                </w:sdtPr>
                <w:sdtContent>
                  <w:ins w:author="Dinesh Official" w:id="102" w:date="2026-09-22T13:17: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8</w:delText>
                      </w:r>
                    </w:del>
                  </w:ins>
                </w:sdtContent>
              </w:sdt>
              <w:ins w:author="Dinesh Official" w:id="102" w:date="2026-09-22T13:17:14Z">
                <w:del w:author="Animefor Me" w:id="15" w:date="2026-09-29T09:36:34Z"/>
              </w:ins>
            </w:sdtContent>
          </w:sdt>
          <w:sdt>
            <w:sdtPr>
              <w:id w:val="-1205473737"/>
              <w:tag w:val="goog_rdk_1159"/>
            </w:sdtPr>
            <w:sdtContent>
              <w:del w:author="Animefor Me" w:id="15" w:date="2026-09-29T09:36:34Z"/>
            </w:sdtContent>
          </w:sdt>
          <w:sdt>
            <w:sdtPr>
              <w:id w:val="-1365825150"/>
              <w:tag w:val="goog_rdk_1160"/>
            </w:sdtPr>
            <w:sdtContent>
              <w:ins w:author="Sabaresh Waran" w:id="103" w:date="2026-09-25T05:05:41Z">
                <w:sdt>
                  <w:sdtPr>
                    <w:id w:val="1855224377"/>
                    <w:tag w:val="goog_rdk_1161"/>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4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991501981"/>
              <w:tag w:val="goog_rdk_1162"/>
            </w:sdtPr>
            <w:sdtContent>
              <w:del w:author="Animefor Me" w:id="15" w:date="2026-09-29T09:36:34Z"/>
            </w:sdtContent>
          </w:sdt>
          <w:sdt>
            <w:sdtPr>
              <w:id w:val="417491498"/>
              <w:tag w:val="goog_rdk_1163"/>
            </w:sdtPr>
            <w:sdtContent>
              <w:ins w:author="Harul prasath" w:id="104" w:date="2026-09-24T05:23:44Z">
                <w:sdt>
                  <w:sdtPr>
                    <w:id w:val="-1086154861"/>
                    <w:tag w:val="goog_rdk_1164"/>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8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1789156901"/>
              <w:tag w:val="goog_rdk_1165"/>
            </w:sdtPr>
            <w:sdtContent>
              <w:del w:author="Animefor Me" w:id="15" w:date="2026-09-29T09:36:34Z"/>
            </w:sdtContent>
          </w:sdt>
          <w:sdt>
            <w:sdtPr>
              <w:id w:val="1053286968"/>
              <w:tag w:val="goog_rdk_1166"/>
            </w:sdtPr>
            <w:sdtContent>
              <w:ins w:author="Murugeswari" w:id="105" w:date="2026-09-22T06:21:54Z">
                <w:sdt>
                  <w:sdtPr>
                    <w:id w:val="1852740259"/>
                    <w:tag w:val="goog_rdk_1167"/>
                  </w:sdtPr>
                  <w:sdtContent>
                    <w:del w:author="Animefor Me" w:id="15" w:date="2026-09-29T09:36:34Z"/>
                  </w:sdtContent>
                </w:sdt>
              </w:ins>
              <w:sdt>
                <w:sdtPr>
                  <w:id w:val="-1564027108"/>
                  <w:tag w:val="goog_rdk_1168"/>
                </w:sdtPr>
                <w:sdtContent>
                  <w:ins w:author="Murugeswari" w:id="105" w:date="2026-09-22T06:21:54Z">
                    <w:del w:author="Animefor Me" w:id="15" w:date="2026-09-29T09:36:34Z">
                      <w:r w:rsidDel="00000000" w:rsidR="00000000" w:rsidRPr="00000000">
                        <w:rPr>
                          <w:rtl w:val="0"/>
                        </w:rPr>
                      </w:r>
                    </w:del>
                  </w:ins>
                </w:sdtContent>
              </w:sdt>
              <w:ins w:author="Murugeswari" w:id="105" w:date="2026-09-22T06:21:54Z">
                <w:del w:author="Animefor Me" w:id="15" w:date="2026-09-29T09:36:34Z"/>
              </w:ins>
            </w:sdtContent>
          </w:sdt>
        </w:p>
      </w:sdtContent>
    </w:sdt>
    <w:sdt>
      <w:sdtPr>
        <w:id w:val="559546043"/>
        <w:tag w:val="goog_rdk_1178"/>
      </w:sdtPr>
      <w:sdtContent>
        <w:p w:rsidR="00000000" w:rsidDel="00000000" w:rsidP="00000000" w:rsidRDefault="00000000" w:rsidRPr="00000000" w14:paraId="000000CF">
          <w:pPr>
            <w:ind w:left="0" w:firstLine="0"/>
            <w:rPr>
              <w:del w:author="Animefor Me" w:id="15" w:date="2026-09-29T09:36:34Z"/>
              <w:rPrChange w:author="Animefor Me" w:id="18" w:date="2026-09-29T09:36:34Z">
                <w:rPr/>
              </w:rPrChange>
            </w:rPr>
            <w:pPrChange w:author="Anonymous" w:id="0" w:date="2026-09-22T04:17:16Z">
              <w:pPr/>
            </w:pPrChange>
          </w:pPr>
          <w:sdt>
            <w:sdtPr>
              <w:id w:val="276220172"/>
              <w:tag w:val="goog_rdk_1173"/>
            </w:sdtPr>
            <w:sdtContent>
              <w:ins w:author="Akalya Jothiposs" w:id="106" w:date="2026-09-22T04:57:27Z">
                <w:sdt>
                  <w:sdtPr>
                    <w:id w:val="1198054398"/>
                    <w:tag w:val="goog_rdk_1174"/>
                  </w:sdtPr>
                  <w:sdtContent>
                    <w:del w:author="Animefor Me" w:id="15" w:date="2026-09-29T09:36:34Z"/>
                  </w:sdtContent>
                </w:sdt>
              </w:ins>
              <w:sdt>
                <w:sdtPr>
                  <w:id w:val="1621451963"/>
                  <w:tag w:val="goog_rdk_1175"/>
                </w:sdtPr>
                <w:sdtContent>
                  <w:ins w:author="Akalya Jothiposs" w:id="106" w:date="2026-09-22T04:57:2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alya Jothiposs" w:id="106" w:date="2026-09-22T04:57:27Z">
                <w:del w:author="Animefor Me" w:id="15" w:date="2026-09-29T09:36:34Z"/>
              </w:ins>
            </w:sdtContent>
          </w:sdt>
          <w:sdt>
            <w:sdtPr>
              <w:id w:val="-181547945"/>
              <w:tag w:val="goog_rdk_1176"/>
            </w:sdtPr>
            <w:sdtContent>
              <w:del w:author="Animefor Me" w:id="15" w:date="2026-09-29T09:36:34Z"/>
              <w:sdt>
                <w:sdtPr>
                  <w:id w:val="1792449868"/>
                  <w:tag w:val="goog_rdk_117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6440873"/>
        <w:tag w:val="goog_rdk_1184"/>
      </w:sdtPr>
      <w:sdtContent>
        <w:p w:rsidR="00000000" w:rsidDel="00000000" w:rsidP="00000000" w:rsidRDefault="00000000" w:rsidRPr="00000000" w14:paraId="000000D0">
          <w:pPr>
            <w:jc w:val="center"/>
            <w:rPr>
              <w:ins w:author="Shruthi Ratha" w:id="108" w:date="2026-09-23T12:31:18Z"/>
              <w:del w:author="Animefor Me" w:id="15" w:date="2026-09-29T09:36:34Z"/>
              <w:rPrChange w:author="Animefor Me" w:id="18" w:date="2026-09-29T09:36:34Z">
                <w:rPr/>
              </w:rPrChange>
            </w:rPr>
          </w:pPr>
          <w:sdt>
            <w:sdtPr>
              <w:id w:val="85082687"/>
              <w:tag w:val="goog_rdk_1181"/>
            </w:sdtPr>
            <w:sdtContent>
              <w:ins w:author="Shruthi Ratha" w:id="108" w:date="2026-09-23T12:31:18Z">
                <w:sdt>
                  <w:sdtPr>
                    <w:id w:val="928012951"/>
                    <w:tag w:val="goog_rdk_1182"/>
                  </w:sdtPr>
                  <w:sdtContent>
                    <w:del w:author="Animefor Me" w:id="15" w:date="2026-09-29T09:36:34Z"/>
                  </w:sdtContent>
                </w:sdt>
              </w:ins>
              <w:sdt>
                <w:sdtPr>
                  <w:id w:val="-176946340"/>
                  <w:tag w:val="goog_rdk_1183"/>
                </w:sdtPr>
                <w:sdtContent>
                  <w:ins w:author="Shruthi Ratha" w:id="108" w:date="2026-09-23T12:31:18Z">
                    <w:del w:author="Animefor Me" w:id="15" w:date="2026-09-29T09:36:34Z">
                      <w:r w:rsidDel="00000000" w:rsidR="00000000" w:rsidRPr="00000000">
                        <w:rPr>
                          <w:rtl w:val="0"/>
                        </w:rPr>
                      </w:r>
                    </w:del>
                  </w:ins>
                </w:sdtContent>
              </w:sdt>
              <w:ins w:author="Shruthi Ratha" w:id="108" w:date="2026-09-23T12:31:18Z">
                <w:del w:author="Animefor Me" w:id="15" w:date="2026-09-29T09:36:34Z"/>
              </w:ins>
            </w:sdtContent>
          </w:sdt>
        </w:p>
      </w:sdtContent>
    </w:sdt>
    <w:sdt>
      <w:sdtPr>
        <w:id w:val="-1485349230"/>
        <w:tag w:val="goog_rdk_1189"/>
      </w:sdtPr>
      <w:sdtContent>
        <w:p w:rsidR="00000000" w:rsidDel="00000000" w:rsidP="00000000" w:rsidRDefault="00000000" w:rsidRPr="00000000" w14:paraId="000000D1">
          <w:pPr>
            <w:jc w:val="center"/>
            <w:rPr>
              <w:del w:author="Animefor Me" w:id="15" w:date="2026-09-29T09:36:34Z"/>
              <w:rPrChange w:author="Animefor Me" w:id="18" w:date="2026-09-29T09:36:34Z">
                <w:rPr>
                  <w:rFonts w:ascii="Cambria" w:cs="Cambria" w:eastAsia="Cambria" w:hAnsi="Cambria"/>
                  <w:b w:val="1"/>
                  <w:bCs w:val="1"/>
                  <w:color w:val="000000"/>
                  <w:sz w:val="30"/>
                  <w:szCs w:val="30"/>
                  <w:u w:val="single"/>
                </w:rPr>
              </w:rPrChange>
            </w:rPr>
          </w:pPr>
          <w:sdt>
            <w:sdtPr>
              <w:id w:val="816109092"/>
              <w:tag w:val="goog_rdk_1186"/>
            </w:sdtPr>
            <w:sdtContent>
              <w:del w:author="Animefor Me" w:id="15" w:date="2026-09-29T09:36:34Z"/>
              <w:sdt>
                <w:sdtPr>
                  <w:id w:val="1242831517"/>
                  <w:tag w:val="goog_rdk_1187"/>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30"/>
                            <w:szCs w:val="30"/>
                            <w:u w:val="single"/>
                          </w:rPr>
                        </w:rPrChange>
                      </w:rPr>
                      <w:delText xml:space="preserve">EduGenie: Google Gemini Powered Learning Assistant</w:delText>
                    </w:r>
                  </w:del>
                </w:sdtContent>
              </w:sdt>
              <w:del w:author="Animefor Me" w:id="15" w:date="2026-09-29T09:36:34Z">
                <w:sdt>
                  <w:sdtPr>
                    <w:id w:val="-951419872"/>
                    <w:tag w:val="goog_rdk_1188"/>
                  </w:sdtPr>
                  <w:sdtContent>
                    <w:r w:rsidDel="00000000" w:rsidR="00000000" w:rsidRPr="00000000">
                      <w:rPr>
                        <w:rtl w:val="0"/>
                      </w:rPr>
                    </w:r>
                  </w:sdtContent>
                </w:sdt>
              </w:del>
            </w:sdtContent>
          </w:sdt>
        </w:p>
      </w:sdtContent>
    </w:sdt>
    <w:sdt>
      <w:sdtPr>
        <w:id w:val="-1679543968"/>
        <w:tag w:val="goog_rdk_1192"/>
      </w:sdtPr>
      <w:sdtContent>
        <w:p w:rsidR="00000000" w:rsidDel="00000000" w:rsidP="00000000" w:rsidRDefault="00000000" w:rsidRPr="00000000" w14:paraId="000000D2">
          <w:pPr>
            <w:jc w:val="center"/>
            <w:rPr>
              <w:del w:author="Animefor Me" w:id="15" w:date="2026-09-29T09:36:34Z"/>
              <w:rPrChange w:author="Animefor Me" w:id="18" w:date="2026-09-29T09:36:34Z">
                <w:rPr>
                  <w:rFonts w:ascii="Cambria" w:cs="Cambria" w:eastAsia="Cambria" w:hAnsi="Cambria"/>
                  <w:color w:val="000000"/>
                  <w:sz w:val="27"/>
                  <w:szCs w:val="27"/>
                </w:rPr>
              </w:rPrChange>
            </w:rPr>
            <w:pPrChange w:author="Deepa" w:id="0" w:date="2026-09-24T06:28:56Z">
              <w:pPr/>
            </w:pPrChange>
          </w:pPr>
          <w:sdt>
            <w:sdtPr>
              <w:id w:val="89026294"/>
              <w:tag w:val="goog_rdk_1190"/>
            </w:sdtPr>
            <w:sdtContent>
              <w:del w:author="Animefor Me" w:id="15" w:date="2026-09-29T09:36:34Z"/>
              <w:sdt>
                <w:sdtPr>
                  <w:id w:val="-321617624"/>
                  <w:tag w:val="goog_rdk_119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602330381"/>
        <w:tag w:val="goog_rdk_1195"/>
      </w:sdtPr>
      <w:sdtContent>
        <w:p w:rsidR="00000000" w:rsidDel="00000000" w:rsidP="00000000" w:rsidRDefault="00000000" w:rsidRPr="00000000" w14:paraId="000000D3">
          <w:pPr>
            <w:rPr>
              <w:del w:author="Animefor Me" w:id="15" w:date="2026-09-29T09:36:34Z"/>
              <w:rPrChange w:author="Animefor Me" w:id="18" w:date="2026-09-29T09:36:34Z">
                <w:rPr>
                  <w:rFonts w:ascii="Cambria" w:cs="Cambria" w:eastAsia="Cambria" w:hAnsi="Cambria"/>
                  <w:b w:val="1"/>
                  <w:bCs w:val="1"/>
                  <w:color w:val="000000"/>
                </w:rPr>
              </w:rPrChange>
            </w:rPr>
          </w:pPr>
          <w:sdt>
            <w:sdtPr>
              <w:id w:val="-762885749"/>
              <w:tag w:val="goog_rdk_1193"/>
            </w:sdtPr>
            <w:sdtContent>
              <w:del w:author="Animefor Me" w:id="15" w:date="2026-09-29T09:36:34Z"/>
              <w:sdt>
                <w:sdtPr>
                  <w:id w:val="-996308255"/>
                  <w:tag w:val="goog_rdk_119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Project Description</w:delText>
                    </w:r>
                  </w:del>
                </w:sdtContent>
              </w:sdt>
              <w:del w:author="Animefor Me" w:id="15" w:date="2026-09-29T09:36:34Z"/>
            </w:sdtContent>
          </w:sdt>
        </w:p>
      </w:sdtContent>
    </w:sdt>
    <w:sdt>
      <w:sdtPr>
        <w:id w:val="1185990908"/>
        <w:tag w:val="goog_rdk_1198"/>
      </w:sdtPr>
      <w:sdtContent>
        <w:p w:rsidR="00000000" w:rsidDel="00000000" w:rsidP="00000000" w:rsidRDefault="00000000" w:rsidRPr="00000000" w14:paraId="000000D4">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004308260"/>
              <w:tag w:val="goog_rdk_1196"/>
            </w:sdtPr>
            <w:sdtContent>
              <w:del w:author="Animefor Me" w:id="15" w:date="2026-09-29T09:36:34Z"/>
              <w:sdt>
                <w:sdtPr>
                  <w:id w:val="-1352200712"/>
                  <w:tag w:val="goog_rdk_119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EduGenie is a lightweight AI-powered educational assistant that simplifies learning through generative AI. Designed for students of all academic levels, EduGenie enables users to:</w:delText>
                    </w:r>
                  </w:del>
                </w:sdtContent>
              </w:sdt>
              <w:del w:author="Animefor Me" w:id="15" w:date="2026-09-29T09:36:34Z"/>
            </w:sdtContent>
          </w:sdt>
        </w:p>
      </w:sdtContent>
    </w:sdt>
    <w:sdt>
      <w:sdtPr>
        <w:id w:val="1523249266"/>
        <w:tag w:val="goog_rdk_1202"/>
      </w:sdtPr>
      <w:sdtContent>
        <w:p w:rsidR="00000000" w:rsidDel="00000000" w:rsidP="00000000" w:rsidRDefault="00000000" w:rsidRPr="00000000" w14:paraId="000000D5">
          <w:pPr>
            <w:numPr>
              <w:ilvl w:val="0"/>
              <w:numId w:val="5"/>
            </w:numPr>
            <w:ind w:left="720" w:hanging="360"/>
            <w:rPr>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Priyadharshini G" w:id="110" w:date="2026-09-24T08:57:33Z">
                <w:rPr>
                  <w:rFonts w:ascii="Cambria" w:cs="Cambria" w:eastAsia="Cambria" w:hAnsi="Cambria"/>
                  <w:color w:val="000000"/>
                  <w:sz w:val="22"/>
                  <w:szCs w:val="22"/>
                </w:rPr>
              </w:rPrChange>
            </w:rPr>
            <w:pPrChange w:author="Priyadharshini G" w:id="0" w:date="2026-09-24T08:57:33Z">
              <w:pPr>
                <w:numPr>
                  <w:ilvl w:val="0"/>
                  <w:numId w:val="5"/>
                </w:numPr>
                <w:spacing w:after="0" w:before="280" w:line="240" w:lineRule="auto"/>
                <w:ind w:left="720" w:hanging="360"/>
                <w:jc w:val="both"/>
              </w:pPr>
            </w:pPrChange>
          </w:pPr>
          <w:sdt>
            <w:sdtPr>
              <w:id w:val="1257003528"/>
              <w:tag w:val="goog_rdk_1199"/>
            </w:sdtPr>
            <w:sdtContent>
              <w:del w:author="Animefor Me" w:id="15" w:date="2026-09-29T09:36:34Z"/>
              <w:sdt>
                <w:sdtPr>
                  <w:id w:val="-2109042835"/>
                  <w:tag w:val="goog_rdk_1200"/>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Ask questions and receive smart, concise answers</w:delText>
                    </w:r>
                  </w:del>
                </w:sdtContent>
              </w:sdt>
              <w:del w:author="Animefor Me" w:id="15" w:date="2026-09-29T09:36:34Z">
                <w:sdt>
                  <w:sdtPr>
                    <w:id w:val="874246261"/>
                    <w:tag w:val="goog_rdk_1201"/>
                  </w:sdtPr>
                  <w:sdtContent>
                    <w:r w:rsidDel="00000000" w:rsidR="00000000" w:rsidRPr="00000000">
                      <w:rPr>
                        <w:rtl w:val="0"/>
                      </w:rPr>
                    </w:r>
                  </w:sdtContent>
                </w:sdt>
              </w:del>
            </w:sdtContent>
          </w:sdt>
        </w:p>
      </w:sdtContent>
    </w:sdt>
    <w:sdt>
      <w:sdtPr>
        <w:id w:val="442452810"/>
        <w:tag w:val="goog_rdk_1205"/>
      </w:sdtPr>
      <w:sdtContent>
        <w:p w:rsidR="00000000" w:rsidDel="00000000" w:rsidP="00000000" w:rsidRDefault="00000000" w:rsidRPr="00000000" w14:paraId="000000D6">
          <w:pPr>
            <w:numPr>
              <w:ilvl w:val="0"/>
              <w:numId w:val="5"/>
            </w:numPr>
            <w:spacing w:after="0" w:before="0" w:line="240" w:lineRule="auto"/>
            <w:ind w:left="720" w:hanging="360"/>
            <w:jc w:val="both"/>
            <w:rPr>
              <w:del w:author="Animefor Me" w:id="15" w:date="2026-09-29T09:36:34Z"/>
              <w:rFonts w:ascii="Cambria" w:cs="Cambria" w:eastAsia="Cambria" w:hAnsi="Cambria"/>
              <w:color w:val="000000"/>
              <w:sz w:val="22"/>
              <w:szCs w:val="22"/>
            </w:rPr>
          </w:pPr>
          <w:sdt>
            <w:sdtPr>
              <w:id w:val="1448534267"/>
              <w:tag w:val="goog_rdk_1203"/>
            </w:sdtPr>
            <w:sdtContent>
              <w:del w:author="Animefor Me" w:id="15" w:date="2026-09-29T09:36:34Z"/>
              <w:sdt>
                <w:sdtPr>
                  <w:id w:val="-1424167517"/>
                  <w:tag w:val="goog_rdk_120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Understand complex concepts through simplified explanations</w:delText>
                    </w:r>
                  </w:del>
                </w:sdtContent>
              </w:sdt>
              <w:del w:author="Animefor Me" w:id="15" w:date="2026-09-29T09:36:34Z"/>
            </w:sdtContent>
          </w:sdt>
        </w:p>
      </w:sdtContent>
    </w:sdt>
    <w:sdt>
      <w:sdtPr>
        <w:id w:val="-559006289"/>
        <w:tag w:val="goog_rdk_1208"/>
      </w:sdtPr>
      <w:sdtContent>
        <w:p w:rsidR="00000000" w:rsidDel="00000000" w:rsidP="00000000" w:rsidRDefault="00000000" w:rsidRPr="00000000" w14:paraId="000000D7">
          <w:pPr>
            <w:numPr>
              <w:ilvl w:val="0"/>
              <w:numId w:val="5"/>
            </w:numPr>
            <w:spacing w:after="0" w:before="0" w:line="240" w:lineRule="auto"/>
            <w:ind w:left="720" w:hanging="360"/>
            <w:jc w:val="both"/>
            <w:rPr>
              <w:del w:author="Animefor Me" w:id="15" w:date="2026-09-29T09:36:34Z"/>
              <w:rFonts w:ascii="Cambria" w:cs="Cambria" w:eastAsia="Cambria" w:hAnsi="Cambria"/>
              <w:color w:val="000000"/>
              <w:sz w:val="22"/>
              <w:szCs w:val="22"/>
            </w:rPr>
          </w:pPr>
          <w:sdt>
            <w:sdtPr>
              <w:id w:val="-408278651"/>
              <w:tag w:val="goog_rdk_1206"/>
            </w:sdtPr>
            <w:sdtContent>
              <w:del w:author="Animefor Me" w:id="15" w:date="2026-09-29T09:36:34Z"/>
              <w:sdt>
                <w:sdtPr>
                  <w:id w:val="-760045553"/>
                  <w:tag w:val="goog_rdk_120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Generate quizzes from topics or text</w:delText>
                    </w:r>
                  </w:del>
                </w:sdtContent>
              </w:sdt>
              <w:del w:author="Animefor Me" w:id="15" w:date="2026-09-29T09:36:34Z"/>
            </w:sdtContent>
          </w:sdt>
        </w:p>
      </w:sdtContent>
    </w:sdt>
    <w:sdt>
      <w:sdtPr>
        <w:id w:val="1633641119"/>
        <w:tag w:val="goog_rdk_1211"/>
      </w:sdtPr>
      <w:sdtContent>
        <w:p w:rsidR="00000000" w:rsidDel="00000000" w:rsidP="00000000" w:rsidRDefault="00000000" w:rsidRPr="00000000" w14:paraId="000000D8">
          <w:pPr>
            <w:numPr>
              <w:ilvl w:val="0"/>
              <w:numId w:val="5"/>
            </w:numPr>
            <w:spacing w:after="0" w:before="0" w:line="240" w:lineRule="auto"/>
            <w:ind w:left="720" w:hanging="360"/>
            <w:jc w:val="both"/>
            <w:rPr>
              <w:del w:author="Animefor Me" w:id="15" w:date="2026-09-29T09:36:34Z"/>
              <w:rFonts w:ascii="Cambria" w:cs="Cambria" w:eastAsia="Cambria" w:hAnsi="Cambria"/>
              <w:color w:val="000000"/>
              <w:sz w:val="22"/>
              <w:szCs w:val="22"/>
            </w:rPr>
          </w:pPr>
          <w:sdt>
            <w:sdtPr>
              <w:id w:val="148030246"/>
              <w:tag w:val="goog_rdk_1209"/>
            </w:sdtPr>
            <w:sdtContent>
              <w:del w:author="Animefor Me" w:id="15" w:date="2026-09-29T09:36:34Z"/>
              <w:sdt>
                <w:sdtPr>
                  <w:id w:val="1332933787"/>
                  <w:tag w:val="goog_rdk_1210"/>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Receive personalized learning recommendations</w:delText>
                    </w:r>
                  </w:del>
                </w:sdtContent>
              </w:sdt>
              <w:del w:author="Animefor Me" w:id="15" w:date="2026-09-29T09:36:34Z"/>
            </w:sdtContent>
          </w:sdt>
        </w:p>
      </w:sdtContent>
    </w:sdt>
    <w:sdt>
      <w:sdtPr>
        <w:id w:val="-1253738980"/>
        <w:tag w:val="goog_rdk_1214"/>
      </w:sdtPr>
      <w:sdtContent>
        <w:p w:rsidR="00000000" w:rsidDel="00000000" w:rsidP="00000000" w:rsidRDefault="00000000" w:rsidRPr="00000000" w14:paraId="000000D9">
          <w:pPr>
            <w:numPr>
              <w:ilvl w:val="0"/>
              <w:numId w:val="5"/>
            </w:numPr>
            <w:spacing w:after="280" w:before="0" w:line="240" w:lineRule="auto"/>
            <w:ind w:left="720" w:hanging="360"/>
            <w:jc w:val="both"/>
            <w:rPr>
              <w:del w:author="Animefor Me" w:id="15" w:date="2026-09-29T09:36:34Z"/>
              <w:rFonts w:ascii="Cambria" w:cs="Cambria" w:eastAsia="Cambria" w:hAnsi="Cambria"/>
              <w:color w:val="000000"/>
              <w:sz w:val="22"/>
              <w:szCs w:val="22"/>
            </w:rPr>
          </w:pPr>
          <w:sdt>
            <w:sdtPr>
              <w:id w:val="-1098850064"/>
              <w:tag w:val="goog_rdk_1212"/>
            </w:sdtPr>
            <w:sdtContent>
              <w:del w:author="Animefor Me" w:id="15" w:date="2026-09-29T09:36:34Z"/>
              <w:sdt>
                <w:sdtPr>
                  <w:id w:val="-2081856686"/>
                  <w:tag w:val="goog_rdk_121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Summarize large educational passages</w:delText>
                    </w:r>
                  </w:del>
                </w:sdtContent>
              </w:sdt>
              <w:del w:author="Animefor Me" w:id="15" w:date="2026-09-29T09:36:34Z"/>
            </w:sdtContent>
          </w:sdt>
        </w:p>
      </w:sdtContent>
    </w:sdt>
    <w:sdt>
      <w:sdtPr>
        <w:id w:val="601207387"/>
        <w:tag w:val="goog_rdk_1237"/>
      </w:sdtPr>
      <w:sdtContent>
        <w:p w:rsidR="00000000" w:rsidDel="00000000" w:rsidP="00000000" w:rsidRDefault="00000000" w:rsidRPr="00000000" w14:paraId="000000DA">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322454430"/>
              <w:tag w:val="goog_rdk_1215"/>
            </w:sdtPr>
            <w:sdtContent>
              <w:del w:author="Animefor Me" w:id="15" w:date="2026-09-29T09:36:34Z"/>
              <w:sdt>
                <w:sdtPr>
                  <w:id w:val="-1010946745"/>
                  <w:tag w:val="goog_rdk_121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Built with </w:delText>
                    </w:r>
                  </w:del>
                </w:sdtContent>
              </w:sdt>
              <w:del w:author="Animefor Me" w:id="15" w:date="2026-09-29T09:36:34Z">
                <w:sdt>
                  <w:sdtPr>
                    <w:id w:val="909791918"/>
                    <w:tag w:val="goog_rdk_1217"/>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FastAPI</w:delText>
                    </w:r>
                  </w:sdtContent>
                </w:sdt>
                <w:sdt>
                  <w:sdtPr>
                    <w:id w:val="2049636911"/>
                    <w:tag w:val="goog_rdk_1218"/>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for the backend and a simple </w:delText>
                    </w:r>
                  </w:sdtContent>
                </w:sdt>
                <w:sdt>
                  <w:sdtPr>
                    <w:id w:val="-288918593"/>
                    <w:tag w:val="goog_rdk_1219"/>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HTML+CSS frontend</w:delText>
                    </w:r>
                  </w:sdtContent>
                </w:sdt>
                <w:sdt>
                  <w:sdtPr>
                    <w:id w:val="-736695662"/>
                    <w:tag w:val="goog_rdk_1220"/>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EduGeni</w:delText>
                    </w:r>
                  </w:sdtContent>
                </w:sdt>
              </w:del>
            </w:sdtContent>
          </w:sdt>
          <w:sdt>
            <w:sdtPr>
              <w:id w:val="-753374631"/>
              <w:tag w:val="goog_rdk_1221"/>
            </w:sdtPr>
            <w:sdtContent>
              <w:ins w:author="Derison 2008" w:id="111" w:date="2026-09-23T04:04:23Z">
                <w:sdt>
                  <w:sdtPr>
                    <w:id w:val="907881702"/>
                    <w:tag w:val="goog_rdk_1222"/>
                  </w:sdtPr>
                  <w:sdtContent>
                    <w:del w:author="Animefor Me" w:id="15" w:date="2026-09-29T09:36:34Z"/>
                  </w:sdtContent>
                </w:sdt>
              </w:ins>
              <w:sdt>
                <w:sdtPr>
                  <w:id w:val="-1080297332"/>
                  <w:tag w:val="goog_rdk_1223"/>
                </w:sdtPr>
                <w:sdtContent>
                  <w:ins w:author="Derison 2008" w:id="111" w:date="2026-09-23T04:04:23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z</w:delText>
                      </w:r>
                    </w:del>
                  </w:ins>
                </w:sdtContent>
              </w:sdt>
              <w:ins w:author="Derison 2008" w:id="111" w:date="2026-09-23T04:04:23Z">
                <w:del w:author="Animefor Me" w:id="15" w:date="2026-09-29T09:36:34Z"/>
              </w:ins>
            </w:sdtContent>
          </w:sdt>
          <w:sdt>
            <w:sdtPr>
              <w:id w:val="-1995806116"/>
              <w:tag w:val="goog_rdk_1224"/>
            </w:sdtPr>
            <w:sdtContent>
              <w:del w:author="Animefor Me" w:id="15" w:date="2026-09-29T09:36:34Z"/>
              <w:sdt>
                <w:sdtPr>
                  <w:id w:val="408499501"/>
                  <w:tag w:val="goog_rdk_122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 leverages lightweight and cloud-based AI </w:delText>
                    </w:r>
                  </w:del>
                </w:sdtContent>
              </w:sdt>
              <w:del w:author="Animefor Me" w:id="15" w:date="2026-09-29T09:36:34Z">
                <w:sdt>
                  <w:sdtPr>
                    <w:id w:val="-2018553605"/>
                    <w:tag w:val="goog_rdk_1226"/>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models</w:delText>
                    </w:r>
                  </w:sdtContent>
                </w:sdt>
              </w:del>
            </w:sdtContent>
          </w:sdt>
          <w:sdt>
            <w:sdtPr>
              <w:id w:val="2099717956"/>
              <w:tag w:val="goog_rdk_1227"/>
            </w:sdtPr>
            <w:sdtContent>
              <w:ins w:author="MAGESH A" w:id="112" w:date="2026-09-23T06:12:11Z">
                <w:sdt>
                  <w:sdtPr>
                    <w:id w:val="-1321083106"/>
                    <w:tag w:val="goog_rdk_1228"/>
                  </w:sdtPr>
                  <w:sdtContent>
                    <w:del w:author="Animefor Me" w:id="15" w:date="2026-09-29T09:36:34Z"/>
                  </w:sdtContent>
                </w:sdt>
              </w:ins>
              <w:sdt>
                <w:sdtPr>
                  <w:id w:val="134096265"/>
                  <w:tag w:val="goog_rdk_1229"/>
                </w:sdtPr>
                <w:sdtContent>
                  <w:ins w:author="MAGESH A" w:id="112" w:date="2026-09-23T06:12:11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ac</w:delText>
                      </w:r>
                    </w:del>
                  </w:ins>
                </w:sdtContent>
              </w:sdt>
              <w:ins w:author="MAGESH A" w:id="112" w:date="2026-09-23T06:12:11Z">
                <w:del w:author="Animefor Me" w:id="15" w:date="2026-09-29T09:36:34Z"/>
              </w:ins>
            </w:sdtContent>
          </w:sdt>
          <w:sdt>
            <w:sdtPr>
              <w:id w:val="435175910"/>
              <w:tag w:val="goog_rdk_1230"/>
            </w:sdtPr>
            <w:sdtContent>
              <w:del w:author="Animefor Me" w:id="15" w:date="2026-09-29T09:36:34Z"/>
              <w:sdt>
                <w:sdtPr>
                  <w:id w:val="-1787565201"/>
                  <w:tag w:val="goog_rdk_1231"/>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for local efficiency and cloud power. It works well on devices like the Mac M1, making it accessible to a broad range of learners and developers</w:delText>
                    </w:r>
                  </w:del>
                </w:sdtContent>
              </w:sdt>
              <w:del w:author="Animefor Me" w:id="15" w:date="2026-09-29T09:36:34Z"/>
            </w:sdtContent>
          </w:sdt>
          <w:sdt>
            <w:sdtPr>
              <w:id w:val="-903782573"/>
              <w:tag w:val="goog_rdk_1232"/>
            </w:sdtPr>
            <w:sdtContent>
              <w:ins w:author="Akalya Jothiposs" w:id="113" w:date="2026-09-22T05:32:01Z">
                <w:sdt>
                  <w:sdtPr>
                    <w:id w:val="-754017893"/>
                    <w:tag w:val="goog_rdk_1233"/>
                  </w:sdtPr>
                  <w:sdtContent>
                    <w:del w:author="Animefor Me" w:id="15" w:date="2026-09-29T09:36:34Z"/>
                  </w:sdtContent>
                </w:sdt>
              </w:ins>
              <w:sdt>
                <w:sdtPr>
                  <w:id w:val="-536060866"/>
                  <w:tag w:val="goog_rdk_1234"/>
                </w:sdtPr>
                <w:sdtContent>
                  <w:ins w:author="Akalya Jothiposs" w:id="113" w:date="2026-09-22T05:32:01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Akalya Jothiposs" w:id="113" w:date="2026-09-22T05:32:01Z">
                <w:del w:author="Animefor Me" w:id="15" w:date="2026-09-29T09:36:34Z"/>
              </w:ins>
            </w:sdtContent>
          </w:sdt>
          <w:sdt>
            <w:sdtPr>
              <w:id w:val="1630148972"/>
              <w:tag w:val="goog_rdk_1235"/>
            </w:sdtPr>
            <w:sdtContent>
              <w:del w:author="Animefor Me" w:id="15" w:date="2026-09-29T09:36:34Z"/>
              <w:sdt>
                <w:sdtPr>
                  <w:id w:val="672248550"/>
                  <w:tag w:val="goog_rdk_123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sdtContent>
              </w:sdt>
              <w:del w:author="Animefor Me" w:id="15" w:date="2026-09-29T09:36:34Z"/>
            </w:sdtContent>
          </w:sdt>
        </w:p>
      </w:sdtContent>
    </w:sdt>
    <w:sdt>
      <w:sdtPr>
        <w:id w:val="2123592254"/>
        <w:tag w:val="goog_rdk_1242"/>
      </w:sdtPr>
      <w:sdtContent>
        <w:p w:rsidR="00000000" w:rsidDel="00000000" w:rsidP="00000000" w:rsidRDefault="00000000" w:rsidRPr="00000000" w14:paraId="000000DB">
          <w:pPr>
            <w:spacing w:after="280" w:before="280" w:line="240" w:lineRule="auto"/>
            <w:jc w:val="both"/>
            <w:rPr>
              <w:del w:author="Animefor Me" w:id="15" w:date="2026-09-29T09:36:34Z"/>
              <w:rPrChange w:author="Animefor Me" w:id="18" w:date="2026-09-29T09:36:34Z">
                <w:rPr>
                  <w:rFonts w:ascii="Cambria" w:cs="Cambria" w:eastAsia="Cambria" w:hAnsi="Cambria"/>
                  <w:b w:val="1"/>
                  <w:bCs w:val="1"/>
                  <w:color w:val="000000"/>
                </w:rPr>
              </w:rPrChange>
            </w:rPr>
          </w:pPr>
          <w:sdt>
            <w:sdtPr>
              <w:id w:val="-611464165"/>
              <w:tag w:val="goog_rdk_1238"/>
            </w:sdtPr>
            <w:sdtContent>
              <w:del w:author="Animefor Me" w:id="15" w:date="2026-09-29T09:36:34Z"/>
              <w:sdt>
                <w:sdtPr>
                  <w:id w:val="1472557477"/>
                  <w:tag w:val="goog_rdk_123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Scenario</w:delText>
                    </w:r>
                  </w:del>
                </w:sdtContent>
              </w:sdt>
              <w:del w:author="Animefor Me" w:id="15" w:date="2026-09-29T09:36:34Z">
                <w:sdt>
                  <w:sdtPr>
                    <w:id w:val="-320267543"/>
                    <w:tag w:val="goog_rdk_1240"/>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s</w:delText>
                    </w:r>
                  </w:sdtContent>
                </w:sdt>
                <w:sdt>
                  <w:sdtPr>
                    <w:id w:val="1605145876"/>
                    <w:tag w:val="goog_rdk_1241"/>
                  </w:sdtPr>
                  <w:sdtContent>
                    <w:r w:rsidDel="00000000" w:rsidR="00000000" w:rsidRPr="00000000">
                      <w:rPr>
                        <w:rtl w:val="0"/>
                      </w:rPr>
                    </w:r>
                  </w:sdtContent>
                </w:sdt>
              </w:del>
            </w:sdtContent>
          </w:sdt>
        </w:p>
      </w:sdtContent>
    </w:sdt>
    <w:sdt>
      <w:sdtPr>
        <w:id w:val="1765836689"/>
        <w:tag w:val="goog_rdk_1245"/>
      </w:sdtPr>
      <w:sdtContent>
        <w:p w:rsidR="00000000" w:rsidDel="00000000" w:rsidP="00000000" w:rsidRDefault="00000000" w:rsidRPr="00000000" w14:paraId="000000DC">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503187546"/>
              <w:tag w:val="goog_rdk_1243"/>
            </w:sdtPr>
            <w:sdtContent>
              <w:del w:author="Animefor Me" w:id="15" w:date="2026-09-29T09:36:34Z"/>
              <w:sdt>
                <w:sdtPr>
                  <w:id w:val="-1316853564"/>
                  <w:tag w:val="goog_rdk_124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Scenario 1: A student wants to know about oceans and rivers uses EduGenie to ask “Which is the largest ocean?”  </w:delText>
                    </w:r>
                  </w:del>
                </w:sdtContent>
              </w:sdt>
              <w:del w:author="Animefor Me" w:id="15" w:date="2026-09-29T09:36:34Z"/>
            </w:sdtContent>
          </w:sdt>
        </w:p>
      </w:sdtContent>
    </w:sdt>
    <w:sdt>
      <w:sdtPr>
        <w:id w:val="-908947066"/>
        <w:tag w:val="goog_rdk_1248"/>
      </w:sdtPr>
      <w:sdtContent>
        <w:p w:rsidR="00000000" w:rsidDel="00000000" w:rsidP="00000000" w:rsidRDefault="00000000" w:rsidRPr="00000000" w14:paraId="000000DD">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122511122"/>
              <w:tag w:val="goog_rdk_1246"/>
            </w:sdtPr>
            <w:sdtContent>
              <w:del w:author="Animefor Me" w:id="15" w:date="2026-09-29T09:36:34Z"/>
              <w:sdt>
                <w:sdtPr>
                  <w:id w:val="-235877489"/>
                  <w:tag w:val="goog_rdk_124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Scenario 2: A student wants to know the level of her understanding of “The Pythagoras Theorem” and clicks “Generate Quiz.”  </w:delText>
                    </w:r>
                  </w:del>
                </w:sdtContent>
              </w:sdt>
              <w:del w:author="Animefor Me" w:id="15" w:date="2026-09-29T09:36:34Z"/>
            </w:sdtContent>
          </w:sdt>
        </w:p>
      </w:sdtContent>
    </w:sdt>
    <w:sdt>
      <w:sdtPr>
        <w:id w:val="1531297648"/>
        <w:tag w:val="goog_rdk_1254"/>
      </w:sdtPr>
      <w:sdtContent>
        <w:p w:rsidR="00000000" w:rsidDel="00000000" w:rsidP="00000000" w:rsidRDefault="00000000" w:rsidRPr="00000000" w14:paraId="000000DE">
          <w:pPr>
            <w:spacing w:after="280" w:before="280" w:line="240" w:lineRule="auto"/>
            <w:jc w:val="both"/>
            <w:rPr>
              <w:ins w:author="Hema" w:id="114" w:date="2026-09-22T13:22:21Z"/>
              <w:del w:author="Animefor Me" w:id="15" w:date="2026-09-29T09:36:34Z"/>
              <w:rPrChange w:author="Animefor Me" w:id="18" w:date="2026-09-29T09:36:34Z">
                <w:rPr>
                  <w:rFonts w:ascii="Cambria" w:cs="Cambria" w:eastAsia="Cambria" w:hAnsi="Cambria"/>
                  <w:color w:val="000000"/>
                  <w:sz w:val="22"/>
                  <w:szCs w:val="22"/>
                </w:rPr>
              </w:rPrChange>
            </w:rPr>
          </w:pPr>
          <w:sdt>
            <w:sdtPr>
              <w:id w:val="-702426083"/>
              <w:tag w:val="goog_rdk_1249"/>
            </w:sdtPr>
            <w:sdtContent>
              <w:del w:author="Animefor Me" w:id="15" w:date="2026-09-29T09:36:34Z"/>
              <w:sdt>
                <w:sdtPr>
                  <w:id w:val="530517304"/>
                  <w:tag w:val="goog_rdk_1250"/>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Scenario 3: A learner exploring SQL requests a learning p</w:delText>
                    </w:r>
                  </w:del>
                </w:sdtContent>
              </w:sdt>
              <w:del w:author="Animefor Me" w:id="15" w:date="2026-09-29T09:36:34Z"/>
            </w:sdtContent>
          </w:sdt>
          <w:sdt>
            <w:sdtPr>
              <w:id w:val="752570291"/>
              <w:tag w:val="goog_rdk_1251"/>
            </w:sdtPr>
            <w:sdtContent>
              <w:ins w:author="Hema" w:id="114" w:date="2026-09-22T13:22:21Z">
                <w:sdt>
                  <w:sdtPr>
                    <w:id w:val="-565782274"/>
                    <w:tag w:val="goog_rdk_1252"/>
                  </w:sdtPr>
                  <w:sdtContent>
                    <w:del w:author="Animefor Me" w:id="15" w:date="2026-09-29T09:36:34Z"/>
                  </w:sdtContent>
                </w:sdt>
              </w:ins>
              <w:sdt>
                <w:sdtPr>
                  <w:id w:val="1301397302"/>
                  <w:tag w:val="goog_rdk_1253"/>
                </w:sdtPr>
                <w:sdtContent>
                  <w:ins w:author="Hema" w:id="114" w:date="2026-09-22T13:22:21Z">
                    <w:del w:author="Animefor Me" w:id="15" w:date="2026-09-29T09:36:34Z">
                      <w:r w:rsidDel="00000000" w:rsidR="00000000" w:rsidRPr="00000000">
                        <w:rPr>
                          <w:rtl w:val="0"/>
                        </w:rPr>
                      </w:r>
                    </w:del>
                  </w:ins>
                </w:sdtContent>
              </w:sdt>
              <w:ins w:author="Hema" w:id="114" w:date="2026-09-22T13:22:21Z">
                <w:del w:author="Animefor Me" w:id="15" w:date="2026-09-29T09:36:34Z"/>
              </w:ins>
            </w:sdtContent>
          </w:sdt>
        </w:p>
      </w:sdtContent>
    </w:sdt>
    <w:sdt>
      <w:sdtPr>
        <w:id w:val="-2094430148"/>
        <w:tag w:val="goog_rdk_1264"/>
      </w:sdtPr>
      <w:sdtContent>
        <w:p w:rsidR="00000000" w:rsidDel="00000000" w:rsidP="00000000" w:rsidRDefault="00000000" w:rsidRPr="00000000" w14:paraId="000000DF">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860528853"/>
              <w:tag w:val="goog_rdk_1255"/>
            </w:sdtPr>
            <w:sdtContent>
              <w:ins w:author="Hema" w:id="114" w:date="2026-09-22T13:22:21Z">
                <w:sdt>
                  <w:sdtPr>
                    <w:id w:val="791794743"/>
                    <w:tag w:val="goog_rdk_1256"/>
                  </w:sdtPr>
                  <w:sdtContent>
                    <w:del w:author="Animefor Me" w:id="15" w:date="2026-09-29T09:36:34Z"/>
                  </w:sdtContent>
                </w:sdt>
              </w:ins>
              <w:sdt>
                <w:sdtPr>
                  <w:id w:val="1395133308"/>
                  <w:tag w:val="goog_rdk_1257"/>
                </w:sdtPr>
                <w:sdtContent>
                  <w:ins w:author="Hema" w:id="114" w:date="2026-09-22T13:22:21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path</w:delText>
                      </w:r>
                    </w:del>
                  </w:ins>
                </w:sdtContent>
              </w:sdt>
              <w:ins w:author="Hema" w:id="114" w:date="2026-09-22T13:22:21Z">
                <w:del w:author="Animefor Me" w:id="15" w:date="2026-09-29T09:36:34Z"/>
              </w:ins>
            </w:sdtContent>
          </w:sdt>
          <w:sdt>
            <w:sdtPr>
              <w:id w:val="-13779413"/>
              <w:tag w:val="goog_rdk_1258"/>
            </w:sdtPr>
            <w:sdtContent>
              <w:del w:author="Animefor Me" w:id="15" w:date="2026-09-29T09:36:34Z"/>
              <w:sdt>
                <w:sdtPr>
                  <w:id w:val="1437657164"/>
                  <w:tag w:val="goog_rdk_125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at</w:delText>
                    </w:r>
                  </w:del>
                </w:sdtContent>
              </w:sdt>
              <w:del w:author="Animefor Me" w:id="15" w:date="2026-09-29T09:36:34Z">
                <w:sdt>
                  <w:sdtPr>
                    <w:id w:val="-1714751668"/>
                    <w:tag w:val="goog_rdk_1260"/>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h </w:delText>
                    </w:r>
                  </w:sdtContent>
                </w:sdt>
                <w:sdt>
                  <w:sdtPr>
                    <w:id w:val="-1900052773"/>
                    <w:tag w:val="goog_rdk_1261"/>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which is a structured plan with beginner to advanced topics, timelines, and suggestions</w:delText>
                    </w:r>
                  </w:sdtContent>
                </w:sdt>
                <w:sdt>
                  <w:sdtPr>
                    <w:id w:val="-1559252128"/>
                    <w:tag w:val="goog_rdk_1262"/>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sdtContent>
                </w:sdt>
                <w:sdt>
                  <w:sdtPr>
                    <w:id w:val="808172317"/>
                    <w:tag w:val="goog_rdk_1263"/>
                  </w:sdtPr>
                  <w:sdtContent>
                    <w:r w:rsidDel="00000000" w:rsidR="00000000" w:rsidRPr="00000000">
                      <w:rPr>
                        <w:rtl w:val="0"/>
                      </w:rPr>
                    </w:r>
                  </w:sdtContent>
                </w:sdt>
              </w:del>
            </w:sdtContent>
          </w:sdt>
        </w:p>
      </w:sdtContent>
    </w:sdt>
    <w:sdt>
      <w:sdtPr>
        <w:id w:val="1251321604"/>
        <w:tag w:val="goog_rdk_1267"/>
      </w:sdtPr>
      <w:sdtContent>
        <w:p w:rsidR="00000000" w:rsidDel="00000000" w:rsidP="00000000" w:rsidRDefault="00000000" w:rsidRPr="00000000" w14:paraId="000000E0">
          <w:pPr>
            <w:spacing w:after="280" w:before="280" w:line="240" w:lineRule="auto"/>
            <w:jc w:val="both"/>
            <w:rPr>
              <w:del w:author="Animefor Me" w:id="15" w:date="2026-09-29T09:36:34Z"/>
              <w:rPrChange w:author="Animefor Me" w:id="18" w:date="2026-09-29T09:36:34Z">
                <w:rPr>
                  <w:rFonts w:ascii="Cambria" w:cs="Cambria" w:eastAsia="Cambria" w:hAnsi="Cambria"/>
                  <w:b w:val="1"/>
                  <w:bCs w:val="1"/>
                  <w:color w:val="000000"/>
                </w:rPr>
              </w:rPrChange>
            </w:rPr>
            <w:pPrChange w:author="Rossi Rossi" w:id="0" w:date="2026-09-22T06:56:59Z">
              <w:pPr>
                <w:spacing w:after="280" w:before="280" w:line="240" w:lineRule="auto"/>
              </w:pPr>
            </w:pPrChange>
          </w:pPr>
          <w:sdt>
            <w:sdtPr>
              <w:id w:val="-126451266"/>
              <w:tag w:val="goog_rdk_1265"/>
            </w:sdtPr>
            <w:sdtContent>
              <w:del w:author="Animefor Me" w:id="15" w:date="2026-09-29T09:36:34Z"/>
              <w:sdt>
                <w:sdtPr>
                  <w:id w:val="1380047456"/>
                  <w:tag w:val="goog_rdk_126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01709775"/>
        <w:tag w:val="goog_rdk_1270"/>
      </w:sdtPr>
      <w:sdtContent>
        <w:p w:rsidR="00000000" w:rsidDel="00000000" w:rsidP="00000000" w:rsidRDefault="00000000" w:rsidRPr="00000000" w14:paraId="000000E1">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679031809"/>
              <w:tag w:val="goog_rdk_1268"/>
            </w:sdtPr>
            <w:sdtContent>
              <w:del w:author="Animefor Me" w:id="15" w:date="2026-09-29T09:36:34Z"/>
              <w:sdt>
                <w:sdtPr>
                  <w:id w:val="399672383"/>
                  <w:tag w:val="goog_rdk_126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189536747"/>
        <w:tag w:val="goog_rdk_1273"/>
      </w:sdtPr>
      <w:sdtContent>
        <w:p w:rsidR="00000000" w:rsidDel="00000000" w:rsidP="00000000" w:rsidRDefault="00000000" w:rsidRPr="00000000" w14:paraId="000000E2">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901252896"/>
              <w:tag w:val="goog_rdk_1271"/>
            </w:sdtPr>
            <w:sdtContent>
              <w:del w:author="Animefor Me" w:id="15" w:date="2026-09-29T09:36:34Z"/>
              <w:sdt>
                <w:sdtPr>
                  <w:id w:val="450563"/>
                  <w:tag w:val="goog_rdk_127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30421540"/>
        <w:tag w:val="goog_rdk_1279"/>
      </w:sdtPr>
      <w:sdtContent>
        <w:p w:rsidR="00000000" w:rsidDel="00000000" w:rsidP="00000000" w:rsidRDefault="00000000" w:rsidRPr="00000000" w14:paraId="000000E3">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773771669"/>
              <w:tag w:val="goog_rdk_1276"/>
            </w:sdtPr>
            <w:sdtContent>
              <w:ins w:author="Abinaya Saravanan" w:id="116" w:date="2026-09-23T05:08:12Z">
                <w:sdt>
                  <w:sdtPr>
                    <w:id w:val="832139305"/>
                    <w:tag w:val="goog_rdk_1277"/>
                  </w:sdtPr>
                  <w:sdtContent>
                    <w:del w:author="Animefor Me" w:id="15" w:date="2026-09-29T09:36:34Z"/>
                  </w:sdtContent>
                </w:sdt>
              </w:ins>
              <w:sdt>
                <w:sdtPr>
                  <w:id w:val="-946118120"/>
                  <w:tag w:val="goog_rdk_1278"/>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import google.generativeai as genai</w:delText>
                      </w:r>
                    </w:del>
                  </w:ins>
                </w:sdtContent>
              </w:sdt>
              <w:ins w:author="Abinaya Saravanan" w:id="116" w:date="2026-09-23T05:08:12Z">
                <w:del w:author="Animefor Me" w:id="15" w:date="2026-09-29T09:36:34Z"/>
              </w:ins>
            </w:sdtContent>
          </w:sdt>
        </w:p>
      </w:sdtContent>
    </w:sdt>
    <w:sdt>
      <w:sdtPr>
        <w:id w:val="-1706884014"/>
        <w:tag w:val="goog_rdk_1283"/>
      </w:sdtPr>
      <w:sdtContent>
        <w:p w:rsidR="00000000" w:rsidDel="00000000" w:rsidP="00000000" w:rsidRDefault="00000000" w:rsidRPr="00000000" w14:paraId="000000E4">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738082051"/>
              <w:tag w:val="goog_rdk_1280"/>
            </w:sdtPr>
            <w:sdtContent>
              <w:ins w:author="Abinaya Saravanan" w:id="116" w:date="2026-09-23T05:08:12Z">
                <w:sdt>
                  <w:sdtPr>
                    <w:id w:val="1699243927"/>
                    <w:tag w:val="goog_rdk_1281"/>
                  </w:sdtPr>
                  <w:sdtContent>
                    <w:del w:author="Animefor Me" w:id="15" w:date="2026-09-29T09:36:34Z"/>
                  </w:sdtContent>
                </w:sdt>
              </w:ins>
              <w:sdt>
                <w:sdtPr>
                  <w:id w:val="1796620990"/>
                  <w:tag w:val="goog_rdk_1282"/>
                </w:sdtPr>
                <w:sdtContent>
                  <w:ins w:author="Abinaya Saravanan" w:id="116" w:date="2026-09-23T05:08:12Z">
                    <w:del w:author="Animefor Me" w:id="15" w:date="2026-09-29T09:36:34Z">
                      <w:r w:rsidDel="00000000" w:rsidR="00000000" w:rsidRPr="00000000">
                        <w:rPr>
                          <w:rtl w:val="0"/>
                        </w:rPr>
                      </w:r>
                    </w:del>
                  </w:ins>
                </w:sdtContent>
              </w:sdt>
              <w:ins w:author="Abinaya Saravanan" w:id="116" w:date="2026-09-23T05:08:12Z">
                <w:del w:author="Animefor Me" w:id="15" w:date="2026-09-29T09:36:34Z"/>
              </w:ins>
            </w:sdtContent>
          </w:sdt>
        </w:p>
      </w:sdtContent>
    </w:sdt>
    <w:sdt>
      <w:sdtPr>
        <w:id w:val="1607595110"/>
        <w:tag w:val="goog_rdk_1287"/>
      </w:sdtPr>
      <w:sdtContent>
        <w:p w:rsidR="00000000" w:rsidDel="00000000" w:rsidP="00000000" w:rsidRDefault="00000000" w:rsidRPr="00000000" w14:paraId="000000E5">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207494998"/>
              <w:tag w:val="goog_rdk_1284"/>
            </w:sdtPr>
            <w:sdtContent>
              <w:ins w:author="Abinaya Saravanan" w:id="116" w:date="2026-09-23T05:08:12Z">
                <w:sdt>
                  <w:sdtPr>
                    <w:id w:val="2060513081"/>
                    <w:tag w:val="goog_rdk_1285"/>
                  </w:sdtPr>
                  <w:sdtContent>
                    <w:del w:author="Animefor Me" w:id="15" w:date="2026-09-29T09:36:34Z"/>
                  </w:sdtContent>
                </w:sdt>
              </w:ins>
              <w:sdt>
                <w:sdtPr>
                  <w:id w:val="-2120984393"/>
                  <w:tag w:val="goog_rdk_1286"/>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def summarize_text(text: str) -&gt; str:</w:delText>
                      </w:r>
                    </w:del>
                  </w:ins>
                </w:sdtContent>
              </w:sdt>
              <w:ins w:author="Abinaya Saravanan" w:id="116" w:date="2026-09-23T05:08:12Z">
                <w:del w:author="Animefor Me" w:id="15" w:date="2026-09-29T09:36:34Z"/>
              </w:ins>
            </w:sdtContent>
          </w:sdt>
        </w:p>
      </w:sdtContent>
    </w:sdt>
    <w:sdt>
      <w:sdtPr>
        <w:id w:val="1276318276"/>
        <w:tag w:val="goog_rdk_1291"/>
      </w:sdtPr>
      <w:sdtContent>
        <w:p w:rsidR="00000000" w:rsidDel="00000000" w:rsidP="00000000" w:rsidRDefault="00000000" w:rsidRPr="00000000" w14:paraId="000000E6">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400210390"/>
              <w:tag w:val="goog_rdk_1288"/>
            </w:sdtPr>
            <w:sdtContent>
              <w:ins w:author="Abinaya Saravanan" w:id="116" w:date="2026-09-23T05:08:12Z">
                <w:sdt>
                  <w:sdtPr>
                    <w:id w:val="352409885"/>
                    <w:tag w:val="goog_rdk_1289"/>
                  </w:sdtPr>
                  <w:sdtContent>
                    <w:del w:author="Animefor Me" w:id="15" w:date="2026-09-29T09:36:34Z"/>
                  </w:sdtContent>
                </w:sdt>
              </w:ins>
              <w:sdt>
                <w:sdtPr>
                  <w:id w:val="1775584751"/>
                  <w:tag w:val="goog_rdk_1290"/>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try:</w:delText>
                      </w:r>
                    </w:del>
                  </w:ins>
                </w:sdtContent>
              </w:sdt>
              <w:ins w:author="Abinaya Saravanan" w:id="116" w:date="2026-09-23T05:08:12Z">
                <w:del w:author="Animefor Me" w:id="15" w:date="2026-09-29T09:36:34Z"/>
              </w:ins>
            </w:sdtContent>
          </w:sdt>
        </w:p>
      </w:sdtContent>
    </w:sdt>
    <w:sdt>
      <w:sdtPr>
        <w:id w:val="-470182487"/>
        <w:tag w:val="goog_rdk_1295"/>
      </w:sdtPr>
      <w:sdtContent>
        <w:p w:rsidR="00000000" w:rsidDel="00000000" w:rsidP="00000000" w:rsidRDefault="00000000" w:rsidRPr="00000000" w14:paraId="000000E7">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687553606"/>
              <w:tag w:val="goog_rdk_1292"/>
            </w:sdtPr>
            <w:sdtContent>
              <w:ins w:author="Abinaya Saravanan" w:id="116" w:date="2026-09-23T05:08:12Z">
                <w:sdt>
                  <w:sdtPr>
                    <w:id w:val="857371257"/>
                    <w:tag w:val="goog_rdk_1293"/>
                  </w:sdtPr>
                  <w:sdtContent>
                    <w:del w:author="Animefor Me" w:id="15" w:date="2026-09-29T09:36:34Z"/>
                  </w:sdtContent>
                </w:sdt>
              </w:ins>
              <w:sdt>
                <w:sdtPr>
                  <w:id w:val="-645279274"/>
                  <w:tag w:val="goog_rdk_1294"/>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 Initialize the Gemini model</w:delText>
                      </w:r>
                    </w:del>
                  </w:ins>
                </w:sdtContent>
              </w:sdt>
              <w:ins w:author="Abinaya Saravanan" w:id="116" w:date="2026-09-23T05:08:12Z">
                <w:del w:author="Animefor Me" w:id="15" w:date="2026-09-29T09:36:34Z"/>
              </w:ins>
            </w:sdtContent>
          </w:sdt>
        </w:p>
      </w:sdtContent>
    </w:sdt>
    <w:sdt>
      <w:sdtPr>
        <w:id w:val="-730189458"/>
        <w:tag w:val="goog_rdk_1299"/>
      </w:sdtPr>
      <w:sdtContent>
        <w:p w:rsidR="00000000" w:rsidDel="00000000" w:rsidP="00000000" w:rsidRDefault="00000000" w:rsidRPr="00000000" w14:paraId="000000E8">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309126685"/>
              <w:tag w:val="goog_rdk_1296"/>
            </w:sdtPr>
            <w:sdtContent>
              <w:ins w:author="Abinaya Saravanan" w:id="116" w:date="2026-09-23T05:08:12Z">
                <w:sdt>
                  <w:sdtPr>
                    <w:id w:val="896699066"/>
                    <w:tag w:val="goog_rdk_1297"/>
                  </w:sdtPr>
                  <w:sdtContent>
                    <w:del w:author="Animefor Me" w:id="15" w:date="2026-09-29T09:36:34Z"/>
                  </w:sdtContent>
                </w:sdt>
              </w:ins>
              <w:sdt>
                <w:sdtPr>
                  <w:id w:val="1024310866"/>
                  <w:tag w:val="goog_rdk_1298"/>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116" w:date="2026-09-23T05:08:12Z">
                <w:del w:author="Animefor Me" w:id="15" w:date="2026-09-29T09:36:34Z"/>
              </w:ins>
            </w:sdtContent>
          </w:sdt>
        </w:p>
      </w:sdtContent>
    </w:sdt>
    <w:sdt>
      <w:sdtPr>
        <w:id w:val="1568506216"/>
        <w:tag w:val="goog_rdk_1303"/>
      </w:sdtPr>
      <w:sdtContent>
        <w:p w:rsidR="00000000" w:rsidDel="00000000" w:rsidP="00000000" w:rsidRDefault="00000000" w:rsidRPr="00000000" w14:paraId="000000E9">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631761900"/>
              <w:tag w:val="goog_rdk_1300"/>
            </w:sdtPr>
            <w:sdtContent>
              <w:ins w:author="Abinaya Saravanan" w:id="116" w:date="2026-09-23T05:08:12Z">
                <w:sdt>
                  <w:sdtPr>
                    <w:id w:val="1446048515"/>
                    <w:tag w:val="goog_rdk_1301"/>
                  </w:sdtPr>
                  <w:sdtContent>
                    <w:del w:author="Animefor Me" w:id="15" w:date="2026-09-29T09:36:34Z"/>
                  </w:sdtContent>
                </w:sdt>
              </w:ins>
              <w:sdt>
                <w:sdtPr>
                  <w:id w:val="-1581370743"/>
                  <w:tag w:val="goog_rdk_1302"/>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del>
                  </w:ins>
                </w:sdtContent>
              </w:sdt>
              <w:ins w:author="Abinaya Saravanan" w:id="116" w:date="2026-09-23T05:08:12Z">
                <w:del w:author="Animefor Me" w:id="15" w:date="2026-09-29T09:36:34Z"/>
              </w:ins>
            </w:sdtContent>
          </w:sdt>
        </w:p>
      </w:sdtContent>
    </w:sdt>
    <w:sdt>
      <w:sdtPr>
        <w:id w:val="-341192562"/>
        <w:tag w:val="goog_rdk_1307"/>
      </w:sdtPr>
      <w:sdtContent>
        <w:p w:rsidR="00000000" w:rsidDel="00000000" w:rsidP="00000000" w:rsidRDefault="00000000" w:rsidRPr="00000000" w14:paraId="000000EA">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62283453"/>
              <w:tag w:val="goog_rdk_1304"/>
            </w:sdtPr>
            <w:sdtContent>
              <w:ins w:author="Abinaya Saravanan" w:id="116" w:date="2026-09-23T05:08:12Z">
                <w:sdt>
                  <w:sdtPr>
                    <w:id w:val="-537137434"/>
                    <w:tag w:val="goog_rdk_1305"/>
                  </w:sdtPr>
                  <w:sdtContent>
                    <w:del w:author="Animefor Me" w:id="15" w:date="2026-09-29T09:36:34Z"/>
                  </w:sdtContent>
                </w:sdt>
              </w:ins>
              <w:sdt>
                <w:sdtPr>
                  <w:id w:val="2032999197"/>
                  <w:tag w:val="goog_rdk_1306"/>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 Construct the prompt</w:delText>
                      </w:r>
                    </w:del>
                  </w:ins>
                </w:sdtContent>
              </w:sdt>
              <w:ins w:author="Abinaya Saravanan" w:id="116" w:date="2026-09-23T05:08:12Z">
                <w:del w:author="Animefor Me" w:id="15" w:date="2026-09-29T09:36:34Z"/>
              </w:ins>
            </w:sdtContent>
          </w:sdt>
        </w:p>
      </w:sdtContent>
    </w:sdt>
    <w:sdt>
      <w:sdtPr>
        <w:id w:val="669578978"/>
        <w:tag w:val="goog_rdk_1311"/>
      </w:sdtPr>
      <w:sdtContent>
        <w:p w:rsidR="00000000" w:rsidDel="00000000" w:rsidP="00000000" w:rsidRDefault="00000000" w:rsidRPr="00000000" w14:paraId="000000EB">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164708090"/>
              <w:tag w:val="goog_rdk_1308"/>
            </w:sdtPr>
            <w:sdtContent>
              <w:ins w:author="Abinaya Saravanan" w:id="116" w:date="2026-09-23T05:08:12Z">
                <w:sdt>
                  <w:sdtPr>
                    <w:id w:val="-2112729565"/>
                    <w:tag w:val="goog_rdk_1309"/>
                  </w:sdtPr>
                  <w:sdtContent>
                    <w:del w:author="Animefor Me" w:id="15" w:date="2026-09-29T09:36:34Z"/>
                  </w:sdtContent>
                </w:sdt>
              </w:ins>
              <w:sdt>
                <w:sdtPr>
                  <w:id w:val="-1706879056"/>
                  <w:tag w:val="goog_rdk_1310"/>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116" w:date="2026-09-23T05:08:12Z">
                <w:del w:author="Animefor Me" w:id="15" w:date="2026-09-29T09:36:34Z"/>
              </w:ins>
            </w:sdtContent>
          </w:sdt>
        </w:p>
      </w:sdtContent>
    </w:sdt>
    <w:sdt>
      <w:sdtPr>
        <w:id w:val="120735070"/>
        <w:tag w:val="goog_rdk_1315"/>
      </w:sdtPr>
      <w:sdtContent>
        <w:p w:rsidR="00000000" w:rsidDel="00000000" w:rsidP="00000000" w:rsidRDefault="00000000" w:rsidRPr="00000000" w14:paraId="000000EC">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457394859"/>
              <w:tag w:val="goog_rdk_1312"/>
            </w:sdtPr>
            <w:sdtContent>
              <w:ins w:author="Abinaya Saravanan" w:id="116" w:date="2026-09-23T05:08:12Z">
                <w:sdt>
                  <w:sdtPr>
                    <w:id w:val="-1463470603"/>
                    <w:tag w:val="goog_rdk_1313"/>
                  </w:sdtPr>
                  <w:sdtContent>
                    <w:del w:author="Animefor Me" w:id="15" w:date="2026-09-29T09:36:34Z"/>
                  </w:sdtContent>
                </w:sdt>
              </w:ins>
              <w:sdt>
                <w:sdtPr>
                  <w:id w:val="1198445589"/>
                  <w:tag w:val="goog_rdk_1314"/>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del>
                  </w:ins>
                </w:sdtContent>
              </w:sdt>
              <w:ins w:author="Abinaya Saravanan" w:id="116" w:date="2026-09-23T05:08:12Z">
                <w:del w:author="Animefor Me" w:id="15" w:date="2026-09-29T09:36:34Z"/>
              </w:ins>
            </w:sdtContent>
          </w:sdt>
        </w:p>
      </w:sdtContent>
    </w:sdt>
    <w:sdt>
      <w:sdtPr>
        <w:id w:val="-77610365"/>
        <w:tag w:val="goog_rdk_1319"/>
      </w:sdtPr>
      <w:sdtContent>
        <w:p w:rsidR="00000000" w:rsidDel="00000000" w:rsidP="00000000" w:rsidRDefault="00000000" w:rsidRPr="00000000" w14:paraId="000000ED">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633507483"/>
              <w:tag w:val="goog_rdk_1316"/>
            </w:sdtPr>
            <w:sdtContent>
              <w:ins w:author="Abinaya Saravanan" w:id="116" w:date="2026-09-23T05:08:12Z">
                <w:sdt>
                  <w:sdtPr>
                    <w:id w:val="-740439484"/>
                    <w:tag w:val="goog_rdk_1317"/>
                  </w:sdtPr>
                  <w:sdtContent>
                    <w:del w:author="Animefor Me" w:id="15" w:date="2026-09-29T09:36:34Z"/>
                  </w:sdtContent>
                </w:sdt>
              </w:ins>
              <w:sdt>
                <w:sdtPr>
                  <w:id w:val="-1987450354"/>
                  <w:tag w:val="goog_rdk_1318"/>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 Generate the response</w:delText>
                      </w:r>
                    </w:del>
                  </w:ins>
                </w:sdtContent>
              </w:sdt>
              <w:ins w:author="Abinaya Saravanan" w:id="116" w:date="2026-09-23T05:08:12Z">
                <w:del w:author="Animefor Me" w:id="15" w:date="2026-09-29T09:36:34Z"/>
              </w:ins>
            </w:sdtContent>
          </w:sdt>
        </w:p>
      </w:sdtContent>
    </w:sdt>
    <w:sdt>
      <w:sdtPr>
        <w:id w:val="-1947128529"/>
        <w:tag w:val="goog_rdk_1323"/>
      </w:sdtPr>
      <w:sdtContent>
        <w:p w:rsidR="00000000" w:rsidDel="00000000" w:rsidP="00000000" w:rsidRDefault="00000000" w:rsidRPr="00000000" w14:paraId="000000EE">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258421890"/>
              <w:tag w:val="goog_rdk_1320"/>
            </w:sdtPr>
            <w:sdtContent>
              <w:ins w:author="Abinaya Saravanan" w:id="116" w:date="2026-09-23T05:08:12Z">
                <w:sdt>
                  <w:sdtPr>
                    <w:id w:val="1466809404"/>
                    <w:tag w:val="goog_rdk_1321"/>
                  </w:sdtPr>
                  <w:sdtContent>
                    <w:del w:author="Animefor Me" w:id="15" w:date="2026-09-29T09:36:34Z"/>
                  </w:sdtContent>
                </w:sdt>
              </w:ins>
              <w:sdt>
                <w:sdtPr>
                  <w:id w:val="-715086757"/>
                  <w:tag w:val="goog_rdk_1322"/>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response = model.generate_content(prompt)</w:delText>
                      </w:r>
                    </w:del>
                  </w:ins>
                </w:sdtContent>
              </w:sdt>
              <w:ins w:author="Abinaya Saravanan" w:id="116" w:date="2026-09-23T05:08:12Z">
                <w:del w:author="Animefor Me" w:id="15" w:date="2026-09-29T09:36:34Z"/>
              </w:ins>
            </w:sdtContent>
          </w:sdt>
        </w:p>
      </w:sdtContent>
    </w:sdt>
    <w:sdt>
      <w:sdtPr>
        <w:id w:val="215385647"/>
        <w:tag w:val="goog_rdk_1327"/>
      </w:sdtPr>
      <w:sdtContent>
        <w:p w:rsidR="00000000" w:rsidDel="00000000" w:rsidP="00000000" w:rsidRDefault="00000000" w:rsidRPr="00000000" w14:paraId="000000EF">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006346038"/>
              <w:tag w:val="goog_rdk_1324"/>
            </w:sdtPr>
            <w:sdtContent>
              <w:ins w:author="Abinaya Saravanan" w:id="116" w:date="2026-09-23T05:08:12Z">
                <w:sdt>
                  <w:sdtPr>
                    <w:id w:val="-1743195740"/>
                    <w:tag w:val="goog_rdk_1325"/>
                  </w:sdtPr>
                  <w:sdtContent>
                    <w:del w:author="Animefor Me" w:id="15" w:date="2026-09-29T09:36:34Z"/>
                  </w:sdtContent>
                </w:sdt>
              </w:ins>
              <w:sdt>
                <w:sdtPr>
                  <w:id w:val="151732756"/>
                  <w:tag w:val="goog_rdk_1326"/>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del>
                  </w:ins>
                </w:sdtContent>
              </w:sdt>
              <w:ins w:author="Abinaya Saravanan" w:id="116" w:date="2026-09-23T05:08:12Z">
                <w:del w:author="Animefor Me" w:id="15" w:date="2026-09-29T09:36:34Z"/>
              </w:ins>
            </w:sdtContent>
          </w:sdt>
        </w:p>
      </w:sdtContent>
    </w:sdt>
    <w:sdt>
      <w:sdtPr>
        <w:id w:val="1458510637"/>
        <w:tag w:val="goog_rdk_1331"/>
      </w:sdtPr>
      <w:sdtContent>
        <w:p w:rsidR="00000000" w:rsidDel="00000000" w:rsidP="00000000" w:rsidRDefault="00000000" w:rsidRPr="00000000" w14:paraId="000000F0">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985916664"/>
              <w:tag w:val="goog_rdk_1328"/>
            </w:sdtPr>
            <w:sdtContent>
              <w:ins w:author="Abinaya Saravanan" w:id="116" w:date="2026-09-23T05:08:12Z">
                <w:sdt>
                  <w:sdtPr>
                    <w:id w:val="-1219376523"/>
                    <w:tag w:val="goog_rdk_1329"/>
                  </w:sdtPr>
                  <w:sdtContent>
                    <w:del w:author="Animefor Me" w:id="15" w:date="2026-09-29T09:36:34Z"/>
                  </w:sdtContent>
                </w:sdt>
              </w:ins>
              <w:sdt>
                <w:sdtPr>
                  <w:id w:val="1170511409"/>
                  <w:tag w:val="goog_rdk_1330"/>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return response.text.strip()</w:delText>
                      </w:r>
                    </w:del>
                  </w:ins>
                </w:sdtContent>
              </w:sdt>
              <w:ins w:author="Abinaya Saravanan" w:id="116" w:date="2026-09-23T05:08:12Z">
                <w:del w:author="Animefor Me" w:id="15" w:date="2026-09-29T09:36:34Z"/>
              </w:ins>
            </w:sdtContent>
          </w:sdt>
        </w:p>
      </w:sdtContent>
    </w:sdt>
    <w:sdt>
      <w:sdtPr>
        <w:id w:val="-1021751624"/>
        <w:tag w:val="goog_rdk_1335"/>
      </w:sdtPr>
      <w:sdtContent>
        <w:p w:rsidR="00000000" w:rsidDel="00000000" w:rsidP="00000000" w:rsidRDefault="00000000" w:rsidRPr="00000000" w14:paraId="000000F1">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768700139"/>
              <w:tag w:val="goog_rdk_1332"/>
            </w:sdtPr>
            <w:sdtContent>
              <w:ins w:author="Abinaya Saravanan" w:id="116" w:date="2026-09-23T05:08:12Z">
                <w:sdt>
                  <w:sdtPr>
                    <w:id w:val="1334359855"/>
                    <w:tag w:val="goog_rdk_1333"/>
                  </w:sdtPr>
                  <w:sdtContent>
                    <w:del w:author="Animefor Me" w:id="15" w:date="2026-09-29T09:36:34Z"/>
                  </w:sdtContent>
                </w:sdt>
              </w:ins>
              <w:sdt>
                <w:sdtPr>
                  <w:id w:val="-840754468"/>
                  <w:tag w:val="goog_rdk_1334"/>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del>
                  </w:ins>
                </w:sdtContent>
              </w:sdt>
              <w:ins w:author="Abinaya Saravanan" w:id="116" w:date="2026-09-23T05:08:12Z">
                <w:del w:author="Animefor Me" w:id="15" w:date="2026-09-29T09:36:34Z"/>
              </w:ins>
            </w:sdtContent>
          </w:sdt>
        </w:p>
      </w:sdtContent>
    </w:sdt>
    <w:sdt>
      <w:sdtPr>
        <w:id w:val="-491087680"/>
        <w:tag w:val="goog_rdk_1339"/>
      </w:sdtPr>
      <w:sdtContent>
        <w:p w:rsidR="00000000" w:rsidDel="00000000" w:rsidP="00000000" w:rsidRDefault="00000000" w:rsidRPr="00000000" w14:paraId="000000F2">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221593460"/>
              <w:tag w:val="goog_rdk_1336"/>
            </w:sdtPr>
            <w:sdtContent>
              <w:ins w:author="Abinaya Saravanan" w:id="116" w:date="2026-09-23T05:08:12Z">
                <w:sdt>
                  <w:sdtPr>
                    <w:id w:val="-1724701692"/>
                    <w:tag w:val="goog_rdk_1337"/>
                  </w:sdtPr>
                  <w:sdtContent>
                    <w:del w:author="Animefor Me" w:id="15" w:date="2026-09-29T09:36:34Z"/>
                  </w:sdtContent>
                </w:sdt>
              </w:ins>
              <w:sdt>
                <w:sdtPr>
                  <w:id w:val="-1001464348"/>
                  <w:tag w:val="goog_rdk_1338"/>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except Exception as e:</w:delText>
                      </w:r>
                    </w:del>
                  </w:ins>
                </w:sdtContent>
              </w:sdt>
              <w:ins w:author="Abinaya Saravanan" w:id="116" w:date="2026-09-23T05:08:12Z">
                <w:del w:author="Animefor Me" w:id="15" w:date="2026-09-29T09:36:34Z"/>
              </w:ins>
            </w:sdtContent>
          </w:sdt>
        </w:p>
      </w:sdtContent>
    </w:sdt>
    <w:sdt>
      <w:sdtPr>
        <w:id w:val="-1328644752"/>
        <w:tag w:val="goog_rdk_1343"/>
      </w:sdtPr>
      <w:sdtContent>
        <w:p w:rsidR="00000000" w:rsidDel="00000000" w:rsidP="00000000" w:rsidRDefault="00000000" w:rsidRPr="00000000" w14:paraId="000000F3">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624486034"/>
              <w:tag w:val="goog_rdk_1340"/>
            </w:sdtPr>
            <w:sdtContent>
              <w:ins w:author="Abinaya Saravanan" w:id="116" w:date="2026-09-23T05:08:12Z">
                <w:sdt>
                  <w:sdtPr>
                    <w:id w:val="1494019886"/>
                    <w:tag w:val="goog_rdk_1341"/>
                  </w:sdtPr>
                  <w:sdtContent>
                    <w:del w:author="Animefor Me" w:id="15" w:date="2026-09-29T09:36:34Z"/>
                  </w:sdtContent>
                </w:sdt>
              </w:ins>
              <w:sdt>
                <w:sdtPr>
                  <w:id w:val="-1233136149"/>
                  <w:tag w:val="goog_rdk_1342"/>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return f"Error in Summary: {e}"</w:delText>
                      </w:r>
                    </w:del>
                  </w:ins>
                </w:sdtContent>
              </w:sdt>
              <w:ins w:author="Abinaya Saravanan" w:id="116" w:date="2026-09-23T05:08:12Z">
                <w:del w:author="Animefor Me" w:id="15" w:date="2026-09-29T09:36:34Z"/>
              </w:ins>
            </w:sdtContent>
          </w:sdt>
        </w:p>
      </w:sdtContent>
    </w:sdt>
    <w:sdt>
      <w:sdtPr>
        <w:id w:val="571372712"/>
        <w:tag w:val="goog_rdk_1347"/>
      </w:sdtPr>
      <w:sdtContent>
        <w:p w:rsidR="00000000" w:rsidDel="00000000" w:rsidP="00000000" w:rsidRDefault="00000000" w:rsidRPr="00000000" w14:paraId="000000F4">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3663243"/>
              <w:tag w:val="goog_rdk_1344"/>
            </w:sdtPr>
            <w:sdtContent>
              <w:ins w:author="Abinaya Saravanan" w:id="116" w:date="2026-09-23T05:08:12Z">
                <w:sdt>
                  <w:sdtPr>
                    <w:id w:val="-883759030"/>
                    <w:tag w:val="goog_rdk_1345"/>
                  </w:sdtPr>
                  <w:sdtContent>
                    <w:del w:author="Animefor Me" w:id="15" w:date="2026-09-29T09:36:34Z"/>
                  </w:sdtContent>
                </w:sdt>
              </w:ins>
              <w:sdt>
                <w:sdtPr>
                  <w:id w:val="452822800"/>
                  <w:tag w:val="goog_rdk_1346"/>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import google.generativeai as genai</w:delText>
                      </w:r>
                    </w:del>
                  </w:ins>
                </w:sdtContent>
              </w:sdt>
              <w:ins w:author="Abinaya Saravanan" w:id="116" w:date="2026-09-23T05:08:12Z">
                <w:del w:author="Animefor Me" w:id="15" w:date="2026-09-29T09:36:34Z"/>
              </w:ins>
            </w:sdtContent>
          </w:sdt>
        </w:p>
      </w:sdtContent>
    </w:sdt>
    <w:sdt>
      <w:sdtPr>
        <w:id w:val="-219939183"/>
        <w:tag w:val="goog_rdk_1351"/>
      </w:sdtPr>
      <w:sdtContent>
        <w:p w:rsidR="00000000" w:rsidDel="00000000" w:rsidP="00000000" w:rsidRDefault="00000000" w:rsidRPr="00000000" w14:paraId="000000F5">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523948316"/>
              <w:tag w:val="goog_rdk_1348"/>
            </w:sdtPr>
            <w:sdtContent>
              <w:ins w:author="Abinaya Saravanan" w:id="116" w:date="2026-09-23T05:08:12Z">
                <w:sdt>
                  <w:sdtPr>
                    <w:id w:val="1479284428"/>
                    <w:tag w:val="goog_rdk_1349"/>
                  </w:sdtPr>
                  <w:sdtContent>
                    <w:del w:author="Animefor Me" w:id="15" w:date="2026-09-29T09:36:34Z"/>
                  </w:sdtContent>
                </w:sdt>
              </w:ins>
              <w:sdt>
                <w:sdtPr>
                  <w:id w:val="532811310"/>
                  <w:tag w:val="goog_rdk_1350"/>
                </w:sdtPr>
                <w:sdtContent>
                  <w:ins w:author="Abinaya Saravanan" w:id="116" w:date="2026-09-23T05:08:12Z">
                    <w:del w:author="Animefor Me" w:id="15" w:date="2026-09-29T09:36:34Z">
                      <w:r w:rsidDel="00000000" w:rsidR="00000000" w:rsidRPr="00000000">
                        <w:rPr>
                          <w:rtl w:val="0"/>
                        </w:rPr>
                      </w:r>
                    </w:del>
                  </w:ins>
                </w:sdtContent>
              </w:sdt>
              <w:ins w:author="Abinaya Saravanan" w:id="116" w:date="2026-09-23T05:08:12Z">
                <w:del w:author="Animefor Me" w:id="15" w:date="2026-09-29T09:36:34Z"/>
              </w:ins>
            </w:sdtContent>
          </w:sdt>
        </w:p>
      </w:sdtContent>
    </w:sdt>
    <w:sdt>
      <w:sdtPr>
        <w:id w:val="1943102137"/>
        <w:tag w:val="goog_rdk_1355"/>
      </w:sdtPr>
      <w:sdtContent>
        <w:p w:rsidR="00000000" w:rsidDel="00000000" w:rsidP="00000000" w:rsidRDefault="00000000" w:rsidRPr="00000000" w14:paraId="000000F6">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297960813"/>
              <w:tag w:val="goog_rdk_1352"/>
            </w:sdtPr>
            <w:sdtContent>
              <w:ins w:author="Abinaya Saravanan" w:id="116" w:date="2026-09-23T05:08:12Z">
                <w:sdt>
                  <w:sdtPr>
                    <w:id w:val="-263536527"/>
                    <w:tag w:val="goog_rdk_1353"/>
                  </w:sdtPr>
                  <w:sdtContent>
                    <w:del w:author="Animefor Me" w:id="15" w:date="2026-09-29T09:36:34Z"/>
                  </w:sdtContent>
                </w:sdt>
              </w:ins>
              <w:sdt>
                <w:sdtPr>
                  <w:id w:val="487058906"/>
                  <w:tag w:val="goog_rdk_1354"/>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def summarize_text(text: str) -&gt; str:</w:delText>
                      </w:r>
                    </w:del>
                  </w:ins>
                </w:sdtContent>
              </w:sdt>
              <w:ins w:author="Abinaya Saravanan" w:id="116" w:date="2026-09-23T05:08:12Z">
                <w:del w:author="Animefor Me" w:id="15" w:date="2026-09-29T09:36:34Z"/>
              </w:ins>
            </w:sdtContent>
          </w:sdt>
        </w:p>
      </w:sdtContent>
    </w:sdt>
    <w:sdt>
      <w:sdtPr>
        <w:id w:val="-1728501306"/>
        <w:tag w:val="goog_rdk_1368"/>
      </w:sdtPr>
      <w:sdtContent>
        <w:p w:rsidR="00000000" w:rsidDel="00000000" w:rsidP="00000000" w:rsidRDefault="00000000" w:rsidRPr="00000000" w14:paraId="000000F7">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269627047"/>
              <w:tag w:val="goog_rdk_1356"/>
            </w:sdtPr>
            <w:sdtContent>
              <w:ins w:author="Abinaya Saravanan" w:id="116" w:date="2026-09-23T05:08:12Z">
                <w:sdt>
                  <w:sdtPr>
                    <w:id w:val="792554458"/>
                    <w:tag w:val="goog_rdk_1357"/>
                  </w:sdtPr>
                  <w:sdtContent>
                    <w:del w:author="Animefor Me" w:id="15" w:date="2026-09-29T09:36:34Z"/>
                  </w:sdtContent>
                </w:sdt>
              </w:ins>
              <w:sdt>
                <w:sdtPr>
                  <w:id w:val="-181715869"/>
                  <w:tag w:val="goog_rdk_1358"/>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tr</w:delText>
                      </w:r>
                    </w:del>
                  </w:ins>
                </w:sdtContent>
              </w:sdt>
              <w:ins w:author="Abinaya Saravanan" w:id="116" w:date="2026-09-23T05:08:12Z">
                <w:del w:author="Animefor Me" w:id="15" w:date="2026-09-29T09:36:34Z">
                  <w:sdt>
                    <w:sdtPr>
                      <w:id w:val="760122464"/>
                      <w:tag w:val="goog_rdk_1359"/>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y</w:delText>
                      </w:r>
                    </w:sdtContent>
                  </w:sdt>
                </w:del>
              </w:ins>
            </w:sdtContent>
          </w:sdt>
          <w:sdt>
            <w:sdtPr>
              <w:id w:val="-1426692664"/>
              <w:tag w:val="goog_rdk_1360"/>
            </w:sdtPr>
            <w:sdtContent>
              <w:ins w:author="Suruthika Suruthika" w:id="117" w:date="2026-09-23T09:37:09Z">
                <w:sdt>
                  <w:sdtPr>
                    <w:id w:val="2048184706"/>
                    <w:tag w:val="goog_rdk_1361"/>
                  </w:sdtPr>
                  <w:sdtContent>
                    <w:del w:author="Animefor Me" w:id="15" w:date="2026-09-29T09:36:34Z"/>
                  </w:sdtContent>
                </w:sdt>
              </w:ins>
              <w:sdt>
                <w:sdtPr>
                  <w:id w:val="-240724350"/>
                  <w:tag w:val="goog_rdk_1362"/>
                </w:sdtPr>
                <w:sdtContent>
                  <w:ins w:author="Suruthika Suruthika" w:id="117" w:date="2026-09-23T09:37:09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_</w:delText>
                      </w:r>
                    </w:del>
                  </w:ins>
                </w:sdtContent>
              </w:sdt>
              <w:ins w:author="Suruthika Suruthika" w:id="117" w:date="2026-09-23T09:37:09Z">
                <w:del w:author="Animefor Me" w:id="15" w:date="2026-09-29T09:36:34Z">
                  <w:sdt>
                    <w:sdtPr>
                      <w:id w:val="-1204592819"/>
                      <w:tag w:val="goog_rdk_1363"/>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sdtContent>
                  </w:sdt>
                </w:del>
              </w:ins>
            </w:sdtContent>
          </w:sdt>
          <w:sdt>
            <w:sdtPr>
              <w:id w:val="1755581364"/>
              <w:tag w:val="goog_rdk_1364"/>
            </w:sdtPr>
            <w:sdtContent>
              <w:ins w:author="Abinaya Saravanan" w:id="116" w:date="2026-09-23T05:08:12Z">
                <w:sdt>
                  <w:sdtPr>
                    <w:id w:val="570612295"/>
                    <w:tag w:val="goog_rdk_1365"/>
                  </w:sdtPr>
                  <w:sdtContent>
                    <w:del w:author="Animefor Me" w:id="15" w:date="2026-09-29T09:36:34Z"/>
                  </w:sdtContent>
                </w:sdt>
              </w:ins>
              <w:sdt>
                <w:sdtPr>
                  <w:id w:val="-310296054"/>
                  <w:tag w:val="goog_rdk_1366"/>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w:delText>
                      </w:r>
                    </w:del>
                  </w:ins>
                </w:sdtContent>
              </w:sdt>
              <w:ins w:author="Abinaya Saravanan" w:id="116" w:date="2026-09-23T05:08:12Z">
                <w:del w:author="Animefor Me" w:id="15" w:date="2026-09-29T09:36:34Z">
                  <w:sdt>
                    <w:sdtPr>
                      <w:id w:val="-675484903"/>
                      <w:tag w:val="goog_rdk_1367"/>
                    </w:sdtPr>
                    <w:sdtContent>
                      <w:r w:rsidDel="00000000" w:rsidR="00000000" w:rsidRPr="00000000">
                        <w:rPr>
                          <w:rtl w:val="0"/>
                        </w:rPr>
                      </w:r>
                    </w:sdtContent>
                  </w:sdt>
                </w:del>
              </w:ins>
            </w:sdtContent>
          </w:sdt>
        </w:p>
      </w:sdtContent>
    </w:sdt>
    <w:sdt>
      <w:sdtPr>
        <w:id w:val="1713345230"/>
        <w:tag w:val="goog_rdk_1372"/>
      </w:sdtPr>
      <w:sdtContent>
        <w:p w:rsidR="00000000" w:rsidDel="00000000" w:rsidP="00000000" w:rsidRDefault="00000000" w:rsidRPr="00000000" w14:paraId="000000F8">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756531079"/>
              <w:tag w:val="goog_rdk_1369"/>
            </w:sdtPr>
            <w:sdtContent>
              <w:ins w:author="Abinaya Saravanan" w:id="116" w:date="2026-09-23T05:08:12Z">
                <w:sdt>
                  <w:sdtPr>
                    <w:id w:val="-352815549"/>
                    <w:tag w:val="goog_rdk_1370"/>
                  </w:sdtPr>
                  <w:sdtContent>
                    <w:del w:author="Animefor Me" w:id="15" w:date="2026-09-29T09:36:34Z"/>
                  </w:sdtContent>
                </w:sdt>
              </w:ins>
              <w:sdt>
                <w:sdtPr>
                  <w:id w:val="628416393"/>
                  <w:tag w:val="goog_rdk_1371"/>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116" w:date="2026-09-23T05:08:12Z">
                <w:del w:author="Animefor Me" w:id="15" w:date="2026-09-29T09:36:34Z"/>
              </w:ins>
            </w:sdtContent>
          </w:sdt>
        </w:p>
      </w:sdtContent>
    </w:sdt>
    <w:sdt>
      <w:sdtPr>
        <w:id w:val="575419422"/>
        <w:tag w:val="goog_rdk_1376"/>
      </w:sdtPr>
      <w:sdtContent>
        <w:p w:rsidR="00000000" w:rsidDel="00000000" w:rsidP="00000000" w:rsidRDefault="00000000" w:rsidRPr="00000000" w14:paraId="000000F9">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086289949"/>
              <w:tag w:val="goog_rdk_1373"/>
            </w:sdtPr>
            <w:sdtContent>
              <w:ins w:author="Abinaya Saravanan" w:id="116" w:date="2026-09-23T05:08:12Z">
                <w:sdt>
                  <w:sdtPr>
                    <w:id w:val="-379097249"/>
                    <w:tag w:val="goog_rdk_1374"/>
                  </w:sdtPr>
                  <w:sdtContent>
                    <w:del w:author="Animefor Me" w:id="15" w:date="2026-09-29T09:36:34Z"/>
                  </w:sdtContent>
                </w:sdt>
              </w:ins>
              <w:sdt>
                <w:sdtPr>
                  <w:id w:val="-969299370"/>
                  <w:tag w:val="goog_rdk_1375"/>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116" w:date="2026-09-23T05:08:12Z">
                <w:del w:author="Animefor Me" w:id="15" w:date="2026-09-29T09:36:34Z"/>
              </w:ins>
            </w:sdtContent>
          </w:sdt>
        </w:p>
      </w:sdtContent>
    </w:sdt>
    <w:sdt>
      <w:sdtPr>
        <w:id w:val="134928744"/>
        <w:tag w:val="goog_rdk_1380"/>
      </w:sdtPr>
      <w:sdtContent>
        <w:p w:rsidR="00000000" w:rsidDel="00000000" w:rsidP="00000000" w:rsidRDefault="00000000" w:rsidRPr="00000000" w14:paraId="000000FA">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511527852"/>
              <w:tag w:val="goog_rdk_1377"/>
            </w:sdtPr>
            <w:sdtContent>
              <w:ins w:author="Abinaya Saravanan" w:id="116" w:date="2026-09-23T05:08:12Z">
                <w:sdt>
                  <w:sdtPr>
                    <w:id w:val="2118234712"/>
                    <w:tag w:val="goog_rdk_1378"/>
                  </w:sdtPr>
                  <w:sdtContent>
                    <w:del w:author="Animefor Me" w:id="15" w:date="2026-09-29T09:36:34Z"/>
                  </w:sdtContent>
                </w:sdt>
              </w:ins>
              <w:sdt>
                <w:sdtPr>
                  <w:id w:val="-349101226"/>
                  <w:tag w:val="goog_rdk_1379"/>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response = model.generate_content(prompt)</w:delText>
                      </w:r>
                    </w:del>
                  </w:ins>
                </w:sdtContent>
              </w:sdt>
              <w:ins w:author="Abinaya Saravanan" w:id="116" w:date="2026-09-23T05:08:12Z">
                <w:del w:author="Animefor Me" w:id="15" w:date="2026-09-29T09:36:34Z"/>
              </w:ins>
            </w:sdtContent>
          </w:sdt>
        </w:p>
      </w:sdtContent>
    </w:sdt>
    <w:sdt>
      <w:sdtPr>
        <w:id w:val="-2001313462"/>
        <w:tag w:val="goog_rdk_1384"/>
      </w:sdtPr>
      <w:sdtContent>
        <w:p w:rsidR="00000000" w:rsidDel="00000000" w:rsidP="00000000" w:rsidRDefault="00000000" w:rsidRPr="00000000" w14:paraId="000000FB">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411258797"/>
              <w:tag w:val="goog_rdk_1381"/>
            </w:sdtPr>
            <w:sdtContent>
              <w:ins w:author="Abinaya Saravanan" w:id="116" w:date="2026-09-23T05:08:12Z">
                <w:sdt>
                  <w:sdtPr>
                    <w:id w:val="1566156821"/>
                    <w:tag w:val="goog_rdk_1382"/>
                  </w:sdtPr>
                  <w:sdtContent>
                    <w:del w:author="Animefor Me" w:id="15" w:date="2026-09-29T09:36:34Z"/>
                  </w:sdtContent>
                </w:sdt>
              </w:ins>
              <w:sdt>
                <w:sdtPr>
                  <w:id w:val="-1052844063"/>
                  <w:tag w:val="goog_rdk_1383"/>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return response.text.strip()</w:delText>
                      </w:r>
                    </w:del>
                  </w:ins>
                </w:sdtContent>
              </w:sdt>
              <w:ins w:author="Abinaya Saravanan" w:id="116" w:date="2026-09-23T05:08:12Z">
                <w:del w:author="Animefor Me" w:id="15" w:date="2026-09-29T09:36:34Z"/>
              </w:ins>
            </w:sdtContent>
          </w:sdt>
        </w:p>
      </w:sdtContent>
    </w:sdt>
    <w:sdt>
      <w:sdtPr>
        <w:id w:val="-1519151808"/>
        <w:tag w:val="goog_rdk_1388"/>
      </w:sdtPr>
      <w:sdtContent>
        <w:p w:rsidR="00000000" w:rsidDel="00000000" w:rsidP="00000000" w:rsidRDefault="00000000" w:rsidRPr="00000000" w14:paraId="000000FC">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398622148"/>
              <w:tag w:val="goog_rdk_1385"/>
            </w:sdtPr>
            <w:sdtContent>
              <w:ins w:author="Abinaya Saravanan" w:id="116" w:date="2026-09-23T05:08:12Z">
                <w:sdt>
                  <w:sdtPr>
                    <w:id w:val="-1631723471"/>
                    <w:tag w:val="goog_rdk_1386"/>
                  </w:sdtPr>
                  <w:sdtContent>
                    <w:del w:author="Animefor Me" w:id="15" w:date="2026-09-29T09:36:34Z"/>
                  </w:sdtContent>
                </w:sdt>
              </w:ins>
              <w:sdt>
                <w:sdtPr>
                  <w:id w:val="-1678630590"/>
                  <w:tag w:val="goog_rdk_1387"/>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except Exception as e:</w:delText>
                      </w:r>
                    </w:del>
                  </w:ins>
                </w:sdtContent>
              </w:sdt>
              <w:ins w:author="Abinaya Saravanan" w:id="116" w:date="2026-09-23T05:08:12Z">
                <w:del w:author="Animefor Me" w:id="15" w:date="2026-09-29T09:36:34Z"/>
              </w:ins>
            </w:sdtContent>
          </w:sdt>
        </w:p>
      </w:sdtContent>
    </w:sdt>
    <w:sdt>
      <w:sdtPr>
        <w:id w:val="634470864"/>
        <w:tag w:val="goog_rdk_1392"/>
      </w:sdtPr>
      <w:sdtContent>
        <w:p w:rsidR="00000000" w:rsidDel="00000000" w:rsidP="00000000" w:rsidRDefault="00000000" w:rsidRPr="00000000" w14:paraId="000000FD">
          <w:pPr>
            <w:spacing w:after="280" w:before="280" w:line="240" w:lineRule="auto"/>
            <w:rPr>
              <w:ins w:author="Abinaya Saravanan" w:id="116"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221035464"/>
              <w:tag w:val="goog_rdk_1389"/>
            </w:sdtPr>
            <w:sdtContent>
              <w:ins w:author="Abinaya Saravanan" w:id="116" w:date="2026-09-23T05:08:12Z">
                <w:sdt>
                  <w:sdtPr>
                    <w:id w:val="14150933"/>
                    <w:tag w:val="goog_rdk_1390"/>
                  </w:sdtPr>
                  <w:sdtContent>
                    <w:del w:author="Animefor Me" w:id="15" w:date="2026-09-29T09:36:34Z"/>
                  </w:sdtContent>
                </w:sdt>
              </w:ins>
              <w:sdt>
                <w:sdtPr>
                  <w:id w:val="-549237199"/>
                  <w:tag w:val="goog_rdk_1391"/>
                </w:sdtPr>
                <w:sdtContent>
                  <w:ins w:author="Abinaya Saravanan" w:id="116"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return f"Error in Summary: {e}"</w:delText>
                      </w:r>
                    </w:del>
                  </w:ins>
                </w:sdtContent>
              </w:sdt>
              <w:ins w:author="Abinaya Saravanan" w:id="116" w:date="2026-09-23T05:08:12Z">
                <w:del w:author="Animefor Me" w:id="15" w:date="2026-09-29T09:36:34Z"/>
              </w:ins>
            </w:sdtContent>
          </w:sdt>
        </w:p>
      </w:sdtContent>
    </w:sdt>
    <w:sdt>
      <w:sdtPr>
        <w:id w:val="1814307619"/>
        <w:tag w:val="goog_rdk_1396"/>
      </w:sdtPr>
      <w:sdtContent>
        <w:p w:rsidR="00000000" w:rsidDel="00000000" w:rsidP="00000000" w:rsidRDefault="00000000" w:rsidRPr="00000000" w14:paraId="000000FE">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738381060"/>
              <w:tag w:val="goog_rdk_1394"/>
            </w:sdtPr>
            <w:sdtContent>
              <w:del w:author="Animefor Me" w:id="15" w:date="2026-09-29T09:36:34Z"/>
              <w:sdt>
                <w:sdtPr>
                  <w:id w:val="344895029"/>
                  <w:tag w:val="goog_rdk_139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81682991"/>
        <w:tag w:val="goog_rdk_1399"/>
      </w:sdtPr>
      <w:sdtContent>
        <w:p w:rsidR="00000000" w:rsidDel="00000000" w:rsidP="00000000" w:rsidRDefault="00000000" w:rsidRPr="00000000" w14:paraId="000000FF">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416456058"/>
              <w:tag w:val="goog_rdk_1397"/>
            </w:sdtPr>
            <w:sdtContent>
              <w:del w:author="Animefor Me" w:id="15" w:date="2026-09-29T09:36:34Z"/>
              <w:sdt>
                <w:sdtPr>
                  <w:id w:val="-253131792"/>
                  <w:tag w:val="goog_rdk_139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66543958"/>
        <w:tag w:val="goog_rdk_1402"/>
      </w:sdtPr>
      <w:sdtContent>
        <w:p w:rsidR="00000000" w:rsidDel="00000000" w:rsidP="00000000" w:rsidRDefault="00000000" w:rsidRPr="00000000" w14:paraId="00000100">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677289495"/>
              <w:tag w:val="goog_rdk_1400"/>
            </w:sdtPr>
            <w:sdtContent>
              <w:del w:author="Animefor Me" w:id="15" w:date="2026-09-29T09:36:34Z"/>
              <w:sdt>
                <w:sdtPr>
                  <w:id w:val="-454567506"/>
                  <w:tag w:val="goog_rdk_140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74846615"/>
        <w:tag w:val="goog_rdk_1405"/>
      </w:sdtPr>
      <w:sdtContent>
        <w:p w:rsidR="00000000" w:rsidDel="00000000" w:rsidP="00000000" w:rsidRDefault="00000000" w:rsidRPr="00000000" w14:paraId="00000101">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922138020"/>
              <w:tag w:val="goog_rdk_1403"/>
            </w:sdtPr>
            <w:sdtContent>
              <w:del w:author="Animefor Me" w:id="15" w:date="2026-09-29T09:36:34Z"/>
              <w:sdt>
                <w:sdtPr>
                  <w:id w:val="-251853041"/>
                  <w:tag w:val="goog_rdk_140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443603712"/>
        <w:tag w:val="goog_rdk_1408"/>
      </w:sdtPr>
      <w:sdtContent>
        <w:p w:rsidR="00000000" w:rsidDel="00000000" w:rsidP="00000000" w:rsidRDefault="00000000" w:rsidRPr="00000000" w14:paraId="00000102">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885746886"/>
              <w:tag w:val="goog_rdk_1406"/>
            </w:sdtPr>
            <w:sdtContent>
              <w:del w:author="Animefor Me" w:id="15" w:date="2026-09-29T09:36:34Z"/>
              <w:sdt>
                <w:sdtPr>
                  <w:id w:val="-1687641258"/>
                  <w:tag w:val="goog_rdk_140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45726762"/>
        <w:tag w:val="goog_rdk_1411"/>
      </w:sdtPr>
      <w:sdtContent>
        <w:p w:rsidR="00000000" w:rsidDel="00000000" w:rsidP="00000000" w:rsidRDefault="00000000" w:rsidRPr="00000000" w14:paraId="00000103">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645424524"/>
              <w:tag w:val="goog_rdk_1409"/>
            </w:sdtPr>
            <w:sdtContent>
              <w:del w:author="Animefor Me" w:id="15" w:date="2026-09-29T09:36:34Z"/>
              <w:sdt>
                <w:sdtPr>
                  <w:id w:val="-494231188"/>
                  <w:tag w:val="goog_rdk_141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63220297"/>
        <w:tag w:val="goog_rdk_1415"/>
      </w:sdtPr>
      <w:sdtContent>
        <w:p w:rsidR="00000000" w:rsidDel="00000000" w:rsidP="00000000" w:rsidRDefault="00000000" w:rsidRPr="00000000" w14:paraId="00000104">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406499097"/>
              <w:tag w:val="goog_rdk_1412"/>
            </w:sdtPr>
            <w:sdtContent>
              <w:del w:author="Animefor Me" w:id="15" w:date="2026-09-29T09:36:34Z"/>
              <w:sdt>
                <w:sdtPr>
                  <w:id w:val="179321056"/>
                  <w:tag w:val="goog_rdk_141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ARCHIT</w:delText>
                    </w:r>
                  </w:del>
                </w:sdtContent>
              </w:sdt>
              <w:del w:author="Animefor Me" w:id="15" w:date="2026-09-29T09:36:34Z">
                <w:sdt>
                  <w:sdtPr>
                    <w:id w:val="-1495091994"/>
                    <w:tag w:val="goog_rdk_1414"/>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ECTURAL DIAGRAM</w:delText>
                    </w:r>
                  </w:sdtContent>
                </w:sdt>
              </w:del>
            </w:sdtContent>
          </w:sdt>
        </w:p>
      </w:sdtContent>
    </w:sdt>
    <w:sdt>
      <w:sdtPr>
        <w:id w:val="253359292"/>
        <w:tag w:val="goog_rdk_1418"/>
      </w:sdtPr>
      <w:sdtContent>
        <w:p w:rsidR="00000000" w:rsidDel="00000000" w:rsidP="00000000" w:rsidRDefault="00000000" w:rsidRPr="00000000" w14:paraId="00000105">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811359757"/>
              <w:tag w:val="goog_rdk_1416"/>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4889500" cy="4000500"/>
                      <wp:effectExtent b="0" l="0" r="0" t="0"/>
                      <wp:docPr id="2126916952"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889500" cy="4000500"/>
                              </a:xfrm>
                              <a:prstGeom prst="rect"/>
                              <a:ln/>
                            </pic:spPr>
                          </pic:pic>
                        </a:graphicData>
                      </a:graphic>
                    </wp:inline>
                  </w:drawing>
                </w:r>
              </w:del>
              <w:sdt>
                <w:sdtPr>
                  <w:id w:val="642303944"/>
                  <w:tag w:val="goog_rdk_141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396237746"/>
        <w:tag w:val="goog_rdk_1421"/>
      </w:sdtPr>
      <w:sdtContent>
        <w:p w:rsidR="00000000" w:rsidDel="00000000" w:rsidP="00000000" w:rsidRDefault="00000000" w:rsidRPr="00000000" w14:paraId="00000106">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Change w:author="Rossi Rossi" w:id="0" w:date="2026-09-22T06:56:59Z">
              <w:pPr>
                <w:spacing w:after="280" w:before="280" w:line="240" w:lineRule="auto"/>
                <w:jc w:val="both"/>
              </w:pPr>
            </w:pPrChange>
          </w:pPr>
          <w:sdt>
            <w:sdtPr>
              <w:id w:val="-2121752875"/>
              <w:tag w:val="goog_rdk_1419"/>
            </w:sdtPr>
            <w:sdtContent>
              <w:del w:author="Animefor Me" w:id="15" w:date="2026-09-29T09:36:34Z"/>
              <w:sdt>
                <w:sdtPr>
                  <w:id w:val="-1808182223"/>
                  <w:tag w:val="goog_rdk_142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70152744"/>
        <w:tag w:val="goog_rdk_1425"/>
      </w:sdtPr>
      <w:sdtContent>
        <w:p w:rsidR="00000000" w:rsidDel="00000000" w:rsidP="00000000" w:rsidRDefault="00000000" w:rsidRPr="00000000" w14:paraId="00000107">
          <w:pPr>
            <w:spacing w:after="280" w:before="280" w:line="240" w:lineRule="auto"/>
            <w:jc w:val="both"/>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003476812"/>
              <w:tag w:val="goog_rdk_1422"/>
            </w:sdtPr>
            <w:sdtContent>
              <w:del w:author="Animefor Me" w:id="15" w:date="2026-09-29T09:36:34Z"/>
              <w:sdt>
                <w:sdtPr>
                  <w:id w:val="1294911102"/>
                  <w:tag w:val="goog_rdk_142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Pre-requisites</w:delText>
                    </w:r>
                  </w:del>
                </w:sdtContent>
              </w:sdt>
              <w:del w:author="Animefor Me" w:id="15" w:date="2026-09-29T09:36:34Z">
                <w:sdt>
                  <w:sdtPr>
                    <w:id w:val="-497725133"/>
                    <w:tag w:val="goog_rdk_1424"/>
                  </w:sdtPr>
                  <w:sdtContent>
                    <w:r w:rsidDel="00000000" w:rsidR="00000000" w:rsidRPr="00000000">
                      <w:rPr>
                        <w:rtl w:val="0"/>
                      </w:rPr>
                    </w:r>
                  </w:sdtContent>
                </w:sdt>
              </w:del>
            </w:sdtContent>
          </w:sdt>
        </w:p>
      </w:sdtContent>
    </w:sdt>
    <w:sdt>
      <w:sdtPr>
        <w:id w:val="1583649803"/>
        <w:tag w:val="goog_rdk_1432"/>
      </w:sdtPr>
      <w:sdtContent>
        <w:p w:rsidR="00000000" w:rsidDel="00000000" w:rsidP="00000000" w:rsidRDefault="00000000" w:rsidRPr="00000000" w14:paraId="00000108">
          <w:pPr>
            <w:spacing w:after="280" w:before="280" w:line="240" w:lineRule="auto"/>
            <w:jc w:val="both"/>
            <w:rPr>
              <w:ins w:author="Rossi Rossi" w:id="118" w:date="2026-09-22T06:56:59Z"/>
              <w:del w:author="Animefor Me" w:id="15" w:date="2026-09-29T09:36:34Z"/>
              <w:rPrChange w:author="Animefor Me" w:id="18" w:date="2026-09-29T09:36:34Z">
                <w:rPr>
                  <w:rFonts w:ascii="Cambria" w:cs="Cambria" w:eastAsia="Cambria" w:hAnsi="Cambria"/>
                  <w:b w:val="0"/>
                  <w:bCs w:val="0"/>
                  <w:color w:val="000000"/>
                  <w:sz w:val="22"/>
                  <w:szCs w:val="22"/>
                </w:rPr>
              </w:rPrChange>
            </w:rPr>
          </w:pPr>
          <w:sdt>
            <w:sdtPr>
              <w:id w:val="630024707"/>
              <w:tag w:val="goog_rdk_1426"/>
            </w:sdtPr>
            <w:sdtContent>
              <w:del w:author="Animefor Me" w:id="15" w:date="2026-09-29T09:36:34Z"/>
              <w:sdt>
                <w:sdtPr>
                  <w:id w:val="-1254981961"/>
                  <w:tag w:val="goog_rdk_142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Python 3</w:delText>
                    </w:r>
                  </w:del>
                </w:sdtContent>
              </w:sdt>
              <w:del w:author="Animefor Me" w:id="15" w:date="2026-09-29T09:36:34Z">
                <w:sdt>
                  <w:sdtPr>
                    <w:id w:val="1356551921"/>
                    <w:tag w:val="goog_rdk_1428"/>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.10+</w:delText>
                    </w:r>
                  </w:sdtContent>
                </w:sdt>
              </w:del>
            </w:sdtContent>
          </w:sdt>
          <w:sdt>
            <w:sdtPr>
              <w:id w:val="397139860"/>
              <w:tag w:val="goog_rdk_1429"/>
            </w:sdtPr>
            <w:sdtContent>
              <w:ins w:author="Rossi Rossi" w:id="118" w:date="2026-09-22T06:56:59Z">
                <w:sdt>
                  <w:sdtPr>
                    <w:id w:val="-1082054634"/>
                    <w:tag w:val="goog_rdk_1430"/>
                  </w:sdtPr>
                  <w:sdtContent>
                    <w:del w:author="Animefor Me" w:id="15" w:date="2026-09-29T09:36:34Z"/>
                  </w:sdtContent>
                </w:sdt>
              </w:ins>
              <w:sdt>
                <w:sdtPr>
                  <w:id w:val="-1581773783"/>
                  <w:tag w:val="goog_rdk_143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34214603"/>
        <w:tag w:val="goog_rdk_1436"/>
      </w:sdtPr>
      <w:sdtContent>
        <w:p w:rsidR="00000000" w:rsidDel="00000000" w:rsidP="00000000" w:rsidRDefault="00000000" w:rsidRPr="00000000" w14:paraId="0000010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29547182"/>
              <w:tag w:val="goog_rdk_1433"/>
            </w:sdtPr>
            <w:sdtContent>
              <w:ins w:author="Rossi Rossi" w:id="118" w:date="2026-09-22T06:56:59Z">
                <w:sdt>
                  <w:sdtPr>
                    <w:id w:val="370017514"/>
                    <w:tag w:val="goog_rdk_1434"/>
                  </w:sdtPr>
                  <w:sdtContent>
                    <w:del w:author="Animefor Me" w:id="15" w:date="2026-09-29T09:36:34Z"/>
                  </w:sdtContent>
                </w:sdt>
              </w:ins>
              <w:sdt>
                <w:sdtPr>
                  <w:id w:val="414939026"/>
                  <w:tag w:val="goog_rdk_143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18" w:date="2026-09-22T06:56:59Z">
                <w:del w:author="Animefor Me" w:id="15" w:date="2026-09-29T09:36:34Z"/>
              </w:ins>
            </w:sdtContent>
          </w:sdt>
        </w:p>
      </w:sdtContent>
    </w:sdt>
    <w:sdt>
      <w:sdtPr>
        <w:id w:val="-1462674693"/>
        <w:tag w:val="goog_rdk_1442"/>
      </w:sdtPr>
      <w:sdtContent>
        <w:p w:rsidR="00000000" w:rsidDel="00000000" w:rsidP="00000000" w:rsidRDefault="00000000" w:rsidRPr="00000000" w14:paraId="0000010A">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656093278"/>
              <w:tag w:val="goog_rdk_1439"/>
            </w:sdtPr>
            <w:sdtContent>
              <w:ins w:author="Abinaya Saravanan" w:id="120" w:date="2026-09-23T05:10:46Z">
                <w:sdt>
                  <w:sdtPr>
                    <w:id w:val="-898708655"/>
                    <w:tag w:val="goog_rdk_1440"/>
                  </w:sdtPr>
                  <w:sdtContent>
                    <w:del w:author="Animefor Me" w:id="15" w:date="2026-09-29T09:36:34Z"/>
                  </w:sdtContent>
                </w:sdt>
              </w:ins>
              <w:sdt>
                <w:sdtPr>
                  <w:id w:val="-361772071"/>
                  <w:tag w:val="goog_rdk_1441"/>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0" w:date="2026-09-23T05:10:46Z">
                <w:del w:author="Animefor Me" w:id="15" w:date="2026-09-29T09:36:34Z"/>
              </w:ins>
            </w:sdtContent>
          </w:sdt>
        </w:p>
      </w:sdtContent>
    </w:sdt>
    <w:sdt>
      <w:sdtPr>
        <w:id w:val="-1952001190"/>
        <w:tag w:val="goog_rdk_1446"/>
      </w:sdtPr>
      <w:sdtContent>
        <w:p w:rsidR="00000000" w:rsidDel="00000000" w:rsidP="00000000" w:rsidRDefault="00000000" w:rsidRPr="00000000" w14:paraId="0000010B">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1876406091"/>
              <w:tag w:val="goog_rdk_1443"/>
            </w:sdtPr>
            <w:sdtContent>
              <w:ins w:author="Abinaya Saravanan" w:id="120" w:date="2026-09-23T05:10:46Z">
                <w:sdt>
                  <w:sdtPr>
                    <w:id w:val="-842168772"/>
                    <w:tag w:val="goog_rdk_1444"/>
                  </w:sdtPr>
                  <w:sdtContent>
                    <w:del w:author="Animefor Me" w:id="15" w:date="2026-09-29T09:36:34Z"/>
                  </w:sdtContent>
                </w:sdt>
              </w:ins>
              <w:sdt>
                <w:sdtPr>
                  <w:id w:val="-1519062008"/>
                  <w:tag w:val="goog_rdk_1445"/>
                </w:sdtPr>
                <w:sdtContent>
                  <w:ins w:author="Abinaya Saravanan" w:id="120" w:date="2026-09-23T05:10:46Z">
                    <w:del w:author="Animefor Me" w:id="15" w:date="2026-09-29T09:36:34Z">
                      <w:r w:rsidDel="00000000" w:rsidR="00000000" w:rsidRPr="00000000">
                        <w:rPr>
                          <w:rtl w:val="0"/>
                        </w:rPr>
                      </w:r>
                    </w:del>
                  </w:ins>
                </w:sdtContent>
              </w:sdt>
              <w:ins w:author="Abinaya Saravanan" w:id="120" w:date="2026-09-23T05:10:46Z">
                <w:del w:author="Animefor Me" w:id="15" w:date="2026-09-29T09:36:34Z"/>
              </w:ins>
            </w:sdtContent>
          </w:sdt>
        </w:p>
      </w:sdtContent>
    </w:sdt>
    <w:sdt>
      <w:sdtPr>
        <w:id w:val="1070250123"/>
        <w:tag w:val="goog_rdk_1450"/>
      </w:sdtPr>
      <w:sdtContent>
        <w:p w:rsidR="00000000" w:rsidDel="00000000" w:rsidP="00000000" w:rsidRDefault="00000000" w:rsidRPr="00000000" w14:paraId="0000010C">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602730572"/>
              <w:tag w:val="goog_rdk_1447"/>
            </w:sdtPr>
            <w:sdtContent>
              <w:ins w:author="Abinaya Saravanan" w:id="120" w:date="2026-09-23T05:10:46Z">
                <w:sdt>
                  <w:sdtPr>
                    <w:id w:val="-1925303402"/>
                    <w:tag w:val="goog_rdk_1448"/>
                  </w:sdtPr>
                  <w:sdtContent>
                    <w:del w:author="Animefor Me" w:id="15" w:date="2026-09-29T09:36:34Z"/>
                  </w:sdtContent>
                </w:sdt>
              </w:ins>
              <w:sdt>
                <w:sdtPr>
                  <w:id w:val="553894150"/>
                  <w:tag w:val="goog_rdk_1449"/>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0" w:date="2026-09-23T05:10:46Z">
                <w:del w:author="Animefor Me" w:id="15" w:date="2026-09-29T09:36:34Z"/>
              </w:ins>
            </w:sdtContent>
          </w:sdt>
        </w:p>
      </w:sdtContent>
    </w:sdt>
    <w:sdt>
      <w:sdtPr>
        <w:id w:val="-815519007"/>
        <w:tag w:val="goog_rdk_1454"/>
      </w:sdtPr>
      <w:sdtContent>
        <w:p w:rsidR="00000000" w:rsidDel="00000000" w:rsidP="00000000" w:rsidRDefault="00000000" w:rsidRPr="00000000" w14:paraId="0000010D">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2042652178"/>
              <w:tag w:val="goog_rdk_1451"/>
            </w:sdtPr>
            <w:sdtContent>
              <w:ins w:author="Abinaya Saravanan" w:id="120" w:date="2026-09-23T05:10:46Z">
                <w:sdt>
                  <w:sdtPr>
                    <w:id w:val="-596256090"/>
                    <w:tag w:val="goog_rdk_1452"/>
                  </w:sdtPr>
                  <w:sdtContent>
                    <w:del w:author="Animefor Me" w:id="15" w:date="2026-09-29T09:36:34Z"/>
                  </w:sdtContent>
                </w:sdt>
              </w:ins>
              <w:sdt>
                <w:sdtPr>
                  <w:id w:val="-1952061449"/>
                  <w:tag w:val="goog_rdk_1453"/>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20" w:date="2026-09-23T05:10:46Z">
                <w:del w:author="Animefor Me" w:id="15" w:date="2026-09-29T09:36:34Z"/>
              </w:ins>
            </w:sdtContent>
          </w:sdt>
        </w:p>
      </w:sdtContent>
    </w:sdt>
    <w:sdt>
      <w:sdtPr>
        <w:id w:val="319467142"/>
        <w:tag w:val="goog_rdk_1458"/>
      </w:sdtPr>
      <w:sdtContent>
        <w:p w:rsidR="00000000" w:rsidDel="00000000" w:rsidP="00000000" w:rsidRDefault="00000000" w:rsidRPr="00000000" w14:paraId="0000010E">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1466918729"/>
              <w:tag w:val="goog_rdk_1455"/>
            </w:sdtPr>
            <w:sdtContent>
              <w:ins w:author="Abinaya Saravanan" w:id="120" w:date="2026-09-23T05:10:46Z">
                <w:sdt>
                  <w:sdtPr>
                    <w:id w:val="641051541"/>
                    <w:tag w:val="goog_rdk_1456"/>
                  </w:sdtPr>
                  <w:sdtContent>
                    <w:del w:author="Animefor Me" w:id="15" w:date="2026-09-29T09:36:34Z"/>
                  </w:sdtContent>
                </w:sdt>
              </w:ins>
              <w:sdt>
                <w:sdtPr>
                  <w:id w:val="-638385815"/>
                  <w:tag w:val="goog_rdk_1457"/>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0" w:date="2026-09-23T05:10:46Z">
                <w:del w:author="Animefor Me" w:id="15" w:date="2026-09-29T09:36:34Z"/>
              </w:ins>
            </w:sdtContent>
          </w:sdt>
        </w:p>
      </w:sdtContent>
    </w:sdt>
    <w:sdt>
      <w:sdtPr>
        <w:id w:val="-1937172326"/>
        <w:tag w:val="goog_rdk_1462"/>
      </w:sdtPr>
      <w:sdtContent>
        <w:p w:rsidR="00000000" w:rsidDel="00000000" w:rsidP="00000000" w:rsidRDefault="00000000" w:rsidRPr="00000000" w14:paraId="0000010F">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1567043402"/>
              <w:tag w:val="goog_rdk_1459"/>
            </w:sdtPr>
            <w:sdtContent>
              <w:ins w:author="Abinaya Saravanan" w:id="120" w:date="2026-09-23T05:10:46Z">
                <w:sdt>
                  <w:sdtPr>
                    <w:id w:val="-1730793744"/>
                    <w:tag w:val="goog_rdk_1460"/>
                  </w:sdtPr>
                  <w:sdtContent>
                    <w:del w:author="Animefor Me" w:id="15" w:date="2026-09-29T09:36:34Z"/>
                  </w:sdtContent>
                </w:sdt>
              </w:ins>
              <w:sdt>
                <w:sdtPr>
                  <w:id w:val="-1845201055"/>
                  <w:tag w:val="goog_rdk_1461"/>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0" w:date="2026-09-23T05:10:46Z">
                <w:del w:author="Animefor Me" w:id="15" w:date="2026-09-29T09:36:34Z"/>
              </w:ins>
            </w:sdtContent>
          </w:sdt>
        </w:p>
      </w:sdtContent>
    </w:sdt>
    <w:sdt>
      <w:sdtPr>
        <w:id w:val="980243535"/>
        <w:tag w:val="goog_rdk_1466"/>
      </w:sdtPr>
      <w:sdtContent>
        <w:p w:rsidR="00000000" w:rsidDel="00000000" w:rsidP="00000000" w:rsidRDefault="00000000" w:rsidRPr="00000000" w14:paraId="00000110">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33564401"/>
              <w:tag w:val="goog_rdk_1463"/>
            </w:sdtPr>
            <w:sdtContent>
              <w:ins w:author="Abinaya Saravanan" w:id="120" w:date="2026-09-23T05:10:46Z">
                <w:sdt>
                  <w:sdtPr>
                    <w:id w:val="1423190310"/>
                    <w:tag w:val="goog_rdk_1464"/>
                  </w:sdtPr>
                  <w:sdtContent>
                    <w:del w:author="Animefor Me" w:id="15" w:date="2026-09-29T09:36:34Z"/>
                  </w:sdtContent>
                </w:sdt>
              </w:ins>
              <w:sdt>
                <w:sdtPr>
                  <w:id w:val="-1298369298"/>
                  <w:tag w:val="goog_rdk_1465"/>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0" w:date="2026-09-23T05:10:46Z">
                <w:del w:author="Animefor Me" w:id="15" w:date="2026-09-29T09:36:34Z"/>
              </w:ins>
            </w:sdtContent>
          </w:sdt>
        </w:p>
      </w:sdtContent>
    </w:sdt>
    <w:sdt>
      <w:sdtPr>
        <w:id w:val="1928470792"/>
        <w:tag w:val="goog_rdk_1470"/>
      </w:sdtPr>
      <w:sdtContent>
        <w:p w:rsidR="00000000" w:rsidDel="00000000" w:rsidP="00000000" w:rsidRDefault="00000000" w:rsidRPr="00000000" w14:paraId="00000111">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876260798"/>
              <w:tag w:val="goog_rdk_1467"/>
            </w:sdtPr>
            <w:sdtContent>
              <w:ins w:author="Abinaya Saravanan" w:id="120" w:date="2026-09-23T05:10:46Z">
                <w:sdt>
                  <w:sdtPr>
                    <w:id w:val="-1789604741"/>
                    <w:tag w:val="goog_rdk_1468"/>
                  </w:sdtPr>
                  <w:sdtContent>
                    <w:del w:author="Animefor Me" w:id="15" w:date="2026-09-29T09:36:34Z"/>
                  </w:sdtContent>
                </w:sdt>
              </w:ins>
              <w:sdt>
                <w:sdtPr>
                  <w:id w:val="-2116757182"/>
                  <w:tag w:val="goog_rdk_1469"/>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0" w:date="2026-09-23T05:10:46Z">
                <w:del w:author="Animefor Me" w:id="15" w:date="2026-09-29T09:36:34Z"/>
              </w:ins>
            </w:sdtContent>
          </w:sdt>
        </w:p>
      </w:sdtContent>
    </w:sdt>
    <w:sdt>
      <w:sdtPr>
        <w:id w:val="1443177427"/>
        <w:tag w:val="goog_rdk_1474"/>
      </w:sdtPr>
      <w:sdtContent>
        <w:p w:rsidR="00000000" w:rsidDel="00000000" w:rsidP="00000000" w:rsidRDefault="00000000" w:rsidRPr="00000000" w14:paraId="00000112">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1865405161"/>
              <w:tag w:val="goog_rdk_1471"/>
            </w:sdtPr>
            <w:sdtContent>
              <w:ins w:author="Abinaya Saravanan" w:id="120" w:date="2026-09-23T05:10:46Z">
                <w:sdt>
                  <w:sdtPr>
                    <w:id w:val="-144435666"/>
                    <w:tag w:val="goog_rdk_1472"/>
                  </w:sdtPr>
                  <w:sdtContent>
                    <w:del w:author="Animefor Me" w:id="15" w:date="2026-09-29T09:36:34Z"/>
                  </w:sdtContent>
                </w:sdt>
              </w:ins>
              <w:sdt>
                <w:sdtPr>
                  <w:id w:val="1943693433"/>
                  <w:tag w:val="goog_rdk_1473"/>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20" w:date="2026-09-23T05:10:46Z">
                <w:del w:author="Animefor Me" w:id="15" w:date="2026-09-29T09:36:34Z"/>
              </w:ins>
            </w:sdtContent>
          </w:sdt>
        </w:p>
      </w:sdtContent>
    </w:sdt>
    <w:sdt>
      <w:sdtPr>
        <w:id w:val="1700587236"/>
        <w:tag w:val="goog_rdk_1478"/>
      </w:sdtPr>
      <w:sdtContent>
        <w:p w:rsidR="00000000" w:rsidDel="00000000" w:rsidP="00000000" w:rsidRDefault="00000000" w:rsidRPr="00000000" w14:paraId="00000113">
          <w:pPr>
            <w:numPr>
              <w:ilvl w:val="1"/>
              <w:numId w:val="2"/>
            </w:numPr>
            <w:ind w:left="502" w:hanging="360"/>
            <w:rPr>
              <w:ins w:author="Abinaya Saravanan" w:id="120" w:date="2026-09-23T05:10:46Z"/>
              <w:del w:author="Animefor Me" w:id="15" w:date="2026-09-29T09:36:34Z"/>
            </w:rPr>
            <w:pPrChange w:author="Devika G" w:id="0" w:date="2026-10-01T08:48:34Z">
              <w:pPr>
                <w:numPr>
                  <w:ilvl w:val="1"/>
                  <w:numId w:val="9"/>
                </w:numPr>
                <w:ind w:left="502" w:hanging="360"/>
              </w:pPr>
            </w:pPrChange>
          </w:pPr>
          <w:sdt>
            <w:sdtPr>
              <w:id w:val="-598571632"/>
              <w:tag w:val="goog_rdk_1475"/>
            </w:sdtPr>
            <w:sdtContent>
              <w:ins w:author="Abinaya Saravanan" w:id="120" w:date="2026-09-23T05:10:46Z">
                <w:sdt>
                  <w:sdtPr>
                    <w:id w:val="1543074784"/>
                    <w:tag w:val="goog_rdk_1476"/>
                  </w:sdtPr>
                  <w:sdtContent>
                    <w:del w:author="Animefor Me" w:id="15" w:date="2026-09-29T09:36:34Z"/>
                  </w:sdtContent>
                </w:sdt>
              </w:ins>
              <w:sdt>
                <w:sdtPr>
                  <w:id w:val="63156878"/>
                  <w:tag w:val="goog_rdk_1477"/>
                </w:sdtPr>
                <w:sdtContent>
                  <w:ins w:author="Abinaya Saravanan" w:id="120"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0" w:date="2026-09-23T05:10:46Z">
                <w:del w:author="Animefor Me" w:id="15" w:date="2026-09-29T09:36:34Z"/>
              </w:ins>
            </w:sdtContent>
          </w:sdt>
        </w:p>
      </w:sdtContent>
    </w:sdt>
    <w:sdt>
      <w:sdtPr>
        <w:id w:val="1648443943"/>
        <w:tag w:val="goog_rdk_1484"/>
      </w:sdtPr>
      <w:sdtContent>
        <w:p w:rsidR="00000000" w:rsidDel="00000000" w:rsidP="00000000" w:rsidRDefault="00000000" w:rsidRPr="00000000" w14:paraId="0000011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64604549"/>
              <w:tag w:val="goog_rdk_1481"/>
            </w:sdtPr>
            <w:sdtContent>
              <w:ins w:author="Rossi Rossi" w:id="118" w:date="2026-09-22T06:56:59Z">
                <w:sdt>
                  <w:sdtPr>
                    <w:id w:val="-2119503878"/>
                    <w:tag w:val="goog_rdk_1482"/>
                  </w:sdtPr>
                  <w:sdtContent>
                    <w:del w:author="Animefor Me" w:id="15" w:date="2026-09-29T09:36:34Z"/>
                  </w:sdtContent>
                </w:sdt>
              </w:ins>
              <w:sdt>
                <w:sdtPr>
                  <w:id w:val="-83076748"/>
                  <w:tag w:val="goog_rdk_148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910677953"/>
        <w:tag w:val="goog_rdk_1488"/>
      </w:sdtPr>
      <w:sdtContent>
        <w:p w:rsidR="00000000" w:rsidDel="00000000" w:rsidP="00000000" w:rsidRDefault="00000000" w:rsidRPr="00000000" w14:paraId="0000011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51149879"/>
              <w:tag w:val="goog_rdk_1485"/>
            </w:sdtPr>
            <w:sdtContent>
              <w:ins w:author="Rossi Rossi" w:id="118" w:date="2026-09-22T06:56:59Z">
                <w:sdt>
                  <w:sdtPr>
                    <w:id w:val="1617453783"/>
                    <w:tag w:val="goog_rdk_1486"/>
                  </w:sdtPr>
                  <w:sdtContent>
                    <w:del w:author="Animefor Me" w:id="15" w:date="2026-09-29T09:36:34Z"/>
                  </w:sdtContent>
                </w:sdt>
              </w:ins>
              <w:sdt>
                <w:sdtPr>
                  <w:id w:val="-273759072"/>
                  <w:tag w:val="goog_rdk_148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18" w:date="2026-09-22T06:56:59Z">
                <w:del w:author="Animefor Me" w:id="15" w:date="2026-09-29T09:36:34Z"/>
              </w:ins>
            </w:sdtContent>
          </w:sdt>
        </w:p>
      </w:sdtContent>
    </w:sdt>
    <w:sdt>
      <w:sdtPr>
        <w:id w:val="169304538"/>
        <w:tag w:val="goog_rdk_1492"/>
      </w:sdtPr>
      <w:sdtContent>
        <w:p w:rsidR="00000000" w:rsidDel="00000000" w:rsidP="00000000" w:rsidRDefault="00000000" w:rsidRPr="00000000" w14:paraId="0000011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79496591"/>
              <w:tag w:val="goog_rdk_1489"/>
            </w:sdtPr>
            <w:sdtContent>
              <w:ins w:author="Rossi Rossi" w:id="118" w:date="2026-09-22T06:56:59Z">
                <w:sdt>
                  <w:sdtPr>
                    <w:id w:val="-851226331"/>
                    <w:tag w:val="goog_rdk_1490"/>
                  </w:sdtPr>
                  <w:sdtContent>
                    <w:del w:author="Animefor Me" w:id="15" w:date="2026-09-29T09:36:34Z"/>
                  </w:sdtContent>
                </w:sdt>
              </w:ins>
              <w:sdt>
                <w:sdtPr>
                  <w:id w:val="-1113531080"/>
                  <w:tag w:val="goog_rdk_149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907783795"/>
        <w:tag w:val="goog_rdk_1496"/>
      </w:sdtPr>
      <w:sdtContent>
        <w:p w:rsidR="00000000" w:rsidDel="00000000" w:rsidP="00000000" w:rsidRDefault="00000000" w:rsidRPr="00000000" w14:paraId="0000011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49506703"/>
              <w:tag w:val="goog_rdk_1493"/>
            </w:sdtPr>
            <w:sdtContent>
              <w:ins w:author="Rossi Rossi" w:id="118" w:date="2026-09-22T06:56:59Z">
                <w:sdt>
                  <w:sdtPr>
                    <w:id w:val="-468456826"/>
                    <w:tag w:val="goog_rdk_1494"/>
                  </w:sdtPr>
                  <w:sdtContent>
                    <w:del w:author="Animefor Me" w:id="15" w:date="2026-09-29T09:36:34Z"/>
                  </w:sdtContent>
                </w:sdt>
              </w:ins>
              <w:sdt>
                <w:sdtPr>
                  <w:id w:val="-213322886"/>
                  <w:tag w:val="goog_rdk_149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18" w:date="2026-09-22T06:56:59Z">
                <w:del w:author="Animefor Me" w:id="15" w:date="2026-09-29T09:36:34Z"/>
              </w:ins>
            </w:sdtContent>
          </w:sdt>
        </w:p>
      </w:sdtContent>
    </w:sdt>
    <w:sdt>
      <w:sdtPr>
        <w:id w:val="454070491"/>
        <w:tag w:val="goog_rdk_1500"/>
      </w:sdtPr>
      <w:sdtContent>
        <w:p w:rsidR="00000000" w:rsidDel="00000000" w:rsidP="00000000" w:rsidRDefault="00000000" w:rsidRPr="00000000" w14:paraId="0000011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74999211"/>
              <w:tag w:val="goog_rdk_1497"/>
            </w:sdtPr>
            <w:sdtContent>
              <w:ins w:author="Rossi Rossi" w:id="118" w:date="2026-09-22T06:56:59Z">
                <w:sdt>
                  <w:sdtPr>
                    <w:id w:val="-552859942"/>
                    <w:tag w:val="goog_rdk_1498"/>
                  </w:sdtPr>
                  <w:sdtContent>
                    <w:del w:author="Animefor Me" w:id="15" w:date="2026-09-29T09:36:34Z"/>
                  </w:sdtContent>
                </w:sdt>
              </w:ins>
              <w:sdt>
                <w:sdtPr>
                  <w:id w:val="-1017885236"/>
                  <w:tag w:val="goog_rdk_149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18" w:date="2026-09-22T06:56:59Z">
                <w:del w:author="Animefor Me" w:id="15" w:date="2026-09-29T09:36:34Z"/>
              </w:ins>
            </w:sdtContent>
          </w:sdt>
        </w:p>
      </w:sdtContent>
    </w:sdt>
    <w:sdt>
      <w:sdtPr>
        <w:id w:val="-2133915821"/>
        <w:tag w:val="goog_rdk_1504"/>
      </w:sdtPr>
      <w:sdtContent>
        <w:p w:rsidR="00000000" w:rsidDel="00000000" w:rsidP="00000000" w:rsidRDefault="00000000" w:rsidRPr="00000000" w14:paraId="0000011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63896321"/>
              <w:tag w:val="goog_rdk_1501"/>
            </w:sdtPr>
            <w:sdtContent>
              <w:ins w:author="Rossi Rossi" w:id="118" w:date="2026-09-22T06:56:59Z">
                <w:sdt>
                  <w:sdtPr>
                    <w:id w:val="-534656946"/>
                    <w:tag w:val="goog_rdk_1502"/>
                  </w:sdtPr>
                  <w:sdtContent>
                    <w:del w:author="Animefor Me" w:id="15" w:date="2026-09-29T09:36:34Z"/>
                  </w:sdtContent>
                </w:sdt>
              </w:ins>
              <w:sdt>
                <w:sdtPr>
                  <w:id w:val="2052867094"/>
                  <w:tag w:val="goog_rdk_150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07335556"/>
        <w:tag w:val="goog_rdk_1508"/>
      </w:sdtPr>
      <w:sdtContent>
        <w:p w:rsidR="00000000" w:rsidDel="00000000" w:rsidP="00000000" w:rsidRDefault="00000000" w:rsidRPr="00000000" w14:paraId="0000011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52755867"/>
              <w:tag w:val="goog_rdk_1505"/>
            </w:sdtPr>
            <w:sdtContent>
              <w:ins w:author="Rossi Rossi" w:id="118" w:date="2026-09-22T06:56:59Z">
                <w:sdt>
                  <w:sdtPr>
                    <w:id w:val="584433733"/>
                    <w:tag w:val="goog_rdk_1506"/>
                  </w:sdtPr>
                  <w:sdtContent>
                    <w:del w:author="Animefor Me" w:id="15" w:date="2026-09-29T09:36:34Z"/>
                  </w:sdtContent>
                </w:sdt>
              </w:ins>
              <w:sdt>
                <w:sdtPr>
                  <w:id w:val="218827504"/>
                  <w:tag w:val="goog_rdk_150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Python</w:delText>
                      </w:r>
                    </w:del>
                  </w:ins>
                </w:sdtContent>
              </w:sdt>
              <w:ins w:author="Rossi Rossi" w:id="118" w:date="2026-09-22T06:56:59Z">
                <w:del w:author="Animefor Me" w:id="15" w:date="2026-09-29T09:36:34Z"/>
              </w:ins>
            </w:sdtContent>
          </w:sdt>
        </w:p>
      </w:sdtContent>
    </w:sdt>
    <w:sdt>
      <w:sdtPr>
        <w:id w:val="-850135520"/>
        <w:tag w:val="goog_rdk_1512"/>
      </w:sdtPr>
      <w:sdtContent>
        <w:p w:rsidR="00000000" w:rsidDel="00000000" w:rsidP="00000000" w:rsidRDefault="00000000" w:rsidRPr="00000000" w14:paraId="0000011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10603357"/>
              <w:tag w:val="goog_rdk_1509"/>
            </w:sdtPr>
            <w:sdtContent>
              <w:ins w:author="Rossi Rossi" w:id="118" w:date="2026-09-22T06:56:59Z">
                <w:sdt>
                  <w:sdtPr>
                    <w:id w:val="1423994130"/>
                    <w:tag w:val="goog_rdk_1510"/>
                  </w:sdtPr>
                  <w:sdtContent>
                    <w:del w:author="Animefor Me" w:id="15" w:date="2026-09-29T09:36:34Z"/>
                  </w:sdtContent>
                </w:sdt>
              </w:ins>
              <w:sdt>
                <w:sdtPr>
                  <w:id w:val="-592090412"/>
                  <w:tag w:val="goog_rdk_151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05421157"/>
        <w:tag w:val="goog_rdk_1516"/>
      </w:sdtPr>
      <w:sdtContent>
        <w:p w:rsidR="00000000" w:rsidDel="00000000" w:rsidP="00000000" w:rsidRDefault="00000000" w:rsidRPr="00000000" w14:paraId="0000011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69884150"/>
              <w:tag w:val="goog_rdk_1513"/>
            </w:sdtPr>
            <w:sdtContent>
              <w:ins w:author="Rossi Rossi" w:id="118" w:date="2026-09-22T06:56:59Z">
                <w:sdt>
                  <w:sdtPr>
                    <w:id w:val="1363947411"/>
                    <w:tag w:val="goog_rdk_1514"/>
                  </w:sdtPr>
                  <w:sdtContent>
                    <w:del w:author="Animefor Me" w:id="15" w:date="2026-09-29T09:36:34Z"/>
                  </w:sdtContent>
                </w:sdt>
              </w:ins>
              <w:sdt>
                <w:sdtPr>
                  <w:id w:val="-820386481"/>
                  <w:tag w:val="goog_rdk_151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from google import genai</w:delText>
                      </w:r>
                    </w:del>
                  </w:ins>
                </w:sdtContent>
              </w:sdt>
              <w:ins w:author="Rossi Rossi" w:id="118" w:date="2026-09-22T06:56:59Z">
                <w:del w:author="Animefor Me" w:id="15" w:date="2026-09-29T09:36:34Z"/>
              </w:ins>
            </w:sdtContent>
          </w:sdt>
        </w:p>
      </w:sdtContent>
    </w:sdt>
    <w:sdt>
      <w:sdtPr>
        <w:id w:val="1559836597"/>
        <w:tag w:val="goog_rdk_1520"/>
      </w:sdtPr>
      <w:sdtContent>
        <w:p w:rsidR="00000000" w:rsidDel="00000000" w:rsidP="00000000" w:rsidRDefault="00000000" w:rsidRPr="00000000" w14:paraId="0000011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5764013"/>
              <w:tag w:val="goog_rdk_1517"/>
            </w:sdtPr>
            <w:sdtContent>
              <w:ins w:author="Rossi Rossi" w:id="118" w:date="2026-09-22T06:56:59Z">
                <w:sdt>
                  <w:sdtPr>
                    <w:id w:val="-382331692"/>
                    <w:tag w:val="goog_rdk_1518"/>
                  </w:sdtPr>
                  <w:sdtContent>
                    <w:del w:author="Animefor Me" w:id="15" w:date="2026-09-29T09:36:34Z"/>
                  </w:sdtContent>
                </w:sdt>
              </w:ins>
              <w:sdt>
                <w:sdtPr>
                  <w:id w:val="-1144194665"/>
                  <w:tag w:val="goog_rdk_151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855862534"/>
        <w:tag w:val="goog_rdk_1525"/>
      </w:sdtPr>
      <w:sdtContent>
        <w:p w:rsidR="00000000" w:rsidDel="00000000" w:rsidP="00000000" w:rsidRDefault="00000000" w:rsidRPr="00000000" w14:paraId="0000011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76201811"/>
              <w:tag w:val="goog_rdk_1521"/>
            </w:sdtPr>
            <w:sdtContent>
              <w:ins w:author="Rossi Rossi" w:id="118" w:date="2026-09-22T06:56:59Z">
                <w:sdt>
                  <w:sdtPr>
                    <w:id w:val="186715494"/>
                    <w:tag w:val="goog_rdk_1522"/>
                  </w:sdtPr>
                  <w:sdtContent>
                    <w:del w:author="Animefor Me" w:id="15" w:date="2026-09-29T09:36:34Z"/>
                  </w:sdtContent>
                </w:sdt>
              </w:ins>
              <w:sdt>
                <w:sdtPr>
                  <w:id w:val="336432779"/>
                  <w:tag w:val="goog_rdk_152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 genai.Client(api</w:delText>
                      </w:r>
                    </w:del>
                  </w:ins>
                </w:sdtContent>
              </w:sdt>
              <w:ins w:author="Rossi Rossi" w:id="118" w:date="2026-09-22T06:56:59Z">
                <w:del w:author="Animefor Me" w:id="15" w:date="2026-09-29T09:36:34Z">
                  <w:sdt>
                    <w:sdtPr>
                      <w:id w:val="963712960"/>
                      <w:tag w:val="goog_rdk_1524"/>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_key="YOUR_API_KEY")</w:delText>
                      </w:r>
                    </w:sdtContent>
                  </w:sdt>
                </w:del>
              </w:ins>
            </w:sdtContent>
          </w:sdt>
        </w:p>
      </w:sdtContent>
    </w:sdt>
    <w:sdt>
      <w:sdtPr>
        <w:id w:val="1160746992"/>
        <w:tag w:val="goog_rdk_1529"/>
      </w:sdtPr>
      <w:sdtContent>
        <w:p w:rsidR="00000000" w:rsidDel="00000000" w:rsidP="00000000" w:rsidRDefault="00000000" w:rsidRPr="00000000" w14:paraId="0000011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21111649"/>
              <w:tag w:val="goog_rdk_1526"/>
            </w:sdtPr>
            <w:sdtContent>
              <w:ins w:author="Rossi Rossi" w:id="118" w:date="2026-09-22T06:56:59Z">
                <w:sdt>
                  <w:sdtPr>
                    <w:id w:val="-1718896478"/>
                    <w:tag w:val="goog_rdk_1527"/>
                  </w:sdtPr>
                  <w:sdtContent>
                    <w:del w:author="Animefor Me" w:id="15" w:date="2026-09-29T09:36:34Z"/>
                  </w:sdtContent>
                </w:sdt>
              </w:ins>
              <w:sdt>
                <w:sdtPr>
                  <w:id w:val="954295028"/>
                  <w:tag w:val="goog_rdk_152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44135353"/>
        <w:tag w:val="goog_rdk_1533"/>
      </w:sdtPr>
      <w:sdtContent>
        <w:p w:rsidR="00000000" w:rsidDel="00000000" w:rsidP="00000000" w:rsidRDefault="00000000" w:rsidRPr="00000000" w14:paraId="0000012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07333203"/>
              <w:tag w:val="goog_rdk_1530"/>
            </w:sdtPr>
            <w:sdtContent>
              <w:ins w:author="Rossi Rossi" w:id="118" w:date="2026-09-22T06:56:59Z">
                <w:sdt>
                  <w:sdtPr>
                    <w:id w:val="1129797580"/>
                    <w:tag w:val="goog_rdk_1531"/>
                  </w:sdtPr>
                  <w:sdtContent>
                    <w:del w:author="Animefor Me" w:id="15" w:date="2026-09-29T09:36:34Z"/>
                  </w:sdtContent>
                </w:sdt>
              </w:ins>
              <w:sdt>
                <w:sdtPr>
                  <w:id w:val="347876591"/>
                  <w:tag w:val="goog_rdk_153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18" w:date="2026-09-22T06:56:59Z">
                <w:del w:author="Animefor Me" w:id="15" w:date="2026-09-29T09:36:34Z"/>
              </w:ins>
            </w:sdtContent>
          </w:sdt>
        </w:p>
      </w:sdtContent>
    </w:sdt>
    <w:sdt>
      <w:sdtPr>
        <w:id w:val="-1840506803"/>
        <w:tag w:val="goog_rdk_1537"/>
      </w:sdtPr>
      <w:sdtContent>
        <w:p w:rsidR="00000000" w:rsidDel="00000000" w:rsidP="00000000" w:rsidRDefault="00000000" w:rsidRPr="00000000" w14:paraId="0000012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17851579"/>
              <w:tag w:val="goog_rdk_1534"/>
            </w:sdtPr>
            <w:sdtContent>
              <w:ins w:author="Rossi Rossi" w:id="118" w:date="2026-09-22T06:56:59Z">
                <w:sdt>
                  <w:sdtPr>
                    <w:id w:val="-554480187"/>
                    <w:tag w:val="goog_rdk_1535"/>
                  </w:sdtPr>
                  <w:sdtContent>
                    <w:del w:author="Animefor Me" w:id="15" w:date="2026-09-29T09:36:34Z"/>
                  </w:sdtContent>
                </w:sdt>
              </w:ins>
              <w:sdt>
                <w:sdtPr>
                  <w:id w:val="13259221"/>
                  <w:tag w:val="goog_rdk_153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model="gemini-3.8-flash",</w:delText>
                      </w:r>
                    </w:del>
                  </w:ins>
                </w:sdtContent>
              </w:sdt>
              <w:ins w:author="Rossi Rossi" w:id="118" w:date="2026-09-22T06:56:59Z">
                <w:del w:author="Animefor Me" w:id="15" w:date="2026-09-29T09:36:34Z"/>
              </w:ins>
            </w:sdtContent>
          </w:sdt>
        </w:p>
      </w:sdtContent>
    </w:sdt>
    <w:sdt>
      <w:sdtPr>
        <w:id w:val="184080519"/>
        <w:tag w:val="goog_rdk_1541"/>
      </w:sdtPr>
      <w:sdtContent>
        <w:p w:rsidR="00000000" w:rsidDel="00000000" w:rsidP="00000000" w:rsidRDefault="00000000" w:rsidRPr="00000000" w14:paraId="0000012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68491203"/>
              <w:tag w:val="goog_rdk_1538"/>
            </w:sdtPr>
            <w:sdtContent>
              <w:ins w:author="Rossi Rossi" w:id="118" w:date="2026-09-22T06:56:59Z">
                <w:sdt>
                  <w:sdtPr>
                    <w:id w:val="330121770"/>
                    <w:tag w:val="goog_rdk_1539"/>
                  </w:sdtPr>
                  <w:sdtContent>
                    <w:del w:author="Animefor Me" w:id="15" w:date="2026-09-29T09:36:34Z"/>
                  </w:sdtContent>
                </w:sdt>
              </w:ins>
              <w:sdt>
                <w:sdtPr>
                  <w:id w:val="-2022236949"/>
                  <w:tag w:val="goog_rdk_154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18" w:date="2026-09-22T06:56:59Z">
                <w:del w:author="Animefor Me" w:id="15" w:date="2026-09-29T09:36:34Z"/>
              </w:ins>
            </w:sdtContent>
          </w:sdt>
        </w:p>
      </w:sdtContent>
    </w:sdt>
    <w:sdt>
      <w:sdtPr>
        <w:id w:val="1672592812"/>
        <w:tag w:val="goog_rdk_1545"/>
      </w:sdtPr>
      <w:sdtContent>
        <w:p w:rsidR="00000000" w:rsidDel="00000000" w:rsidP="00000000" w:rsidRDefault="00000000" w:rsidRPr="00000000" w14:paraId="0000012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95667726"/>
              <w:tag w:val="goog_rdk_1542"/>
            </w:sdtPr>
            <w:sdtContent>
              <w:ins w:author="Rossi Rossi" w:id="118" w:date="2026-09-22T06:56:59Z">
                <w:sdt>
                  <w:sdtPr>
                    <w:id w:val="-1323748043"/>
                    <w:tag w:val="goog_rdk_1543"/>
                  </w:sdtPr>
                  <w:sdtContent>
                    <w:del w:author="Animefor Me" w:id="15" w:date="2026-09-29T09:36:34Z"/>
                  </w:sdtContent>
                </w:sdt>
              </w:ins>
              <w:sdt>
                <w:sdtPr>
                  <w:id w:val="1354505057"/>
                  <w:tag w:val="goog_rdk_154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983034076"/>
        <w:tag w:val="goog_rdk_1549"/>
      </w:sdtPr>
      <w:sdtContent>
        <w:p w:rsidR="00000000" w:rsidDel="00000000" w:rsidP="00000000" w:rsidRDefault="00000000" w:rsidRPr="00000000" w14:paraId="0000012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95644550"/>
              <w:tag w:val="goog_rdk_1546"/>
            </w:sdtPr>
            <w:sdtContent>
              <w:ins w:author="Rossi Rossi" w:id="118" w:date="2026-09-22T06:56:59Z">
                <w:sdt>
                  <w:sdtPr>
                    <w:id w:val="1546345716"/>
                    <w:tag w:val="goog_rdk_1547"/>
                  </w:sdtPr>
                  <w:sdtContent>
                    <w:del w:author="Animefor Me" w:id="15" w:date="2026-09-29T09:36:34Z"/>
                  </w:sdtContent>
                </w:sdt>
              </w:ins>
              <w:sdt>
                <w:sdtPr>
                  <w:id w:val="1591049916"/>
                  <w:tag w:val="goog_rdk_154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print(interaction.output_text)</w:delText>
                      </w:r>
                    </w:del>
                  </w:ins>
                </w:sdtContent>
              </w:sdt>
              <w:ins w:author="Rossi Rossi" w:id="118" w:date="2026-09-22T06:56:59Z">
                <w:del w:author="Animefor Me" w:id="15" w:date="2026-09-29T09:36:34Z"/>
              </w:ins>
            </w:sdtContent>
          </w:sdt>
        </w:p>
      </w:sdtContent>
    </w:sdt>
    <w:sdt>
      <w:sdtPr>
        <w:id w:val="-228609269"/>
        <w:tag w:val="goog_rdk_1562"/>
      </w:sdtPr>
      <w:sdtContent>
        <w:p w:rsidR="00000000" w:rsidDel="00000000" w:rsidP="00000000" w:rsidRDefault="00000000" w:rsidRPr="00000000" w14:paraId="00000125">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1031610466"/>
              <w:tag w:val="goog_rdk_1552"/>
            </w:sdtPr>
            <w:sdtContent>
              <w:ins w:author="Abinaya Saravanan" w:id="121" w:date="2026-09-23T05:11:26Z">
                <w:sdt>
                  <w:sdtPr>
                    <w:id w:val="-1510193362"/>
                    <w:tag w:val="goog_rdk_1553"/>
                  </w:sdtPr>
                  <w:sdtContent>
                    <w:del w:author="Animefor Me" w:id="15" w:date="2026-09-29T09:36:34Z"/>
                  </w:sdtContent>
                </w:sdt>
              </w:ins>
              <w:sdt>
                <w:sdtPr>
                  <w:id w:val="-260863832"/>
                  <w:tag w:val="goog_rdk_1554"/>
                </w:sdtPr>
                <w:sdtContent>
                  <w:commentRangeStart w:id="1"/>
                </w:sdtContent>
              </w:sdt>
              <w:ins w:author="Abinaya Saravanan" w:id="121" w:date="2026-09-23T05:11:26Z">
                <w:del w:author="Animefor Me" w:id="15" w:date="2026-09-29T09:36:34Z">
                  <w:sdt>
                    <w:sdtPr>
                      <w:id w:val="633408275"/>
                      <w:tag w:val="goog_rdk_1555"/>
                    </w:sdtPr>
                    <w:sdtContent>
                      <w:commentRangeStart w:id="1"/>
                    </w:sdtContent>
                  </w:sdt>
                  <w:commentRangeEnd w:id="1"/>
                  <w:r w:rsidDel="00000000" w:rsidR="00000000" w:rsidRPr="00000000">
                    <w:commentReference w:id="1"/>
                  </w:r>
                  <w:sdt>
                    <w:sdtPr>
                      <w:id w:val="-1396761507"/>
                      <w:tag w:val="goog_rdk_1556"/>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sdtContent>
                  </w:sdt>
                </w:del>
              </w:ins>
            </w:sdtContent>
          </w:sdt>
          <w:sdt>
            <w:sdtPr>
              <w:id w:val="-1702594978"/>
              <w:tag w:val="goog_rdk_1557"/>
            </w:sdtPr>
            <w:sdtContent>
              <w:ins w:author="GAYATHRI V" w:id="122" w:date="2026-09-27T04:35:46Z">
                <w:sdt>
                  <w:sdtPr>
                    <w:id w:val="-1697673657"/>
                    <w:tag w:val="goog_rdk_1558"/>
                  </w:sdtPr>
                  <w:sdtContent>
                    <w:del w:author="Animefor Me" w:id="15" w:date="2026-09-29T09:36:34Z">
                      <w:sdt>
                        <w:sdtPr>
                          <w:alias w:val="Review status"/>
                          <w:id w:val="1400056443"/>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Cambria" w:cs="Cambria" w:eastAsia="Cambria" w:hAnsi="Cambria"/>
                              <w:b w:val="0"/>
                              <w:bCs w:val="0"/>
                              <w:color w:val="473821"/>
                              <w:sz w:val="22"/>
                              <w:szCs w:val="22"/>
                              <w:shd w:fill="ffe5a0" w:val="clear"/>
                            </w:rPr>
                            <w:t xml:space="preserve">In progress</w:t>
                          </w:r>
                        </w:sdtContent>
                      </w:sdt>
                    </w:del>
                  </w:sdtContent>
                </w:sdt>
              </w:ins>
            </w:sdtContent>
          </w:sdt>
          <w:sdt>
            <w:sdtPr>
              <w:id w:val="-12652676"/>
              <w:tag w:val="goog_rdk_1559"/>
            </w:sdtPr>
            <w:sdtContent>
              <w:ins w:author="Abinaya Saravanan" w:id="121" w:date="2026-09-23T05:11:26Z">
                <w:sdt>
                  <w:sdtPr>
                    <w:id w:val="-1794846782"/>
                    <w:tag w:val="goog_rdk_1560"/>
                  </w:sdtPr>
                  <w:sdtContent>
                    <w:del w:author="Animefor Me" w:id="15" w:date="2026-09-29T09:36:34Z"/>
                  </w:sdtContent>
                </w:sdt>
              </w:ins>
              <w:sdt>
                <w:sdtPr>
                  <w:id w:val="-799178780"/>
                  <w:tag w:val="goog_rdk_1561"/>
                </w:sdtPr>
                <w:sdtContent>
                  <w:ins w:author="Abinaya Saravanan" w:id="121" w:date="2026-09-23T05:11:26Z">
                    <w:del w:author="Animefor Me" w:id="15" w:date="2026-09-29T09:36:34Z">
                      <w:r w:rsidDel="00000000" w:rsidR="00000000" w:rsidRPr="00000000">
                        <w:rPr>
                          <w:rtl w:val="0"/>
                        </w:rPr>
                      </w:r>
                    </w:del>
                  </w:ins>
                </w:sdtContent>
              </w:sdt>
              <w:ins w:author="Abinaya Saravanan" w:id="121" w:date="2026-09-23T05:11:26Z">
                <w:del w:author="Animefor Me" w:id="15" w:date="2026-09-29T09:36:34Z"/>
              </w:ins>
            </w:sdtContent>
          </w:sdt>
        </w:p>
      </w:sdtContent>
    </w:sdt>
    <w:sdt>
      <w:sdtPr>
        <w:id w:val="1788541406"/>
        <w:tag w:val="goog_rdk_1566"/>
      </w:sdtPr>
      <w:sdtContent>
        <w:p w:rsidR="00000000" w:rsidDel="00000000" w:rsidP="00000000" w:rsidRDefault="00000000" w:rsidRPr="00000000" w14:paraId="00000126">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964729321"/>
              <w:tag w:val="goog_rdk_1563"/>
            </w:sdtPr>
            <w:sdtContent>
              <w:ins w:author="Abinaya Saravanan" w:id="121" w:date="2026-09-23T05:11:26Z">
                <w:sdt>
                  <w:sdtPr>
                    <w:id w:val="711062343"/>
                    <w:tag w:val="goog_rdk_1564"/>
                  </w:sdtPr>
                  <w:sdtContent>
                    <w:del w:author="Animefor Me" w:id="15" w:date="2026-09-29T09:36:34Z"/>
                  </w:sdtContent>
                </w:sdt>
              </w:ins>
              <w:sdt>
                <w:sdtPr>
                  <w:id w:val="1515850434"/>
                  <w:tag w:val="goog_rdk_1565"/>
                </w:sdtPr>
                <w:sdtContent>
                  <w:ins w:author="Abinaya Saravanan" w:id="121" w:date="2026-09-23T05:11:26Z">
                    <w:del w:author="Animefor Me" w:id="15" w:date="2026-09-29T09:36:34Z">
                      <w:r w:rsidDel="00000000" w:rsidR="00000000" w:rsidRPr="00000000">
                        <w:rPr>
                          <w:rtl w:val="0"/>
                        </w:rPr>
                      </w:r>
                    </w:del>
                  </w:ins>
                </w:sdtContent>
              </w:sdt>
              <w:ins w:author="Abinaya Saravanan" w:id="121" w:date="2026-09-23T05:11:26Z">
                <w:del w:author="Animefor Me" w:id="15" w:date="2026-09-29T09:36:34Z"/>
              </w:ins>
            </w:sdtContent>
          </w:sdt>
        </w:p>
      </w:sdtContent>
    </w:sdt>
    <w:sdt>
      <w:sdtPr>
        <w:id w:val="-1380381970"/>
        <w:tag w:val="goog_rdk_1570"/>
      </w:sdtPr>
      <w:sdtContent>
        <w:p w:rsidR="00000000" w:rsidDel="00000000" w:rsidP="00000000" w:rsidRDefault="00000000" w:rsidRPr="00000000" w14:paraId="00000127">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902788981"/>
              <w:tag w:val="goog_rdk_1567"/>
            </w:sdtPr>
            <w:sdtContent>
              <w:ins w:author="Abinaya Saravanan" w:id="121" w:date="2026-09-23T05:11:26Z">
                <w:sdt>
                  <w:sdtPr>
                    <w:id w:val="-335496580"/>
                    <w:tag w:val="goog_rdk_1568"/>
                  </w:sdtPr>
                  <w:sdtContent>
                    <w:del w:author="Animefor Me" w:id="15" w:date="2026-09-29T09:36:34Z"/>
                  </w:sdtContent>
                </w:sdt>
              </w:ins>
              <w:sdt>
                <w:sdtPr>
                  <w:id w:val="233847461"/>
                  <w:tag w:val="goog_rdk_1569"/>
                </w:sdtPr>
                <w:sdtContent>
                  <w:ins w:author="Abinaya Saravanan" w:id="121"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1" w:date="2026-09-23T05:11:26Z">
                <w:del w:author="Animefor Me" w:id="15" w:date="2026-09-29T09:36:34Z"/>
              </w:ins>
            </w:sdtContent>
          </w:sdt>
        </w:p>
      </w:sdtContent>
    </w:sdt>
    <w:sdt>
      <w:sdtPr>
        <w:id w:val="1766292111"/>
        <w:tag w:val="goog_rdk_1574"/>
      </w:sdtPr>
      <w:sdtContent>
        <w:p w:rsidR="00000000" w:rsidDel="00000000" w:rsidP="00000000" w:rsidRDefault="00000000" w:rsidRPr="00000000" w14:paraId="00000128">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796547384"/>
              <w:tag w:val="goog_rdk_1571"/>
            </w:sdtPr>
            <w:sdtContent>
              <w:ins w:author="Abinaya Saravanan" w:id="121" w:date="2026-09-23T05:11:26Z">
                <w:sdt>
                  <w:sdtPr>
                    <w:id w:val="-1434121700"/>
                    <w:tag w:val="goog_rdk_1572"/>
                  </w:sdtPr>
                  <w:sdtContent>
                    <w:del w:author="Animefor Me" w:id="15" w:date="2026-09-29T09:36:34Z"/>
                  </w:sdtContent>
                </w:sdt>
              </w:ins>
              <w:sdt>
                <w:sdtPr>
                  <w:id w:val="-1326996160"/>
                  <w:tag w:val="goog_rdk_1573"/>
                </w:sdtPr>
                <w:sdtContent>
                  <w:ins w:author="Abinaya Saravanan" w:id="121"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21" w:date="2026-09-23T05:11:26Z">
                <w:del w:author="Animefor Me" w:id="15" w:date="2026-09-29T09:36:34Z"/>
              </w:ins>
            </w:sdtContent>
          </w:sdt>
        </w:p>
      </w:sdtContent>
    </w:sdt>
    <w:sdt>
      <w:sdtPr>
        <w:id w:val="-1657600164"/>
        <w:tag w:val="goog_rdk_1578"/>
      </w:sdtPr>
      <w:sdtContent>
        <w:p w:rsidR="00000000" w:rsidDel="00000000" w:rsidP="00000000" w:rsidRDefault="00000000" w:rsidRPr="00000000" w14:paraId="00000129">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1961481069"/>
              <w:tag w:val="goog_rdk_1575"/>
            </w:sdtPr>
            <w:sdtContent>
              <w:ins w:author="Abinaya Saravanan" w:id="121" w:date="2026-09-23T05:11:26Z">
                <w:sdt>
                  <w:sdtPr>
                    <w:id w:val="1363609663"/>
                    <w:tag w:val="goog_rdk_1576"/>
                  </w:sdtPr>
                  <w:sdtContent>
                    <w:del w:author="Animefor Me" w:id="15" w:date="2026-09-29T09:36:34Z"/>
                  </w:sdtContent>
                </w:sdt>
              </w:ins>
              <w:sdt>
                <w:sdtPr>
                  <w:id w:val="-1133150576"/>
                  <w:tag w:val="goog_rdk_1577"/>
                </w:sdtPr>
                <w:sdtContent>
                  <w:ins w:author="Abinaya Saravanan" w:id="121"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1" w:date="2026-09-23T05:11:26Z">
                <w:del w:author="Animefor Me" w:id="15" w:date="2026-09-29T09:36:34Z"/>
              </w:ins>
            </w:sdtContent>
          </w:sdt>
        </w:p>
      </w:sdtContent>
    </w:sdt>
    <w:sdt>
      <w:sdtPr>
        <w:id w:val="-63094002"/>
        <w:tag w:val="goog_rdk_1582"/>
      </w:sdtPr>
      <w:sdtContent>
        <w:p w:rsidR="00000000" w:rsidDel="00000000" w:rsidP="00000000" w:rsidRDefault="00000000" w:rsidRPr="00000000" w14:paraId="0000012A">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1793593874"/>
              <w:tag w:val="goog_rdk_1579"/>
            </w:sdtPr>
            <w:sdtContent>
              <w:ins w:author="Abinaya Saravanan" w:id="121" w:date="2026-09-23T05:11:26Z">
                <w:sdt>
                  <w:sdtPr>
                    <w:id w:val="710443441"/>
                    <w:tag w:val="goog_rdk_1580"/>
                  </w:sdtPr>
                  <w:sdtContent>
                    <w:del w:author="Animefor Me" w:id="15" w:date="2026-09-29T09:36:34Z"/>
                  </w:sdtContent>
                </w:sdt>
              </w:ins>
              <w:sdt>
                <w:sdtPr>
                  <w:id w:val="-403749002"/>
                  <w:tag w:val="goog_rdk_1581"/>
                </w:sdtPr>
                <w:sdtContent>
                  <w:ins w:author="Abinaya Saravanan" w:id="121"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1" w:date="2026-09-23T05:11:26Z">
                <w:del w:author="Animefor Me" w:id="15" w:date="2026-09-29T09:36:34Z"/>
              </w:ins>
            </w:sdtContent>
          </w:sdt>
        </w:p>
      </w:sdtContent>
    </w:sdt>
    <w:sdt>
      <w:sdtPr>
        <w:id w:val="794215473"/>
        <w:tag w:val="goog_rdk_1586"/>
      </w:sdtPr>
      <w:sdtContent>
        <w:p w:rsidR="00000000" w:rsidDel="00000000" w:rsidP="00000000" w:rsidRDefault="00000000" w:rsidRPr="00000000" w14:paraId="0000012B">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1099743410"/>
              <w:tag w:val="goog_rdk_1583"/>
            </w:sdtPr>
            <w:sdtContent>
              <w:ins w:author="Abinaya Saravanan" w:id="121" w:date="2026-09-23T05:11:26Z">
                <w:sdt>
                  <w:sdtPr>
                    <w:id w:val="-1249235275"/>
                    <w:tag w:val="goog_rdk_1584"/>
                  </w:sdtPr>
                  <w:sdtContent>
                    <w:del w:author="Animefor Me" w:id="15" w:date="2026-09-29T09:36:34Z"/>
                  </w:sdtContent>
                </w:sdt>
              </w:ins>
              <w:sdt>
                <w:sdtPr>
                  <w:id w:val="-1255634953"/>
                  <w:tag w:val="goog_rdk_1585"/>
                </w:sdtPr>
                <w:sdtContent>
                  <w:ins w:author="Abinaya Saravanan" w:id="121"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1" w:date="2026-09-23T05:11:26Z">
                <w:del w:author="Animefor Me" w:id="15" w:date="2026-09-29T09:36:34Z"/>
              </w:ins>
            </w:sdtContent>
          </w:sdt>
        </w:p>
      </w:sdtContent>
    </w:sdt>
    <w:sdt>
      <w:sdtPr>
        <w:id w:val="-895797040"/>
        <w:tag w:val="goog_rdk_1590"/>
      </w:sdtPr>
      <w:sdtContent>
        <w:p w:rsidR="00000000" w:rsidDel="00000000" w:rsidP="00000000" w:rsidRDefault="00000000" w:rsidRPr="00000000" w14:paraId="0000012C">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605400637"/>
              <w:tag w:val="goog_rdk_1587"/>
            </w:sdtPr>
            <w:sdtContent>
              <w:ins w:author="Abinaya Saravanan" w:id="121" w:date="2026-09-23T05:11:26Z">
                <w:sdt>
                  <w:sdtPr>
                    <w:id w:val="1573827661"/>
                    <w:tag w:val="goog_rdk_1588"/>
                  </w:sdtPr>
                  <w:sdtContent>
                    <w:del w:author="Animefor Me" w:id="15" w:date="2026-09-29T09:36:34Z"/>
                  </w:sdtContent>
                </w:sdt>
              </w:ins>
              <w:sdt>
                <w:sdtPr>
                  <w:id w:val="311614685"/>
                  <w:tag w:val="goog_rdk_1589"/>
                </w:sdtPr>
                <w:sdtContent>
                  <w:ins w:author="Abinaya Saravanan" w:id="121"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1" w:date="2026-09-23T05:11:26Z">
                <w:del w:author="Animefor Me" w:id="15" w:date="2026-09-29T09:36:34Z"/>
              </w:ins>
            </w:sdtContent>
          </w:sdt>
        </w:p>
      </w:sdtContent>
    </w:sdt>
    <w:sdt>
      <w:sdtPr>
        <w:id w:val="-2131887221"/>
        <w:tag w:val="goog_rdk_1594"/>
      </w:sdtPr>
      <w:sdtContent>
        <w:p w:rsidR="00000000" w:rsidDel="00000000" w:rsidP="00000000" w:rsidRDefault="00000000" w:rsidRPr="00000000" w14:paraId="0000012D">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1832622365"/>
              <w:tag w:val="goog_rdk_1591"/>
            </w:sdtPr>
            <w:sdtContent>
              <w:ins w:author="Abinaya Saravanan" w:id="121" w:date="2026-09-23T05:11:26Z">
                <w:sdt>
                  <w:sdtPr>
                    <w:id w:val="-592282684"/>
                    <w:tag w:val="goog_rdk_1592"/>
                  </w:sdtPr>
                  <w:sdtContent>
                    <w:del w:author="Animefor Me" w:id="15" w:date="2026-09-29T09:36:34Z"/>
                  </w:sdtContent>
                </w:sdt>
              </w:ins>
              <w:sdt>
                <w:sdtPr>
                  <w:id w:val="-330118633"/>
                  <w:tag w:val="goog_rdk_1593"/>
                </w:sdtPr>
                <w:sdtContent>
                  <w:ins w:author="Abinaya Saravanan" w:id="121"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21" w:date="2026-09-23T05:11:26Z">
                <w:del w:author="Animefor Me" w:id="15" w:date="2026-09-29T09:36:34Z"/>
              </w:ins>
            </w:sdtContent>
          </w:sdt>
        </w:p>
      </w:sdtContent>
    </w:sdt>
    <w:sdt>
      <w:sdtPr>
        <w:id w:val="-1850539859"/>
        <w:tag w:val="goog_rdk_1598"/>
      </w:sdtPr>
      <w:sdtContent>
        <w:p w:rsidR="00000000" w:rsidDel="00000000" w:rsidP="00000000" w:rsidRDefault="00000000" w:rsidRPr="00000000" w14:paraId="0000012E">
          <w:pPr>
            <w:numPr>
              <w:ilvl w:val="1"/>
              <w:numId w:val="2"/>
            </w:numPr>
            <w:ind w:left="502" w:hanging="360"/>
            <w:rPr>
              <w:ins w:author="Abinaya Saravanan" w:id="121" w:date="2026-09-23T05:11:26Z"/>
              <w:del w:author="Animefor Me" w:id="15" w:date="2026-09-29T09:36:34Z"/>
            </w:rPr>
            <w:pPrChange w:author="Devika G" w:id="0" w:date="2026-10-01T08:48:34Z">
              <w:pPr>
                <w:numPr>
                  <w:ilvl w:val="1"/>
                  <w:numId w:val="9"/>
                </w:numPr>
                <w:ind w:left="502" w:hanging="360"/>
              </w:pPr>
            </w:pPrChange>
          </w:pPr>
          <w:sdt>
            <w:sdtPr>
              <w:id w:val="-989233913"/>
              <w:tag w:val="goog_rdk_1595"/>
            </w:sdtPr>
            <w:sdtContent>
              <w:ins w:author="Abinaya Saravanan" w:id="121" w:date="2026-09-23T05:11:26Z">
                <w:sdt>
                  <w:sdtPr>
                    <w:id w:val="-189481637"/>
                    <w:tag w:val="goog_rdk_1596"/>
                  </w:sdtPr>
                  <w:sdtContent>
                    <w:del w:author="Animefor Me" w:id="15" w:date="2026-09-29T09:36:34Z"/>
                  </w:sdtContent>
                </w:sdt>
              </w:ins>
              <w:sdt>
                <w:sdtPr>
                  <w:id w:val="1672680706"/>
                  <w:tag w:val="goog_rdk_1597"/>
                </w:sdtPr>
                <w:sdtContent>
                  <w:ins w:author="Abinaya Saravanan" w:id="121"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1" w:date="2026-09-23T05:11:26Z">
                <w:del w:author="Animefor Me" w:id="15" w:date="2026-09-29T09:36:34Z"/>
              </w:ins>
            </w:sdtContent>
          </w:sdt>
        </w:p>
      </w:sdtContent>
    </w:sdt>
    <w:sdt>
      <w:sdtPr>
        <w:id w:val="-1136106636"/>
        <w:tag w:val="goog_rdk_1604"/>
      </w:sdtPr>
      <w:sdtContent>
        <w:p w:rsidR="00000000" w:rsidDel="00000000" w:rsidP="00000000" w:rsidRDefault="00000000" w:rsidRPr="00000000" w14:paraId="0000012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89340392"/>
              <w:tag w:val="goog_rdk_1601"/>
            </w:sdtPr>
            <w:sdtContent>
              <w:ins w:author="Rossi Rossi" w:id="118" w:date="2026-09-22T06:56:59Z">
                <w:sdt>
                  <w:sdtPr>
                    <w:id w:val="266769174"/>
                    <w:tag w:val="goog_rdk_1602"/>
                  </w:sdtPr>
                  <w:sdtContent>
                    <w:del w:author="Animefor Me" w:id="15" w:date="2026-09-29T09:36:34Z"/>
                  </w:sdtContent>
                </w:sdt>
              </w:ins>
              <w:sdt>
                <w:sdtPr>
                  <w:id w:val="-882885845"/>
                  <w:tag w:val="goog_rdk_160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96194624"/>
        <w:tag w:val="goog_rdk_1608"/>
      </w:sdtPr>
      <w:sdtContent>
        <w:p w:rsidR="00000000" w:rsidDel="00000000" w:rsidP="00000000" w:rsidRDefault="00000000" w:rsidRPr="00000000" w14:paraId="0000013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30578580"/>
              <w:tag w:val="goog_rdk_1605"/>
            </w:sdtPr>
            <w:sdtContent>
              <w:ins w:author="Rossi Rossi" w:id="118" w:date="2026-09-22T06:56:59Z">
                <w:sdt>
                  <w:sdtPr>
                    <w:id w:val="-2145944619"/>
                    <w:tag w:val="goog_rdk_1606"/>
                  </w:sdtPr>
                  <w:sdtContent>
                    <w:del w:author="Animefor Me" w:id="15" w:date="2026-09-29T09:36:34Z"/>
                  </w:sdtContent>
                </w:sdt>
              </w:ins>
              <w:sdt>
                <w:sdtPr>
                  <w:id w:val="-92279462"/>
                  <w:tag w:val="goog_rdk_160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JavaScript</w:delText>
                      </w:r>
                    </w:del>
                  </w:ins>
                </w:sdtContent>
              </w:sdt>
              <w:ins w:author="Rossi Rossi" w:id="118" w:date="2026-09-22T06:56:59Z">
                <w:del w:author="Animefor Me" w:id="15" w:date="2026-09-29T09:36:34Z"/>
              </w:ins>
            </w:sdtContent>
          </w:sdt>
        </w:p>
      </w:sdtContent>
    </w:sdt>
    <w:sdt>
      <w:sdtPr>
        <w:id w:val="100521202"/>
        <w:tag w:val="goog_rdk_1612"/>
      </w:sdtPr>
      <w:sdtContent>
        <w:p w:rsidR="00000000" w:rsidDel="00000000" w:rsidP="00000000" w:rsidRDefault="00000000" w:rsidRPr="00000000" w14:paraId="0000013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82583532"/>
              <w:tag w:val="goog_rdk_1609"/>
            </w:sdtPr>
            <w:sdtContent>
              <w:ins w:author="Rossi Rossi" w:id="118" w:date="2026-09-22T06:56:59Z">
                <w:sdt>
                  <w:sdtPr>
                    <w:id w:val="-1038790856"/>
                    <w:tag w:val="goog_rdk_1610"/>
                  </w:sdtPr>
                  <w:sdtContent>
                    <w:del w:author="Animefor Me" w:id="15" w:date="2026-09-29T09:36:34Z"/>
                  </w:sdtContent>
                </w:sdt>
              </w:ins>
              <w:sdt>
                <w:sdtPr>
                  <w:id w:val="-1857256890"/>
                  <w:tag w:val="goog_rdk_161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71227990"/>
        <w:tag w:val="goog_rdk_1616"/>
      </w:sdtPr>
      <w:sdtContent>
        <w:p w:rsidR="00000000" w:rsidDel="00000000" w:rsidP="00000000" w:rsidRDefault="00000000" w:rsidRPr="00000000" w14:paraId="0000013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63640927"/>
              <w:tag w:val="goog_rdk_1613"/>
            </w:sdtPr>
            <w:sdtContent>
              <w:ins w:author="Rossi Rossi" w:id="118" w:date="2026-09-22T06:56:59Z">
                <w:sdt>
                  <w:sdtPr>
                    <w:id w:val="240538288"/>
                    <w:tag w:val="goog_rdk_1614"/>
                  </w:sdtPr>
                  <w:sdtContent>
                    <w:del w:author="Animefor Me" w:id="15" w:date="2026-09-29T09:36:34Z"/>
                  </w:sdtContent>
                </w:sdt>
              </w:ins>
              <w:sdt>
                <w:sdtPr>
                  <w:id w:val="-1560977500"/>
                  <w:tag w:val="goog_rdk_161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18" w:date="2026-09-22T06:56:59Z">
                <w:del w:author="Animefor Me" w:id="15" w:date="2026-09-29T09:36:34Z"/>
              </w:ins>
            </w:sdtContent>
          </w:sdt>
        </w:p>
      </w:sdtContent>
    </w:sdt>
    <w:sdt>
      <w:sdtPr>
        <w:id w:val="95630196"/>
        <w:tag w:val="goog_rdk_1620"/>
      </w:sdtPr>
      <w:sdtContent>
        <w:p w:rsidR="00000000" w:rsidDel="00000000" w:rsidP="00000000" w:rsidRDefault="00000000" w:rsidRPr="00000000" w14:paraId="0000013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36239200"/>
              <w:tag w:val="goog_rdk_1617"/>
            </w:sdtPr>
            <w:sdtContent>
              <w:ins w:author="Rossi Rossi" w:id="118" w:date="2026-09-22T06:56:59Z">
                <w:sdt>
                  <w:sdtPr>
                    <w:id w:val="-560611680"/>
                    <w:tag w:val="goog_rdk_1618"/>
                  </w:sdtPr>
                  <w:sdtContent>
                    <w:del w:author="Animefor Me" w:id="15" w:date="2026-09-29T09:36:34Z"/>
                  </w:sdtContent>
                </w:sdt>
              </w:ins>
              <w:sdt>
                <w:sdtPr>
                  <w:id w:val="-18800391"/>
                  <w:tag w:val="goog_rdk_161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14911214"/>
        <w:tag w:val="goog_rdk_1624"/>
      </w:sdtPr>
      <w:sdtContent>
        <w:p w:rsidR="00000000" w:rsidDel="00000000" w:rsidP="00000000" w:rsidRDefault="00000000" w:rsidRPr="00000000" w14:paraId="0000013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88165328"/>
              <w:tag w:val="goog_rdk_1621"/>
            </w:sdtPr>
            <w:sdtContent>
              <w:ins w:author="Rossi Rossi" w:id="118" w:date="2026-09-22T06:56:59Z">
                <w:sdt>
                  <w:sdtPr>
                    <w:id w:val="2062955548"/>
                    <w:tag w:val="goog_rdk_1622"/>
                  </w:sdtPr>
                  <w:sdtContent>
                    <w:del w:author="Animefor Me" w:id="15" w:date="2026-09-29T09:36:34Z"/>
                  </w:sdtContent>
                </w:sdt>
              </w:ins>
              <w:sdt>
                <w:sdtPr>
                  <w:id w:val="-219255202"/>
                  <w:tag w:val="goog_rdk_162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18" w:date="2026-09-22T06:56:59Z">
                <w:del w:author="Animefor Me" w:id="15" w:date="2026-09-29T09:36:34Z"/>
              </w:ins>
            </w:sdtContent>
          </w:sdt>
        </w:p>
      </w:sdtContent>
    </w:sdt>
    <w:sdt>
      <w:sdtPr>
        <w:id w:val="-1630539952"/>
        <w:tag w:val="goog_rdk_1628"/>
      </w:sdtPr>
      <w:sdtContent>
        <w:p w:rsidR="00000000" w:rsidDel="00000000" w:rsidP="00000000" w:rsidRDefault="00000000" w:rsidRPr="00000000" w14:paraId="0000013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37372868"/>
              <w:tag w:val="goog_rdk_1625"/>
            </w:sdtPr>
            <w:sdtContent>
              <w:ins w:author="Rossi Rossi" w:id="118" w:date="2026-09-22T06:56:59Z">
                <w:sdt>
                  <w:sdtPr>
                    <w:id w:val="-87351840"/>
                    <w:tag w:val="goog_rdk_1626"/>
                  </w:sdtPr>
                  <w:sdtContent>
                    <w:del w:author="Animefor Me" w:id="15" w:date="2026-09-29T09:36:34Z"/>
                  </w:sdtContent>
                </w:sdt>
              </w:ins>
              <w:sdt>
                <w:sdtPr>
                  <w:id w:val="979096126"/>
                  <w:tag w:val="goog_rdk_162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00173265"/>
        <w:tag w:val="goog_rdk_1632"/>
      </w:sdtPr>
      <w:sdtContent>
        <w:p w:rsidR="00000000" w:rsidDel="00000000" w:rsidP="00000000" w:rsidRDefault="00000000" w:rsidRPr="00000000" w14:paraId="0000013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77455757"/>
              <w:tag w:val="goog_rdk_1629"/>
            </w:sdtPr>
            <w:sdtContent>
              <w:ins w:author="Rossi Rossi" w:id="118" w:date="2026-09-22T06:56:59Z">
                <w:sdt>
                  <w:sdtPr>
                    <w:id w:val="2105088411"/>
                    <w:tag w:val="goog_rdk_1630"/>
                  </w:sdtPr>
                  <w:sdtContent>
                    <w:del w:author="Animefor Me" w:id="15" w:date="2026-09-29T09:36:34Z"/>
                  </w:sdtContent>
                </w:sdt>
              </w:ins>
              <w:sdt>
                <w:sdtPr>
                  <w:id w:val="-1939209374"/>
                  <w:tag w:val="goog_rdk_163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async function main() {</w:delText>
                      </w:r>
                    </w:del>
                  </w:ins>
                </w:sdtContent>
              </w:sdt>
              <w:ins w:author="Rossi Rossi" w:id="118" w:date="2026-09-22T06:56:59Z">
                <w:del w:author="Animefor Me" w:id="15" w:date="2026-09-29T09:36:34Z"/>
              </w:ins>
            </w:sdtContent>
          </w:sdt>
        </w:p>
      </w:sdtContent>
    </w:sdt>
    <w:sdt>
      <w:sdtPr>
        <w:id w:val="353235734"/>
        <w:tag w:val="goog_rdk_1636"/>
      </w:sdtPr>
      <w:sdtContent>
        <w:p w:rsidR="00000000" w:rsidDel="00000000" w:rsidP="00000000" w:rsidRDefault="00000000" w:rsidRPr="00000000" w14:paraId="0000013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46360263"/>
              <w:tag w:val="goog_rdk_1633"/>
            </w:sdtPr>
            <w:sdtContent>
              <w:ins w:author="Rossi Rossi" w:id="118" w:date="2026-09-22T06:56:59Z">
                <w:sdt>
                  <w:sdtPr>
                    <w:id w:val="1805829092"/>
                    <w:tag w:val="goog_rdk_1634"/>
                  </w:sdtPr>
                  <w:sdtContent>
                    <w:del w:author="Animefor Me" w:id="15" w:date="2026-09-29T09:36:34Z"/>
                  </w:sdtContent>
                </w:sdt>
              </w:ins>
              <w:sdt>
                <w:sdtPr>
                  <w:id w:val="-969709071"/>
                  <w:tag w:val="goog_rdk_163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18" w:date="2026-09-22T06:56:59Z">
                <w:del w:author="Animefor Me" w:id="15" w:date="2026-09-29T09:36:34Z"/>
              </w:ins>
            </w:sdtContent>
          </w:sdt>
        </w:p>
      </w:sdtContent>
    </w:sdt>
    <w:sdt>
      <w:sdtPr>
        <w:id w:val="1770740451"/>
        <w:tag w:val="goog_rdk_1640"/>
      </w:sdtPr>
      <w:sdtContent>
        <w:p w:rsidR="00000000" w:rsidDel="00000000" w:rsidP="00000000" w:rsidRDefault="00000000" w:rsidRPr="00000000" w14:paraId="0000013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7079175"/>
              <w:tag w:val="goog_rdk_1637"/>
            </w:sdtPr>
            <w:sdtContent>
              <w:ins w:author="Rossi Rossi" w:id="118" w:date="2026-09-22T06:56:59Z">
                <w:sdt>
                  <w:sdtPr>
                    <w:id w:val="362316607"/>
                    <w:tag w:val="goog_rdk_1638"/>
                  </w:sdtPr>
                  <w:sdtContent>
                    <w:del w:author="Animefor Me" w:id="15" w:date="2026-09-29T09:36:34Z"/>
                  </w:sdtContent>
                </w:sdt>
              </w:ins>
              <w:sdt>
                <w:sdtPr>
                  <w:id w:val="-1426665024"/>
                  <w:tag w:val="goog_rdk_163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8" w:date="2026-09-22T06:56:59Z">
                <w:del w:author="Animefor Me" w:id="15" w:date="2026-09-29T09:36:34Z"/>
              </w:ins>
            </w:sdtContent>
          </w:sdt>
        </w:p>
      </w:sdtContent>
    </w:sdt>
    <w:sdt>
      <w:sdtPr>
        <w:id w:val="1256889883"/>
        <w:tag w:val="goog_rdk_1644"/>
      </w:sdtPr>
      <w:sdtContent>
        <w:p w:rsidR="00000000" w:rsidDel="00000000" w:rsidP="00000000" w:rsidRDefault="00000000" w:rsidRPr="00000000" w14:paraId="0000013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49717903"/>
              <w:tag w:val="goog_rdk_1641"/>
            </w:sdtPr>
            <w:sdtContent>
              <w:ins w:author="Rossi Rossi" w:id="118" w:date="2026-09-22T06:56:59Z">
                <w:sdt>
                  <w:sdtPr>
                    <w:id w:val="1895771972"/>
                    <w:tag w:val="goog_rdk_1642"/>
                  </w:sdtPr>
                  <w:sdtContent>
                    <w:del w:author="Animefor Me" w:id="15" w:date="2026-09-29T09:36:34Z"/>
                  </w:sdtContent>
                </w:sdt>
              </w:ins>
              <w:sdt>
                <w:sdtPr>
                  <w:id w:val="-831354130"/>
                  <w:tag w:val="goog_rdk_164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8" w:date="2026-09-22T06:56:59Z">
                <w:del w:author="Animefor Me" w:id="15" w:date="2026-09-29T09:36:34Z"/>
              </w:ins>
            </w:sdtContent>
          </w:sdt>
        </w:p>
      </w:sdtContent>
    </w:sdt>
    <w:sdt>
      <w:sdtPr>
        <w:id w:val="-60979214"/>
        <w:tag w:val="goog_rdk_1648"/>
      </w:sdtPr>
      <w:sdtContent>
        <w:p w:rsidR="00000000" w:rsidDel="00000000" w:rsidP="00000000" w:rsidRDefault="00000000" w:rsidRPr="00000000" w14:paraId="0000013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38842623"/>
              <w:tag w:val="goog_rdk_1645"/>
            </w:sdtPr>
            <w:sdtContent>
              <w:ins w:author="Rossi Rossi" w:id="118" w:date="2026-09-22T06:56:59Z">
                <w:sdt>
                  <w:sdtPr>
                    <w:id w:val="1478143223"/>
                    <w:tag w:val="goog_rdk_1646"/>
                  </w:sdtPr>
                  <w:sdtContent>
                    <w:del w:author="Animefor Me" w:id="15" w:date="2026-09-29T09:36:34Z"/>
                  </w:sdtContent>
                </w:sdt>
              </w:ins>
              <w:sdt>
                <w:sdtPr>
                  <w:id w:val="-886540956"/>
                  <w:tag w:val="goog_rdk_164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526886009"/>
        <w:tag w:val="goog_rdk_1652"/>
      </w:sdtPr>
      <w:sdtContent>
        <w:p w:rsidR="00000000" w:rsidDel="00000000" w:rsidP="00000000" w:rsidRDefault="00000000" w:rsidRPr="00000000" w14:paraId="0000013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05450655"/>
              <w:tag w:val="goog_rdk_1649"/>
            </w:sdtPr>
            <w:sdtContent>
              <w:ins w:author="Rossi Rossi" w:id="118" w:date="2026-09-22T06:56:59Z">
                <w:sdt>
                  <w:sdtPr>
                    <w:id w:val="-396435178"/>
                    <w:tag w:val="goog_rdk_1650"/>
                  </w:sdtPr>
                  <w:sdtContent>
                    <w:del w:author="Animefor Me" w:id="15" w:date="2026-09-29T09:36:34Z"/>
                  </w:sdtContent>
                </w:sdt>
              </w:ins>
              <w:sdt>
                <w:sdtPr>
                  <w:id w:val="1136307811"/>
                  <w:tag w:val="goog_rdk_165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18" w:date="2026-09-22T06:56:59Z">
                <w:del w:author="Animefor Me" w:id="15" w:date="2026-09-29T09:36:34Z"/>
              </w:ins>
            </w:sdtContent>
          </w:sdt>
        </w:p>
      </w:sdtContent>
    </w:sdt>
    <w:sdt>
      <w:sdtPr>
        <w:id w:val="1740901966"/>
        <w:tag w:val="goog_rdk_1656"/>
      </w:sdtPr>
      <w:sdtContent>
        <w:p w:rsidR="00000000" w:rsidDel="00000000" w:rsidP="00000000" w:rsidRDefault="00000000" w:rsidRPr="00000000" w14:paraId="0000013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10163368"/>
              <w:tag w:val="goog_rdk_1653"/>
            </w:sdtPr>
            <w:sdtContent>
              <w:ins w:author="Rossi Rossi" w:id="118" w:date="2026-09-22T06:56:59Z">
                <w:sdt>
                  <w:sdtPr>
                    <w:id w:val="924487646"/>
                    <w:tag w:val="goog_rdk_1654"/>
                  </w:sdtPr>
                  <w:sdtContent>
                    <w:del w:author="Animefor Me" w:id="15" w:date="2026-09-29T09:36:34Z"/>
                  </w:sdtContent>
                </w:sdt>
              </w:ins>
              <w:sdt>
                <w:sdtPr>
                  <w:id w:val="-263986383"/>
                  <w:tag w:val="goog_rdk_165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944012893"/>
        <w:tag w:val="goog_rdk_1662"/>
      </w:sdtPr>
      <w:sdtContent>
        <w:p w:rsidR="00000000" w:rsidDel="00000000" w:rsidP="00000000" w:rsidRDefault="00000000" w:rsidRPr="00000000" w14:paraId="0000013D">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1344439214"/>
              <w:tag w:val="goog_rdk_1659"/>
            </w:sdtPr>
            <w:sdtContent>
              <w:ins w:author="Abinaya Saravanan" w:id="123" w:date="2026-09-23T05:12:03Z">
                <w:sdt>
                  <w:sdtPr>
                    <w:id w:val="-353894597"/>
                    <w:tag w:val="goog_rdk_1660"/>
                  </w:sdtPr>
                  <w:sdtContent>
                    <w:del w:author="Animefor Me" w:id="15" w:date="2026-09-29T09:36:34Z"/>
                  </w:sdtContent>
                </w:sdt>
              </w:ins>
              <w:sdt>
                <w:sdtPr>
                  <w:id w:val="330387243"/>
                  <w:tag w:val="goog_rdk_1661"/>
                </w:sdtPr>
                <w:sdtContent>
                  <w:ins w:author="Abinaya Saravanan" w:id="123"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async function main() {</w:delText>
                      </w:r>
                    </w:del>
                  </w:ins>
                </w:sdtContent>
              </w:sdt>
              <w:ins w:author="Abinaya Saravanan" w:id="123" w:date="2026-09-23T05:12:03Z">
                <w:del w:author="Animefor Me" w:id="15" w:date="2026-09-29T09:36:34Z"/>
              </w:ins>
            </w:sdtContent>
          </w:sdt>
        </w:p>
      </w:sdtContent>
    </w:sdt>
    <w:sdt>
      <w:sdtPr>
        <w:id w:val="619314709"/>
        <w:tag w:val="goog_rdk_1666"/>
      </w:sdtPr>
      <w:sdtContent>
        <w:p w:rsidR="00000000" w:rsidDel="00000000" w:rsidP="00000000" w:rsidRDefault="00000000" w:rsidRPr="00000000" w14:paraId="0000013E">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280045493"/>
              <w:tag w:val="goog_rdk_1663"/>
            </w:sdtPr>
            <w:sdtContent>
              <w:ins w:author="Abinaya Saravanan" w:id="123" w:date="2026-09-23T05:12:03Z">
                <w:sdt>
                  <w:sdtPr>
                    <w:id w:val="-624156886"/>
                    <w:tag w:val="goog_rdk_1664"/>
                  </w:sdtPr>
                  <w:sdtContent>
                    <w:del w:author="Animefor Me" w:id="15" w:date="2026-09-29T09:36:34Z"/>
                  </w:sdtContent>
                </w:sdt>
              </w:ins>
              <w:sdt>
                <w:sdtPr>
                  <w:id w:val="1892042035"/>
                  <w:tag w:val="goog_rdk_1665"/>
                </w:sdtPr>
                <w:sdtContent>
                  <w:ins w:author="Abinaya Saravanan" w:id="123"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interaction = await ai.interactions.create({</w:delText>
                      </w:r>
                    </w:del>
                  </w:ins>
                </w:sdtContent>
              </w:sdt>
              <w:ins w:author="Abinaya Saravanan" w:id="123" w:date="2026-09-23T05:12:03Z">
                <w:del w:author="Animefor Me" w:id="15" w:date="2026-09-29T09:36:34Z"/>
              </w:ins>
            </w:sdtContent>
          </w:sdt>
        </w:p>
      </w:sdtContent>
    </w:sdt>
    <w:sdt>
      <w:sdtPr>
        <w:id w:val="464184577"/>
        <w:tag w:val="goog_rdk_1670"/>
      </w:sdtPr>
      <w:sdtContent>
        <w:p w:rsidR="00000000" w:rsidDel="00000000" w:rsidP="00000000" w:rsidRDefault="00000000" w:rsidRPr="00000000" w14:paraId="0000013F">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1195012603"/>
              <w:tag w:val="goog_rdk_1667"/>
            </w:sdtPr>
            <w:sdtContent>
              <w:ins w:author="Abinaya Saravanan" w:id="123" w:date="2026-09-23T05:12:03Z">
                <w:sdt>
                  <w:sdtPr>
                    <w:id w:val="907289054"/>
                    <w:tag w:val="goog_rdk_1668"/>
                  </w:sdtPr>
                  <w:sdtContent>
                    <w:del w:author="Animefor Me" w:id="15" w:date="2026-09-29T09:36:34Z"/>
                  </w:sdtContent>
                </w:sdt>
              </w:ins>
              <w:sdt>
                <w:sdtPr>
                  <w:id w:val="-243115153"/>
                  <w:tag w:val="goog_rdk_1669"/>
                </w:sdtPr>
                <w:sdtContent>
                  <w:ins w:author="Abinaya Saravanan" w:id="123"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"gemini-1.5-flash",</w:delText>
                      </w:r>
                    </w:del>
                  </w:ins>
                </w:sdtContent>
              </w:sdt>
              <w:ins w:author="Abinaya Saravanan" w:id="123" w:date="2026-09-23T05:12:03Z">
                <w:del w:author="Animefor Me" w:id="15" w:date="2026-09-29T09:36:34Z"/>
              </w:ins>
            </w:sdtContent>
          </w:sdt>
        </w:p>
      </w:sdtContent>
    </w:sdt>
    <w:sdt>
      <w:sdtPr>
        <w:id w:val="-1982230569"/>
        <w:tag w:val="goog_rdk_1674"/>
      </w:sdtPr>
      <w:sdtContent>
        <w:p w:rsidR="00000000" w:rsidDel="00000000" w:rsidP="00000000" w:rsidRDefault="00000000" w:rsidRPr="00000000" w14:paraId="00000140">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620787327"/>
              <w:tag w:val="goog_rdk_1671"/>
            </w:sdtPr>
            <w:sdtContent>
              <w:ins w:author="Abinaya Saravanan" w:id="123" w:date="2026-09-23T05:12:03Z">
                <w:sdt>
                  <w:sdtPr>
                    <w:id w:val="-1774169674"/>
                    <w:tag w:val="goog_rdk_1672"/>
                  </w:sdtPr>
                  <w:sdtContent>
                    <w:del w:author="Animefor Me" w:id="15" w:date="2026-09-29T09:36:34Z"/>
                  </w:sdtContent>
                </w:sdt>
              </w:ins>
              <w:sdt>
                <w:sdtPr>
                  <w:id w:val="68770667"/>
                  <w:tag w:val="goog_rdk_1673"/>
                </w:sdtPr>
                <w:sdtContent>
                  <w:ins w:author="Abinaya Saravanan" w:id="123"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23" w:date="2026-09-23T05:12:03Z">
                <w:del w:author="Animefor Me" w:id="15" w:date="2026-09-29T09:36:34Z"/>
              </w:ins>
            </w:sdtContent>
          </w:sdt>
        </w:p>
      </w:sdtContent>
    </w:sdt>
    <w:sdt>
      <w:sdtPr>
        <w:id w:val="1929413065"/>
        <w:tag w:val="goog_rdk_1678"/>
      </w:sdtPr>
      <w:sdtContent>
        <w:p w:rsidR="00000000" w:rsidDel="00000000" w:rsidP="00000000" w:rsidRDefault="00000000" w:rsidRPr="00000000" w14:paraId="00000141">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1229904281"/>
              <w:tag w:val="goog_rdk_1675"/>
            </w:sdtPr>
            <w:sdtContent>
              <w:ins w:author="Abinaya Saravanan" w:id="123" w:date="2026-09-23T05:12:03Z">
                <w:sdt>
                  <w:sdtPr>
                    <w:id w:val="1358673911"/>
                    <w:tag w:val="goog_rdk_1676"/>
                  </w:sdtPr>
                  <w:sdtContent>
                    <w:del w:author="Animefor Me" w:id="15" w:date="2026-09-29T09:36:34Z"/>
                  </w:sdtContent>
                </w:sdt>
              </w:ins>
              <w:sdt>
                <w:sdtPr>
                  <w:id w:val="-2018332680"/>
                  <w:tag w:val="goog_rdk_1677"/>
                </w:sdtPr>
                <w:sdtContent>
                  <w:ins w:author="Abinaya Saravanan" w:id="123"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3" w:date="2026-09-23T05:12:03Z">
                <w:del w:author="Animefor Me" w:id="15" w:date="2026-09-29T09:36:34Z"/>
              </w:ins>
            </w:sdtContent>
          </w:sdt>
        </w:p>
      </w:sdtContent>
    </w:sdt>
    <w:sdt>
      <w:sdtPr>
        <w:id w:val="-1650123793"/>
        <w:tag w:val="goog_rdk_1682"/>
      </w:sdtPr>
      <w:sdtContent>
        <w:p w:rsidR="00000000" w:rsidDel="00000000" w:rsidP="00000000" w:rsidRDefault="00000000" w:rsidRPr="00000000" w14:paraId="00000142">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1064268932"/>
              <w:tag w:val="goog_rdk_1679"/>
            </w:sdtPr>
            <w:sdtContent>
              <w:ins w:author="Abinaya Saravanan" w:id="123" w:date="2026-09-23T05:12:03Z">
                <w:sdt>
                  <w:sdtPr>
                    <w:id w:val="-1702910909"/>
                    <w:tag w:val="goog_rdk_1680"/>
                  </w:sdtPr>
                  <w:sdtContent>
                    <w:del w:author="Animefor Me" w:id="15" w:date="2026-09-29T09:36:34Z"/>
                  </w:sdtContent>
                </w:sdt>
              </w:ins>
              <w:sdt>
                <w:sdtPr>
                  <w:id w:val="-922301328"/>
                  <w:tag w:val="goog_rdk_1681"/>
                </w:sdtPr>
                <w:sdtContent>
                  <w:ins w:author="Abinaya Saravanan" w:id="123" w:date="2026-09-23T05:12:03Z">
                    <w:del w:author="Animefor Me" w:id="15" w:date="2026-09-29T09:36:34Z">
                      <w:r w:rsidDel="00000000" w:rsidR="00000000" w:rsidRPr="00000000">
                        <w:rPr>
                          <w:rtl w:val="0"/>
                        </w:rPr>
                      </w:r>
                    </w:del>
                  </w:ins>
                </w:sdtContent>
              </w:sdt>
              <w:ins w:author="Abinaya Saravanan" w:id="123" w:date="2026-09-23T05:12:03Z">
                <w:del w:author="Animefor Me" w:id="15" w:date="2026-09-29T09:36:34Z"/>
              </w:ins>
            </w:sdtContent>
          </w:sdt>
        </w:p>
      </w:sdtContent>
    </w:sdt>
    <w:sdt>
      <w:sdtPr>
        <w:id w:val="1651631128"/>
        <w:tag w:val="goog_rdk_1686"/>
      </w:sdtPr>
      <w:sdtContent>
        <w:p w:rsidR="00000000" w:rsidDel="00000000" w:rsidP="00000000" w:rsidRDefault="00000000" w:rsidRPr="00000000" w14:paraId="00000143">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1244009112"/>
              <w:tag w:val="goog_rdk_1683"/>
            </w:sdtPr>
            <w:sdtContent>
              <w:ins w:author="Abinaya Saravanan" w:id="123" w:date="2026-09-23T05:12:03Z">
                <w:sdt>
                  <w:sdtPr>
                    <w:id w:val="-1143645304"/>
                    <w:tag w:val="goog_rdk_1684"/>
                  </w:sdtPr>
                  <w:sdtContent>
                    <w:del w:author="Animefor Me" w:id="15" w:date="2026-09-29T09:36:34Z"/>
                  </w:sdtContent>
                </w:sdt>
              </w:ins>
              <w:sdt>
                <w:sdtPr>
                  <w:id w:val="178467543"/>
                  <w:tag w:val="goog_rdk_1685"/>
                </w:sdtPr>
                <w:sdtContent>
                  <w:ins w:author="Abinaya Saravanan" w:id="123"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console.log(interaction.text);</w:delText>
                      </w:r>
                    </w:del>
                  </w:ins>
                </w:sdtContent>
              </w:sdt>
              <w:ins w:author="Abinaya Saravanan" w:id="123" w:date="2026-09-23T05:12:03Z">
                <w:del w:author="Animefor Me" w:id="15" w:date="2026-09-29T09:36:34Z"/>
              </w:ins>
            </w:sdtContent>
          </w:sdt>
        </w:p>
      </w:sdtContent>
    </w:sdt>
    <w:sdt>
      <w:sdtPr>
        <w:id w:val="213875941"/>
        <w:tag w:val="goog_rdk_1690"/>
      </w:sdtPr>
      <w:sdtContent>
        <w:p w:rsidR="00000000" w:rsidDel="00000000" w:rsidP="00000000" w:rsidRDefault="00000000" w:rsidRPr="00000000" w14:paraId="00000144">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31172815"/>
              <w:tag w:val="goog_rdk_1687"/>
            </w:sdtPr>
            <w:sdtContent>
              <w:ins w:author="Abinaya Saravanan" w:id="123" w:date="2026-09-23T05:12:03Z">
                <w:sdt>
                  <w:sdtPr>
                    <w:id w:val="746670449"/>
                    <w:tag w:val="goog_rdk_1688"/>
                  </w:sdtPr>
                  <w:sdtContent>
                    <w:del w:author="Animefor Me" w:id="15" w:date="2026-09-29T09:36:34Z"/>
                  </w:sdtContent>
                </w:sdt>
              </w:ins>
              <w:sdt>
                <w:sdtPr>
                  <w:id w:val="-1433024154"/>
                  <w:tag w:val="goog_rdk_1689"/>
                </w:sdtPr>
                <w:sdtContent>
                  <w:ins w:author="Abinaya Saravanan" w:id="123"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3" w:date="2026-09-23T05:12:03Z">
                <w:del w:author="Animefor Me" w:id="15" w:date="2026-09-29T09:36:34Z"/>
              </w:ins>
            </w:sdtContent>
          </w:sdt>
        </w:p>
      </w:sdtContent>
    </w:sdt>
    <w:sdt>
      <w:sdtPr>
        <w:id w:val="1868587342"/>
        <w:tag w:val="goog_rdk_1694"/>
      </w:sdtPr>
      <w:sdtContent>
        <w:p w:rsidR="00000000" w:rsidDel="00000000" w:rsidP="00000000" w:rsidRDefault="00000000" w:rsidRPr="00000000" w14:paraId="00000145">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2107123861"/>
              <w:tag w:val="goog_rdk_1691"/>
            </w:sdtPr>
            <w:sdtContent>
              <w:ins w:author="Abinaya Saravanan" w:id="123" w:date="2026-09-23T05:12:03Z">
                <w:sdt>
                  <w:sdtPr>
                    <w:id w:val="-1543220928"/>
                    <w:tag w:val="goog_rdk_1692"/>
                  </w:sdtPr>
                  <w:sdtContent>
                    <w:del w:author="Animefor Me" w:id="15" w:date="2026-09-29T09:36:34Z"/>
                  </w:sdtContent>
                </w:sdt>
              </w:ins>
              <w:sdt>
                <w:sdtPr>
                  <w:id w:val="69437046"/>
                  <w:tag w:val="goog_rdk_1693"/>
                </w:sdtPr>
                <w:sdtContent>
                  <w:ins w:author="Abinaya Saravanan" w:id="123" w:date="2026-09-23T05:12:03Z">
                    <w:del w:author="Animefor Me" w:id="15" w:date="2026-09-29T09:36:34Z">
                      <w:r w:rsidDel="00000000" w:rsidR="00000000" w:rsidRPr="00000000">
                        <w:rPr>
                          <w:rtl w:val="0"/>
                        </w:rPr>
                      </w:r>
                    </w:del>
                  </w:ins>
                </w:sdtContent>
              </w:sdt>
              <w:ins w:author="Abinaya Saravanan" w:id="123" w:date="2026-09-23T05:12:03Z">
                <w:del w:author="Animefor Me" w:id="15" w:date="2026-09-29T09:36:34Z"/>
              </w:ins>
            </w:sdtContent>
          </w:sdt>
        </w:p>
      </w:sdtContent>
    </w:sdt>
    <w:sdt>
      <w:sdtPr>
        <w:id w:val="1377354947"/>
        <w:tag w:val="goog_rdk_1698"/>
      </w:sdtPr>
      <w:sdtContent>
        <w:p w:rsidR="00000000" w:rsidDel="00000000" w:rsidP="00000000" w:rsidRDefault="00000000" w:rsidRPr="00000000" w14:paraId="00000146">
          <w:pPr>
            <w:numPr>
              <w:ilvl w:val="1"/>
              <w:numId w:val="2"/>
            </w:numPr>
            <w:ind w:left="502" w:hanging="360"/>
            <w:rPr>
              <w:ins w:author="Abinaya Saravanan" w:id="123" w:date="2026-09-23T05:12:03Z"/>
              <w:del w:author="Animefor Me" w:id="15" w:date="2026-09-29T09:36:34Z"/>
            </w:rPr>
            <w:pPrChange w:author="Devika G" w:id="0" w:date="2026-10-01T08:48:34Z">
              <w:pPr>
                <w:numPr>
                  <w:ilvl w:val="1"/>
                  <w:numId w:val="9"/>
                </w:numPr>
                <w:ind w:left="502" w:hanging="360"/>
              </w:pPr>
            </w:pPrChange>
          </w:pPr>
          <w:sdt>
            <w:sdtPr>
              <w:id w:val="-436862707"/>
              <w:tag w:val="goog_rdk_1695"/>
            </w:sdtPr>
            <w:sdtContent>
              <w:ins w:author="Abinaya Saravanan" w:id="123" w:date="2026-09-23T05:12:03Z">
                <w:sdt>
                  <w:sdtPr>
                    <w:id w:val="1790778174"/>
                    <w:tag w:val="goog_rdk_1696"/>
                  </w:sdtPr>
                  <w:sdtContent>
                    <w:del w:author="Animefor Me" w:id="15" w:date="2026-09-29T09:36:34Z"/>
                  </w:sdtContent>
                </w:sdt>
              </w:ins>
              <w:sdt>
                <w:sdtPr>
                  <w:id w:val="1202562271"/>
                  <w:tag w:val="goog_rdk_1697"/>
                </w:sdtPr>
                <w:sdtContent>
                  <w:ins w:author="Abinaya Saravanan" w:id="123"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main();</w:delText>
                      </w:r>
                    </w:del>
                  </w:ins>
                </w:sdtContent>
              </w:sdt>
              <w:ins w:author="Abinaya Saravanan" w:id="123" w:date="2026-09-23T05:12:03Z">
                <w:del w:author="Animefor Me" w:id="15" w:date="2026-09-29T09:36:34Z"/>
              </w:ins>
            </w:sdtContent>
          </w:sdt>
        </w:p>
      </w:sdtContent>
    </w:sdt>
    <w:sdt>
      <w:sdtPr>
        <w:id w:val="-1963640589"/>
        <w:tag w:val="goog_rdk_1704"/>
      </w:sdtPr>
      <w:sdtContent>
        <w:p w:rsidR="00000000" w:rsidDel="00000000" w:rsidP="00000000" w:rsidRDefault="00000000" w:rsidRPr="00000000" w14:paraId="0000014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09093133"/>
              <w:tag w:val="goog_rdk_1701"/>
            </w:sdtPr>
            <w:sdtContent>
              <w:ins w:author="Rossi Rossi" w:id="118" w:date="2026-09-22T06:56:59Z">
                <w:sdt>
                  <w:sdtPr>
                    <w:id w:val="951591454"/>
                    <w:tag w:val="goog_rdk_1702"/>
                  </w:sdtPr>
                  <w:sdtContent>
                    <w:del w:author="Animefor Me" w:id="15" w:date="2026-09-29T09:36:34Z"/>
                  </w:sdtContent>
                </w:sdt>
              </w:ins>
              <w:sdt>
                <w:sdtPr>
                  <w:id w:val="-1164690663"/>
                  <w:tag w:val="goog_rdk_170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22891166"/>
        <w:tag w:val="goog_rdk_1708"/>
      </w:sdtPr>
      <w:sdtContent>
        <w:p w:rsidR="00000000" w:rsidDel="00000000" w:rsidP="00000000" w:rsidRDefault="00000000" w:rsidRPr="00000000" w14:paraId="0000014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61081086"/>
              <w:tag w:val="goog_rdk_1705"/>
            </w:sdtPr>
            <w:sdtContent>
              <w:ins w:author="Rossi Rossi" w:id="118" w:date="2026-09-22T06:56:59Z">
                <w:sdt>
                  <w:sdtPr>
                    <w:id w:val="132169285"/>
                    <w:tag w:val="goog_rdk_1706"/>
                  </w:sdtPr>
                  <w:sdtContent>
                    <w:del w:author="Animefor Me" w:id="15" w:date="2026-09-29T09:36:34Z"/>
                  </w:sdtContent>
                </w:sdt>
              </w:ins>
              <w:sdt>
                <w:sdtPr>
                  <w:id w:val="1888697854"/>
                  <w:tag w:val="goog_rdk_170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main();</w:delText>
                      </w:r>
                    </w:del>
                  </w:ins>
                </w:sdtContent>
              </w:sdt>
              <w:ins w:author="Rossi Rossi" w:id="118" w:date="2026-09-22T06:56:59Z">
                <w:del w:author="Animefor Me" w:id="15" w:date="2026-09-29T09:36:34Z"/>
              </w:ins>
            </w:sdtContent>
          </w:sdt>
        </w:p>
      </w:sdtContent>
    </w:sdt>
    <w:sdt>
      <w:sdtPr>
        <w:id w:val="1606513134"/>
        <w:tag w:val="goog_rdk_1712"/>
      </w:sdtPr>
      <w:sdtContent>
        <w:p w:rsidR="00000000" w:rsidDel="00000000" w:rsidP="00000000" w:rsidRDefault="00000000" w:rsidRPr="00000000" w14:paraId="0000014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00309627"/>
              <w:tag w:val="goog_rdk_1709"/>
            </w:sdtPr>
            <w:sdtContent>
              <w:ins w:author="Rossi Rossi" w:id="118" w:date="2026-09-22T06:56:59Z">
                <w:sdt>
                  <w:sdtPr>
                    <w:id w:val="1915900714"/>
                    <w:tag w:val="goog_rdk_1710"/>
                  </w:sdtPr>
                  <w:sdtContent>
                    <w:del w:author="Animefor Me" w:id="15" w:date="2026-09-29T09:36:34Z"/>
                  </w:sdtContent>
                </w:sdt>
              </w:ins>
              <w:sdt>
                <w:sdtPr>
                  <w:id w:val="527038241"/>
                  <w:tag w:val="goog_rdk_171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14662412"/>
        <w:tag w:val="goog_rdk_1716"/>
      </w:sdtPr>
      <w:sdtContent>
        <w:p w:rsidR="00000000" w:rsidDel="00000000" w:rsidP="00000000" w:rsidRDefault="00000000" w:rsidRPr="00000000" w14:paraId="0000014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92117072"/>
              <w:tag w:val="goog_rdk_1713"/>
            </w:sdtPr>
            <w:sdtContent>
              <w:ins w:author="Rossi Rossi" w:id="118" w:date="2026-09-22T06:56:59Z">
                <w:sdt>
                  <w:sdtPr>
                    <w:id w:val="1877424796"/>
                    <w:tag w:val="goog_rdk_1714"/>
                  </w:sdtPr>
                  <w:sdtContent>
                    <w:del w:author="Animefor Me" w:id="15" w:date="2026-09-29T09:36:34Z"/>
                  </w:sdtContent>
                </w:sdt>
              </w:ins>
              <w:sdt>
                <w:sdtPr>
                  <w:id w:val="1938633610"/>
                  <w:tag w:val="goog_rdk_171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w:delText>
                      </w:r>
                    </w:del>
                  </w:ins>
                </w:sdtContent>
              </w:sdt>
              <w:ins w:author="Rossi Rossi" w:id="118" w:date="2026-09-22T06:56:59Z">
                <w:del w:author="Animefor Me" w:id="15" w:date="2026-09-29T09:36:34Z"/>
              </w:ins>
            </w:sdtContent>
          </w:sdt>
        </w:p>
      </w:sdtContent>
    </w:sdt>
    <w:sdt>
      <w:sdtPr>
        <w:id w:val="819626262"/>
        <w:tag w:val="goog_rdk_1720"/>
      </w:sdtPr>
      <w:sdtContent>
        <w:p w:rsidR="00000000" w:rsidDel="00000000" w:rsidP="00000000" w:rsidRDefault="00000000" w:rsidRPr="00000000" w14:paraId="0000014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47174305"/>
              <w:tag w:val="goog_rdk_1717"/>
            </w:sdtPr>
            <w:sdtContent>
              <w:ins w:author="Rossi Rossi" w:id="118" w:date="2026-09-22T06:56:59Z">
                <w:sdt>
                  <w:sdtPr>
                    <w:id w:val="1510899367"/>
                    <w:tag w:val="goog_rdk_1718"/>
                  </w:sdtPr>
                  <w:sdtContent>
                    <w:del w:author="Animefor Me" w:id="15" w:date="2026-09-29T09:36:34Z"/>
                  </w:sdtContent>
                </w:sdt>
              </w:ins>
              <w:sdt>
                <w:sdtPr>
                  <w:id w:val="402981529"/>
                  <w:tag w:val="goog_rdk_171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22879702"/>
        <w:tag w:val="goog_rdk_1724"/>
      </w:sdtPr>
      <w:sdtContent>
        <w:p w:rsidR="00000000" w:rsidDel="00000000" w:rsidP="00000000" w:rsidRDefault="00000000" w:rsidRPr="00000000" w14:paraId="0000014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55940228"/>
              <w:tag w:val="goog_rdk_1721"/>
            </w:sdtPr>
            <w:sdtContent>
              <w:ins w:author="Rossi Rossi" w:id="118" w:date="2026-09-22T06:56:59Z">
                <w:sdt>
                  <w:sdtPr>
                    <w:id w:val="1650481285"/>
                    <w:tag w:val="goog_rdk_1722"/>
                  </w:sdtPr>
                  <w:sdtContent>
                    <w:del w:author="Animefor Me" w:id="15" w:date="2026-09-29T09:36:34Z"/>
                  </w:sdtContent>
                </w:sdt>
              </w:ins>
              <w:sdt>
                <w:sdtPr>
                  <w:id w:val="1074950997"/>
                  <w:tag w:val="goog_rdk_172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com.google.genai.Client;</w:delText>
                      </w:r>
                    </w:del>
                  </w:ins>
                </w:sdtContent>
              </w:sdt>
              <w:ins w:author="Rossi Rossi" w:id="118" w:date="2026-09-22T06:56:59Z">
                <w:del w:author="Animefor Me" w:id="15" w:date="2026-09-29T09:36:34Z"/>
              </w:ins>
            </w:sdtContent>
          </w:sdt>
        </w:p>
      </w:sdtContent>
    </w:sdt>
    <w:sdt>
      <w:sdtPr>
        <w:id w:val="-1100801870"/>
        <w:tag w:val="goog_rdk_1728"/>
      </w:sdtPr>
      <w:sdtContent>
        <w:p w:rsidR="00000000" w:rsidDel="00000000" w:rsidP="00000000" w:rsidRDefault="00000000" w:rsidRPr="00000000" w14:paraId="0000014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83221359"/>
              <w:tag w:val="goog_rdk_1725"/>
            </w:sdtPr>
            <w:sdtContent>
              <w:ins w:author="Rossi Rossi" w:id="118" w:date="2026-09-22T06:56:59Z">
                <w:sdt>
                  <w:sdtPr>
                    <w:id w:val="1003709625"/>
                    <w:tag w:val="goog_rdk_1726"/>
                  </w:sdtPr>
                  <w:sdtContent>
                    <w:del w:author="Animefor Me" w:id="15" w:date="2026-09-29T09:36:34Z"/>
                  </w:sdtContent>
                </w:sdt>
              </w:ins>
              <w:sdt>
                <w:sdtPr>
                  <w:id w:val="-287353655"/>
                  <w:tag w:val="goog_rdk_172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18" w:date="2026-09-22T06:56:59Z">
                <w:del w:author="Animefor Me" w:id="15" w:date="2026-09-29T09:36:34Z"/>
              </w:ins>
            </w:sdtContent>
          </w:sdt>
        </w:p>
      </w:sdtContent>
    </w:sdt>
    <w:sdt>
      <w:sdtPr>
        <w:id w:val="-150108083"/>
        <w:tag w:val="goog_rdk_1732"/>
      </w:sdtPr>
      <w:sdtContent>
        <w:p w:rsidR="00000000" w:rsidDel="00000000" w:rsidP="00000000" w:rsidRDefault="00000000" w:rsidRPr="00000000" w14:paraId="0000014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8746728"/>
              <w:tag w:val="goog_rdk_1729"/>
            </w:sdtPr>
            <w:sdtContent>
              <w:ins w:author="Rossi Rossi" w:id="118" w:date="2026-09-22T06:56:59Z">
                <w:sdt>
                  <w:sdtPr>
                    <w:id w:val="-541580294"/>
                    <w:tag w:val="goog_rdk_1730"/>
                  </w:sdtPr>
                  <w:sdtContent>
                    <w:del w:author="Animefor Me" w:id="15" w:date="2026-09-29T09:36:34Z"/>
                  </w:sdtContent>
                </w:sdt>
              </w:ins>
              <w:sdt>
                <w:sdtPr>
                  <w:id w:val="-379782544"/>
                  <w:tag w:val="goog_rdk_173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18" w:date="2026-09-22T06:56:59Z">
                <w:del w:author="Animefor Me" w:id="15" w:date="2026-09-29T09:36:34Z"/>
              </w:ins>
            </w:sdtContent>
          </w:sdt>
        </w:p>
      </w:sdtContent>
    </w:sdt>
    <w:sdt>
      <w:sdtPr>
        <w:id w:val="1286388985"/>
        <w:tag w:val="goog_rdk_1736"/>
      </w:sdtPr>
      <w:sdtContent>
        <w:p w:rsidR="00000000" w:rsidDel="00000000" w:rsidP="00000000" w:rsidRDefault="00000000" w:rsidRPr="00000000" w14:paraId="0000014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4345609"/>
              <w:tag w:val="goog_rdk_1733"/>
            </w:sdtPr>
            <w:sdtContent>
              <w:ins w:author="Rossi Rossi" w:id="118" w:date="2026-09-22T06:56:59Z">
                <w:sdt>
                  <w:sdtPr>
                    <w:id w:val="1055762875"/>
                    <w:tag w:val="goog_rdk_1734"/>
                  </w:sdtPr>
                  <w:sdtContent>
                    <w:del w:author="Animefor Me" w:id="15" w:date="2026-09-29T09:36:34Z"/>
                  </w:sdtContent>
                </w:sdt>
              </w:ins>
              <w:sdt>
                <w:sdtPr>
                  <w:id w:val="-1306117824"/>
                  <w:tag w:val="goog_rdk_173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18" w:date="2026-09-22T06:56:59Z">
                <w:del w:author="Animefor Me" w:id="15" w:date="2026-09-29T09:36:34Z"/>
              </w:ins>
            </w:sdtContent>
          </w:sdt>
        </w:p>
      </w:sdtContent>
    </w:sdt>
    <w:sdt>
      <w:sdtPr>
        <w:id w:val="1667404024"/>
        <w:tag w:val="goog_rdk_1742"/>
      </w:sdtPr>
      <w:sdtContent>
        <w:p w:rsidR="00000000" w:rsidDel="00000000" w:rsidP="00000000" w:rsidRDefault="00000000" w:rsidRPr="00000000" w14:paraId="0000015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51297235"/>
              <w:tag w:val="goog_rdk_1737"/>
            </w:sdtPr>
            <w:sdtContent>
              <w:ins w:author="Rossi Rossi" w:id="118" w:date="2026-09-22T06:56:59Z">
                <w:sdt>
                  <w:sdtPr>
                    <w:id w:val="218861622"/>
                    <w:tag w:val="goog_rdk_1738"/>
                  </w:sdtPr>
                  <w:sdtContent>
                    <w:del w:author="Animefor Me" w:id="15" w:date="2026-09-29T09:36:34Z"/>
                  </w:sdtContent>
                </w:sdt>
              </w:ins>
              <w:sdt>
                <w:sdtPr>
                  <w:id w:val="2009342818"/>
                  <w:tag w:val="goog_rdk_173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w:delText>
                      </w:r>
                    </w:del>
                  </w:ins>
                </w:sdtContent>
              </w:sdt>
              <w:ins w:author="Rossi Rossi" w:id="118" w:date="2026-09-22T06:56:59Z">
                <w:del w:author="Animefor Me" w:id="15" w:date="2026-09-29T09:36:34Z">
                  <w:sdt>
                    <w:sdtPr>
                      <w:id w:val="1754351099"/>
                      <w:tag w:val="goog_rdk_1740"/>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 </w:delText>
                      </w:r>
                    </w:sdtContent>
                  </w:sdt>
                  <w:sdt>
                    <w:sdtPr>
                      <w:id w:val="1979289689"/>
                      <w:tag w:val="goog_rdk_1741"/>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com.google.genai.gaos.models.interactions.Model;</w:delText>
                      </w:r>
                    </w:sdtContent>
                  </w:sdt>
                </w:del>
              </w:ins>
            </w:sdtContent>
          </w:sdt>
        </w:p>
      </w:sdtContent>
    </w:sdt>
    <w:sdt>
      <w:sdtPr>
        <w:id w:val="-2046516504"/>
        <w:tag w:val="goog_rdk_1748"/>
      </w:sdtPr>
      <w:sdtContent>
        <w:p w:rsidR="00000000" w:rsidDel="00000000" w:rsidP="00000000" w:rsidRDefault="00000000" w:rsidRPr="00000000" w14:paraId="0000015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10022896"/>
              <w:tag w:val="goog_rdk_1743"/>
            </w:sdtPr>
            <w:sdtContent>
              <w:ins w:author="Rossi Rossi" w:id="118" w:date="2026-09-22T06:56:59Z">
                <w:sdt>
                  <w:sdtPr>
                    <w:id w:val="-338834919"/>
                    <w:tag w:val="goog_rdk_1744"/>
                  </w:sdtPr>
                  <w:sdtContent>
                    <w:del w:author="Animefor Me" w:id="15" w:date="2026-09-29T09:36:34Z"/>
                  </w:sdtContent>
                </w:sdt>
              </w:ins>
              <w:sdt>
                <w:sdtPr>
                  <w:id w:val="306334080"/>
                  <w:tag w:val="goog_rdk_17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com.google.genai.gaos.models.operations.CreateIntera</w:delText>
                      </w:r>
                    </w:del>
                  </w:ins>
                </w:sdtContent>
              </w:sdt>
              <w:ins w:author="Rossi Rossi" w:id="118" w:date="2026-09-22T06:56:59Z">
                <w:del w:author="Animefor Me" w:id="15" w:date="2026-09-29T09:36:34Z">
                  <w:sdt>
                    <w:sdtPr>
                      <w:id w:val="-751407013"/>
                      <w:tag w:val="goog_rdk_1746"/>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cti</w:delText>
                      </w:r>
                    </w:sdtContent>
                  </w:sdt>
                  <w:sdt>
                    <w:sdtPr>
                      <w:id w:val="-305698447"/>
                      <w:tag w:val="goog_rdk_1747"/>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onRequestBody;</w:delText>
                      </w:r>
                    </w:sdtContent>
                  </w:sdt>
                </w:del>
              </w:ins>
            </w:sdtContent>
          </w:sdt>
        </w:p>
      </w:sdtContent>
    </w:sdt>
    <w:sdt>
      <w:sdtPr>
        <w:id w:val="-290408466"/>
        <w:tag w:val="goog_rdk_1752"/>
      </w:sdtPr>
      <w:sdtContent>
        <w:p w:rsidR="00000000" w:rsidDel="00000000" w:rsidP="00000000" w:rsidRDefault="00000000" w:rsidRPr="00000000" w14:paraId="0000015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42684233"/>
              <w:tag w:val="goog_rdk_1749"/>
            </w:sdtPr>
            <w:sdtContent>
              <w:ins w:author="Rossi Rossi" w:id="118" w:date="2026-09-22T06:56:59Z">
                <w:sdt>
                  <w:sdtPr>
                    <w:id w:val="338156656"/>
                    <w:tag w:val="goog_rdk_1750"/>
                  </w:sdtPr>
                  <w:sdtContent>
                    <w:del w:author="Animefor Me" w:id="15" w:date="2026-09-29T09:36:34Z"/>
                  </w:sdtContent>
                </w:sdt>
              </w:ins>
              <w:sdt>
                <w:sdtPr>
                  <w:id w:val="-492357669"/>
                  <w:tag w:val="goog_rdk_175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13119952"/>
        <w:tag w:val="goog_rdk_1756"/>
      </w:sdtPr>
      <w:sdtContent>
        <w:p w:rsidR="00000000" w:rsidDel="00000000" w:rsidP="00000000" w:rsidRDefault="00000000" w:rsidRPr="00000000" w14:paraId="0000015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83654148"/>
              <w:tag w:val="goog_rdk_1753"/>
            </w:sdtPr>
            <w:sdtContent>
              <w:ins w:author="Rossi Rossi" w:id="118" w:date="2026-09-22T06:56:59Z">
                <w:sdt>
                  <w:sdtPr>
                    <w:id w:val="-555536458"/>
                    <w:tag w:val="goog_rdk_1754"/>
                  </w:sdtPr>
                  <w:sdtContent>
                    <w:del w:author="Animefor Me" w:id="15" w:date="2026-09-29T09:36:34Z"/>
                  </w:sdtContent>
                </w:sdt>
              </w:ins>
              <w:sdt>
                <w:sdtPr>
                  <w:id w:val="748792229"/>
                  <w:tag w:val="goog_rdk_175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18" w:date="2026-09-22T06:56:59Z">
                <w:del w:author="Animefor Me" w:id="15" w:date="2026-09-29T09:36:34Z"/>
              </w:ins>
            </w:sdtContent>
          </w:sdt>
        </w:p>
      </w:sdtContent>
    </w:sdt>
    <w:sdt>
      <w:sdtPr>
        <w:id w:val="1688615848"/>
        <w:tag w:val="goog_rdk_1762"/>
      </w:sdtPr>
      <w:sdtContent>
        <w:p w:rsidR="00000000" w:rsidDel="00000000" w:rsidP="00000000" w:rsidRDefault="00000000" w:rsidRPr="00000000" w14:paraId="00000154">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313942631"/>
              <w:tag w:val="goog_rdk_1759"/>
            </w:sdtPr>
            <w:sdtContent>
              <w:ins w:author="Abinaya Saravanan" w:id="124" w:date="2026-09-23T05:13:06Z">
                <w:sdt>
                  <w:sdtPr>
                    <w:id w:val="1211861335"/>
                    <w:tag w:val="goog_rdk_1760"/>
                  </w:sdtPr>
                  <w:sdtContent>
                    <w:del w:author="Animefor Me" w:id="15" w:date="2026-09-29T09:36:34Z"/>
                  </w:sdtContent>
                </w:sdt>
              </w:ins>
              <w:sdt>
                <w:sdtPr>
                  <w:id w:val="1292590383"/>
                  <w:tag w:val="goog_rdk_176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24" w:date="2026-09-23T05:13:06Z">
                <w:del w:author="Animefor Me" w:id="15" w:date="2026-09-29T09:36:34Z"/>
              </w:ins>
            </w:sdtContent>
          </w:sdt>
        </w:p>
      </w:sdtContent>
    </w:sdt>
    <w:sdt>
      <w:sdtPr>
        <w:id w:val="-163597213"/>
        <w:tag w:val="goog_rdk_1766"/>
      </w:sdtPr>
      <w:sdtContent>
        <w:p w:rsidR="00000000" w:rsidDel="00000000" w:rsidP="00000000" w:rsidRDefault="00000000" w:rsidRPr="00000000" w14:paraId="00000155">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20531756"/>
              <w:tag w:val="goog_rdk_1763"/>
            </w:sdtPr>
            <w:sdtContent>
              <w:ins w:author="Abinaya Saravanan" w:id="124" w:date="2026-09-23T05:13:06Z">
                <w:sdt>
                  <w:sdtPr>
                    <w:id w:val="-1720841215"/>
                    <w:tag w:val="goog_rdk_1764"/>
                  </w:sdtPr>
                  <w:sdtContent>
                    <w:del w:author="Animefor Me" w:id="15" w:date="2026-09-29T09:36:34Z"/>
                  </w:sdtContent>
                </w:sdt>
              </w:ins>
              <w:sdt>
                <w:sdtPr>
                  <w:id w:val="-1482280304"/>
                  <w:tag w:val="goog_rdk_176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24" w:date="2026-09-23T05:13:06Z">
                <w:del w:author="Animefor Me" w:id="15" w:date="2026-09-29T09:36:34Z"/>
              </w:ins>
            </w:sdtContent>
          </w:sdt>
        </w:p>
      </w:sdtContent>
    </w:sdt>
    <w:sdt>
      <w:sdtPr>
        <w:id w:val="-1490864498"/>
        <w:tag w:val="goog_rdk_1770"/>
      </w:sdtPr>
      <w:sdtContent>
        <w:p w:rsidR="00000000" w:rsidDel="00000000" w:rsidP="00000000" w:rsidRDefault="00000000" w:rsidRPr="00000000" w14:paraId="00000156">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554384613"/>
              <w:tag w:val="goog_rdk_1767"/>
            </w:sdtPr>
            <w:sdtContent>
              <w:ins w:author="Abinaya Saravanan" w:id="124" w:date="2026-09-23T05:13:06Z">
                <w:sdt>
                  <w:sdtPr>
                    <w:id w:val="-228378846"/>
                    <w:tag w:val="goog_rdk_1768"/>
                  </w:sdtPr>
                  <w:sdtContent>
                    <w:del w:author="Animefor Me" w:id="15" w:date="2026-09-29T09:36:34Z"/>
                  </w:sdtContent>
                </w:sdt>
              </w:ins>
              <w:sdt>
                <w:sdtPr>
                  <w:id w:val="-171359414"/>
                  <w:tag w:val="goog_rdk_176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24" w:date="2026-09-23T05:13:06Z">
                <w:del w:author="Animefor Me" w:id="15" w:date="2026-09-29T09:36:34Z"/>
              </w:ins>
            </w:sdtContent>
          </w:sdt>
        </w:p>
      </w:sdtContent>
    </w:sdt>
    <w:sdt>
      <w:sdtPr>
        <w:id w:val="-254431846"/>
        <w:tag w:val="goog_rdk_1774"/>
      </w:sdtPr>
      <w:sdtContent>
        <w:p w:rsidR="00000000" w:rsidDel="00000000" w:rsidP="00000000" w:rsidRDefault="00000000" w:rsidRPr="00000000" w14:paraId="00000157">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342623128"/>
              <w:tag w:val="goog_rdk_1771"/>
            </w:sdtPr>
            <w:sdtContent>
              <w:ins w:author="Abinaya Saravanan" w:id="124" w:date="2026-09-23T05:13:06Z">
                <w:sdt>
                  <w:sdtPr>
                    <w:id w:val="383829576"/>
                    <w:tag w:val="goog_rdk_1772"/>
                  </w:sdtPr>
                  <w:sdtContent>
                    <w:del w:author="Animefor Me" w:id="15" w:date="2026-09-29T09:36:34Z"/>
                  </w:sdtContent>
                </w:sdt>
              </w:ins>
              <w:sdt>
                <w:sdtPr>
                  <w:id w:val="-2014037606"/>
                  <w:tag w:val="goog_rdk_177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24" w:date="2026-09-23T05:13:06Z">
                <w:del w:author="Animefor Me" w:id="15" w:date="2026-09-29T09:36:34Z"/>
              </w:ins>
            </w:sdtContent>
          </w:sdt>
        </w:p>
      </w:sdtContent>
    </w:sdt>
    <w:sdt>
      <w:sdtPr>
        <w:id w:val="1862274594"/>
        <w:tag w:val="goog_rdk_1778"/>
      </w:sdtPr>
      <w:sdtContent>
        <w:p w:rsidR="00000000" w:rsidDel="00000000" w:rsidP="00000000" w:rsidRDefault="00000000" w:rsidRPr="00000000" w14:paraId="00000158">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525957896"/>
              <w:tag w:val="goog_rdk_1775"/>
            </w:sdtPr>
            <w:sdtContent>
              <w:ins w:author="Abinaya Saravanan" w:id="124" w:date="2026-09-23T05:13:06Z">
                <w:sdt>
                  <w:sdtPr>
                    <w:id w:val="-1583290206"/>
                    <w:tag w:val="goog_rdk_1776"/>
                  </w:sdtPr>
                  <w:sdtContent>
                    <w:del w:author="Animefor Me" w:id="15" w:date="2026-09-29T09:36:34Z"/>
                  </w:sdtContent>
                </w:sdt>
              </w:ins>
              <w:sdt>
                <w:sdtPr>
                  <w:id w:val="-2132166353"/>
                  <w:tag w:val="goog_rdk_1777"/>
                </w:sdtPr>
                <w:sdtContent>
                  <w:ins w:author="Abinaya Saravanan" w:id="124" w:date="2026-09-23T05:13:06Z">
                    <w:del w:author="Animefor Me" w:id="15" w:date="2026-09-29T09:36:34Z">
                      <w:r w:rsidDel="00000000" w:rsidR="00000000" w:rsidRPr="00000000">
                        <w:rPr>
                          <w:rtl w:val="0"/>
                        </w:rPr>
                      </w:r>
                    </w:del>
                  </w:ins>
                </w:sdtContent>
              </w:sdt>
              <w:ins w:author="Abinaya Saravanan" w:id="124" w:date="2026-09-23T05:13:06Z">
                <w:del w:author="Animefor Me" w:id="15" w:date="2026-09-29T09:36:34Z"/>
              </w:ins>
            </w:sdtContent>
          </w:sdt>
        </w:p>
      </w:sdtContent>
    </w:sdt>
    <w:sdt>
      <w:sdtPr>
        <w:id w:val="48726408"/>
        <w:tag w:val="goog_rdk_1782"/>
      </w:sdtPr>
      <w:sdtContent>
        <w:p w:rsidR="00000000" w:rsidDel="00000000" w:rsidP="00000000" w:rsidRDefault="00000000" w:rsidRPr="00000000" w14:paraId="00000159">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312596408"/>
              <w:tag w:val="goog_rdk_1779"/>
            </w:sdtPr>
            <w:sdtContent>
              <w:ins w:author="Abinaya Saravanan" w:id="124" w:date="2026-09-23T05:13:06Z">
                <w:sdt>
                  <w:sdtPr>
                    <w:id w:val="320996031"/>
                    <w:tag w:val="goog_rdk_1780"/>
                  </w:sdtPr>
                  <w:sdtContent>
                    <w:del w:author="Animefor Me" w:id="15" w:date="2026-09-29T09:36:34Z"/>
                  </w:sdtContent>
                </w:sdt>
              </w:ins>
              <w:sdt>
                <w:sdtPr>
                  <w:id w:val="-1393427966"/>
                  <w:tag w:val="goog_rdk_178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24" w:date="2026-09-23T05:13:06Z">
                <w:del w:author="Animefor Me" w:id="15" w:date="2026-09-29T09:36:34Z"/>
              </w:ins>
            </w:sdtContent>
          </w:sdt>
        </w:p>
      </w:sdtContent>
    </w:sdt>
    <w:sdt>
      <w:sdtPr>
        <w:id w:val="719763408"/>
        <w:tag w:val="goog_rdk_1786"/>
      </w:sdtPr>
      <w:sdtContent>
        <w:p w:rsidR="00000000" w:rsidDel="00000000" w:rsidP="00000000" w:rsidRDefault="00000000" w:rsidRPr="00000000" w14:paraId="0000015A">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50707682"/>
              <w:tag w:val="goog_rdk_1783"/>
            </w:sdtPr>
            <w:sdtContent>
              <w:ins w:author="Abinaya Saravanan" w:id="124" w:date="2026-09-23T05:13:06Z">
                <w:sdt>
                  <w:sdtPr>
                    <w:id w:val="-645174358"/>
                    <w:tag w:val="goog_rdk_1784"/>
                  </w:sdtPr>
                  <w:sdtContent>
                    <w:del w:author="Animefor Me" w:id="15" w:date="2026-09-29T09:36:34Z"/>
                  </w:sdtContent>
                </w:sdt>
              </w:ins>
              <w:sdt>
                <w:sdtPr>
                  <w:id w:val="-1937182659"/>
                  <w:tag w:val="goog_rdk_178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24" w:date="2026-09-23T05:13:06Z">
                <w:del w:author="Animefor Me" w:id="15" w:date="2026-09-29T09:36:34Z"/>
              </w:ins>
            </w:sdtContent>
          </w:sdt>
        </w:p>
      </w:sdtContent>
    </w:sdt>
    <w:sdt>
      <w:sdtPr>
        <w:id w:val="-255658784"/>
        <w:tag w:val="goog_rdk_1790"/>
      </w:sdtPr>
      <w:sdtContent>
        <w:p w:rsidR="00000000" w:rsidDel="00000000" w:rsidP="00000000" w:rsidRDefault="00000000" w:rsidRPr="00000000" w14:paraId="0000015B">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200528958"/>
              <w:tag w:val="goog_rdk_1787"/>
            </w:sdtPr>
            <w:sdtContent>
              <w:ins w:author="Abinaya Saravanan" w:id="124" w:date="2026-09-23T05:13:06Z">
                <w:sdt>
                  <w:sdtPr>
                    <w:id w:val="129646081"/>
                    <w:tag w:val="goog_rdk_1788"/>
                  </w:sdtPr>
                  <w:sdtContent>
                    <w:del w:author="Animefor Me" w:id="15" w:date="2026-09-29T09:36:34Z"/>
                  </w:sdtContent>
                </w:sdt>
              </w:ins>
              <w:sdt>
                <w:sdtPr>
                  <w:id w:val="2137422031"/>
                  <w:tag w:val="goog_rdk_178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Code implementation for Google GenAI Interaction</w:delText>
                      </w:r>
                    </w:del>
                  </w:ins>
                </w:sdtContent>
              </w:sdt>
              <w:ins w:author="Abinaya Saravanan" w:id="124" w:date="2026-09-23T05:13:06Z">
                <w:del w:author="Animefor Me" w:id="15" w:date="2026-09-29T09:36:34Z"/>
              </w:ins>
            </w:sdtContent>
          </w:sdt>
        </w:p>
      </w:sdtContent>
    </w:sdt>
    <w:sdt>
      <w:sdtPr>
        <w:id w:val="427080786"/>
        <w:tag w:val="goog_rdk_1794"/>
      </w:sdtPr>
      <w:sdtContent>
        <w:p w:rsidR="00000000" w:rsidDel="00000000" w:rsidP="00000000" w:rsidRDefault="00000000" w:rsidRPr="00000000" w14:paraId="0000015C">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019962478"/>
              <w:tag w:val="goog_rdk_1791"/>
            </w:sdtPr>
            <w:sdtContent>
              <w:ins w:author="Abinaya Saravanan" w:id="124" w:date="2026-09-23T05:13:06Z">
                <w:sdt>
                  <w:sdtPr>
                    <w:id w:val="1004446438"/>
                    <w:tag w:val="goog_rdk_1792"/>
                  </w:sdtPr>
                  <w:sdtContent>
                    <w:del w:author="Animefor Me" w:id="15" w:date="2026-09-29T09:36:34Z"/>
                  </w:sdtContent>
                </w:sdt>
              </w:ins>
              <w:sdt>
                <w:sdtPr>
                  <w:id w:val="1313231618"/>
                  <w:tag w:val="goog_rdk_179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24" w:date="2026-09-23T05:13:06Z">
                <w:del w:author="Animefor Me" w:id="15" w:date="2026-09-29T09:36:34Z"/>
              </w:ins>
            </w:sdtContent>
          </w:sdt>
        </w:p>
      </w:sdtContent>
    </w:sdt>
    <w:sdt>
      <w:sdtPr>
        <w:id w:val="-1070255412"/>
        <w:tag w:val="goog_rdk_1798"/>
      </w:sdtPr>
      <w:sdtContent>
        <w:p w:rsidR="00000000" w:rsidDel="00000000" w:rsidP="00000000" w:rsidRDefault="00000000" w:rsidRPr="00000000" w14:paraId="0000015D">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994862850"/>
              <w:tag w:val="goog_rdk_1795"/>
            </w:sdtPr>
            <w:sdtContent>
              <w:ins w:author="Abinaya Saravanan" w:id="124" w:date="2026-09-23T05:13:06Z">
                <w:sdt>
                  <w:sdtPr>
                    <w:id w:val="878912614"/>
                    <w:tag w:val="goog_rdk_1796"/>
                  </w:sdtPr>
                  <w:sdtContent>
                    <w:del w:author="Animefor Me" w:id="15" w:date="2026-09-29T09:36:34Z"/>
                  </w:sdtContent>
                </w:sdt>
              </w:ins>
              <w:sdt>
                <w:sdtPr>
                  <w:id w:val="-844573573"/>
                  <w:tag w:val="goog_rdk_179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4" w:date="2026-09-23T05:13:06Z">
                <w:del w:author="Animefor Me" w:id="15" w:date="2026-09-29T09:36:34Z"/>
              </w:ins>
            </w:sdtContent>
          </w:sdt>
        </w:p>
      </w:sdtContent>
    </w:sdt>
    <w:sdt>
      <w:sdtPr>
        <w:id w:val="1687589630"/>
        <w:tag w:val="goog_rdk_1802"/>
      </w:sdtPr>
      <w:sdtContent>
        <w:p w:rsidR="00000000" w:rsidDel="00000000" w:rsidP="00000000" w:rsidRDefault="00000000" w:rsidRPr="00000000" w14:paraId="0000015E">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132398610"/>
              <w:tag w:val="goog_rdk_1799"/>
            </w:sdtPr>
            <w:sdtContent>
              <w:ins w:author="Abinaya Saravanan" w:id="124" w:date="2026-09-23T05:13:06Z">
                <w:sdt>
                  <w:sdtPr>
                    <w:id w:val="1130688832"/>
                    <w:tag w:val="goog_rdk_1800"/>
                  </w:sdtPr>
                  <w:sdtContent>
                    <w:del w:author="Animefor Me" w:id="15" w:date="2026-09-29T09:36:34Z"/>
                  </w:sdtContent>
                </w:sdt>
              </w:ins>
              <w:sdt>
                <w:sdtPr>
                  <w:id w:val="-1422615319"/>
                  <w:tag w:val="goog_rdk_180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4" w:date="2026-09-23T05:13:06Z">
                <w:del w:author="Animefor Me" w:id="15" w:date="2026-09-29T09:36:34Z"/>
              </w:ins>
            </w:sdtContent>
          </w:sdt>
        </w:p>
      </w:sdtContent>
    </w:sdt>
    <w:sdt>
      <w:sdtPr>
        <w:id w:val="861884757"/>
        <w:tag w:val="goog_rdk_1806"/>
      </w:sdtPr>
      <w:sdtContent>
        <w:p w:rsidR="00000000" w:rsidDel="00000000" w:rsidP="00000000" w:rsidRDefault="00000000" w:rsidRPr="00000000" w14:paraId="0000015F">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703606752"/>
              <w:tag w:val="goog_rdk_1803"/>
            </w:sdtPr>
            <w:sdtContent>
              <w:ins w:author="Abinaya Saravanan" w:id="124" w:date="2026-09-23T05:13:06Z">
                <w:sdt>
                  <w:sdtPr>
                    <w:id w:val="-1861409395"/>
                    <w:tag w:val="goog_rdk_1804"/>
                  </w:sdtPr>
                  <w:sdtContent>
                    <w:del w:author="Animefor Me" w:id="15" w:date="2026-09-29T09:36:34Z"/>
                  </w:sdtContent>
                </w:sdt>
              </w:ins>
              <w:sdt>
                <w:sdtPr>
                  <w:id w:val="-1750285045"/>
                  <w:tag w:val="goog_rdk_180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24" w:date="2026-09-23T05:13:06Z">
                <w:del w:author="Animefor Me" w:id="15" w:date="2026-09-29T09:36:34Z"/>
              </w:ins>
            </w:sdtContent>
          </w:sdt>
        </w:p>
      </w:sdtContent>
    </w:sdt>
    <w:sdt>
      <w:sdtPr>
        <w:id w:val="319605991"/>
        <w:tag w:val="goog_rdk_1810"/>
      </w:sdtPr>
      <w:sdtContent>
        <w:p w:rsidR="00000000" w:rsidDel="00000000" w:rsidP="00000000" w:rsidRDefault="00000000" w:rsidRPr="00000000" w14:paraId="00000160">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922552975"/>
              <w:tag w:val="goog_rdk_1807"/>
            </w:sdtPr>
            <w:sdtContent>
              <w:ins w:author="Abinaya Saravanan" w:id="124" w:date="2026-09-23T05:13:06Z">
                <w:sdt>
                  <w:sdtPr>
                    <w:id w:val="1658877302"/>
                    <w:tag w:val="goog_rdk_1808"/>
                  </w:sdtPr>
                  <w:sdtContent>
                    <w:del w:author="Animefor Me" w:id="15" w:date="2026-09-29T09:36:34Z"/>
                  </w:sdtContent>
                </w:sdt>
              </w:ins>
              <w:sdt>
                <w:sdtPr>
                  <w:id w:val="1372995636"/>
                  <w:tag w:val="goog_rdk_180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24" w:date="2026-09-23T05:13:06Z">
                <w:del w:author="Animefor Me" w:id="15" w:date="2026-09-29T09:36:34Z"/>
              </w:ins>
            </w:sdtContent>
          </w:sdt>
        </w:p>
      </w:sdtContent>
    </w:sdt>
    <w:sdt>
      <w:sdtPr>
        <w:id w:val="-1165253617"/>
        <w:tag w:val="goog_rdk_1814"/>
      </w:sdtPr>
      <w:sdtContent>
        <w:p w:rsidR="00000000" w:rsidDel="00000000" w:rsidP="00000000" w:rsidRDefault="00000000" w:rsidRPr="00000000" w14:paraId="00000161">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676732858"/>
              <w:tag w:val="goog_rdk_1811"/>
            </w:sdtPr>
            <w:sdtContent>
              <w:ins w:author="Abinaya Saravanan" w:id="124" w:date="2026-09-23T05:13:06Z">
                <w:sdt>
                  <w:sdtPr>
                    <w:id w:val="1021041018"/>
                    <w:tag w:val="goog_rdk_1812"/>
                  </w:sdtPr>
                  <w:sdtContent>
                    <w:del w:author="Animefor Me" w:id="15" w:date="2026-09-29T09:36:34Z"/>
                  </w:sdtContent>
                </w:sdt>
              </w:ins>
              <w:sdt>
                <w:sdtPr>
                  <w:id w:val="-1066766873"/>
                  <w:tag w:val="goog_rdk_181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24" w:date="2026-09-23T05:13:06Z">
                <w:del w:author="Animefor Me" w:id="15" w:date="2026-09-29T09:36:34Z"/>
              </w:ins>
            </w:sdtContent>
          </w:sdt>
        </w:p>
      </w:sdtContent>
    </w:sdt>
    <w:sdt>
      <w:sdtPr>
        <w:id w:val="-367456075"/>
        <w:tag w:val="goog_rdk_1818"/>
      </w:sdtPr>
      <w:sdtContent>
        <w:p w:rsidR="00000000" w:rsidDel="00000000" w:rsidP="00000000" w:rsidRDefault="00000000" w:rsidRPr="00000000" w14:paraId="00000162">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059447289"/>
              <w:tag w:val="goog_rdk_1815"/>
            </w:sdtPr>
            <w:sdtContent>
              <w:ins w:author="Abinaya Saravanan" w:id="124" w:date="2026-09-23T05:13:06Z">
                <w:sdt>
                  <w:sdtPr>
                    <w:id w:val="405935194"/>
                    <w:tag w:val="goog_rdk_1816"/>
                  </w:sdtPr>
                  <w:sdtContent>
                    <w:del w:author="Animefor Me" w:id="15" w:date="2026-09-29T09:36:34Z"/>
                  </w:sdtContent>
                </w:sdt>
              </w:ins>
              <w:sdt>
                <w:sdtPr>
                  <w:id w:val="1804869232"/>
                  <w:tag w:val="goog_rdk_181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24" w:date="2026-09-23T05:13:06Z">
                <w:del w:author="Animefor Me" w:id="15" w:date="2026-09-29T09:36:34Z"/>
              </w:ins>
            </w:sdtContent>
          </w:sdt>
        </w:p>
      </w:sdtContent>
    </w:sdt>
    <w:sdt>
      <w:sdtPr>
        <w:id w:val="916578300"/>
        <w:tag w:val="goog_rdk_1822"/>
      </w:sdtPr>
      <w:sdtContent>
        <w:p w:rsidR="00000000" w:rsidDel="00000000" w:rsidP="00000000" w:rsidRDefault="00000000" w:rsidRPr="00000000" w14:paraId="00000163">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599865255"/>
              <w:tag w:val="goog_rdk_1819"/>
            </w:sdtPr>
            <w:sdtContent>
              <w:ins w:author="Abinaya Saravanan" w:id="124" w:date="2026-09-23T05:13:06Z">
                <w:sdt>
                  <w:sdtPr>
                    <w:id w:val="1710698997"/>
                    <w:tag w:val="goog_rdk_1820"/>
                  </w:sdtPr>
                  <w:sdtContent>
                    <w:del w:author="Animefor Me" w:id="15" w:date="2026-09-29T09:36:34Z"/>
                  </w:sdtContent>
                </w:sdt>
              </w:ins>
              <w:sdt>
                <w:sdtPr>
                  <w:id w:val="-1632667211"/>
                  <w:tag w:val="goog_rdk_1821"/>
                </w:sdtPr>
                <w:sdtContent>
                  <w:ins w:author="Abinaya Saravanan" w:id="124" w:date="2026-09-23T05:13:06Z">
                    <w:del w:author="Animefor Me" w:id="15" w:date="2026-09-29T09:36:34Z">
                      <w:r w:rsidDel="00000000" w:rsidR="00000000" w:rsidRPr="00000000">
                        <w:rPr>
                          <w:rtl w:val="0"/>
                        </w:rPr>
                      </w:r>
                    </w:del>
                  </w:ins>
                </w:sdtContent>
              </w:sdt>
              <w:ins w:author="Abinaya Saravanan" w:id="124" w:date="2026-09-23T05:13:06Z">
                <w:del w:author="Animefor Me" w:id="15" w:date="2026-09-29T09:36:34Z"/>
              </w:ins>
            </w:sdtContent>
          </w:sdt>
        </w:p>
      </w:sdtContent>
    </w:sdt>
    <w:sdt>
      <w:sdtPr>
        <w:id w:val="-963582276"/>
        <w:tag w:val="goog_rdk_1826"/>
      </w:sdtPr>
      <w:sdtContent>
        <w:p w:rsidR="00000000" w:rsidDel="00000000" w:rsidP="00000000" w:rsidRDefault="00000000" w:rsidRPr="00000000" w14:paraId="00000164">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060853485"/>
              <w:tag w:val="goog_rdk_1823"/>
            </w:sdtPr>
            <w:sdtContent>
              <w:ins w:author="Abinaya Saravanan" w:id="124" w:date="2026-09-23T05:13:06Z">
                <w:sdt>
                  <w:sdtPr>
                    <w:id w:val="-1992534388"/>
                    <w:tag w:val="goog_rdk_1824"/>
                  </w:sdtPr>
                  <w:sdtContent>
                    <w:del w:author="Animefor Me" w:id="15" w:date="2026-09-29T09:36:34Z"/>
                  </w:sdtContent>
                </w:sdt>
              </w:ins>
              <w:sdt>
                <w:sdtPr>
                  <w:id w:val="576491536"/>
                  <w:tag w:val="goog_rdk_182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24" w:date="2026-09-23T05:13:06Z">
                <w:del w:author="Animefor Me" w:id="15" w:date="2026-09-29T09:36:34Z"/>
              </w:ins>
            </w:sdtContent>
          </w:sdt>
        </w:p>
      </w:sdtContent>
    </w:sdt>
    <w:sdt>
      <w:sdtPr>
        <w:id w:val="-820507034"/>
        <w:tag w:val="goog_rdk_1830"/>
      </w:sdtPr>
      <w:sdtContent>
        <w:p w:rsidR="00000000" w:rsidDel="00000000" w:rsidP="00000000" w:rsidRDefault="00000000" w:rsidRPr="00000000" w14:paraId="00000165">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420368928"/>
              <w:tag w:val="goog_rdk_1827"/>
            </w:sdtPr>
            <w:sdtContent>
              <w:ins w:author="Abinaya Saravanan" w:id="124" w:date="2026-09-23T05:13:06Z">
                <w:sdt>
                  <w:sdtPr>
                    <w:id w:val="-1487962101"/>
                    <w:tag w:val="goog_rdk_1828"/>
                  </w:sdtPr>
                  <w:sdtContent>
                    <w:del w:author="Animefor Me" w:id="15" w:date="2026-09-29T09:36:34Z"/>
                  </w:sdtContent>
                </w:sdt>
              </w:ins>
              <w:sdt>
                <w:sdtPr>
                  <w:id w:val="1789365149"/>
                  <w:tag w:val="goog_rdk_182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24" w:date="2026-09-23T05:13:06Z">
                <w:del w:author="Animefor Me" w:id="15" w:date="2026-09-29T09:36:34Z"/>
              </w:ins>
            </w:sdtContent>
          </w:sdt>
        </w:p>
      </w:sdtContent>
    </w:sdt>
    <w:sdt>
      <w:sdtPr>
        <w:id w:val="-1714138324"/>
        <w:tag w:val="goog_rdk_1834"/>
      </w:sdtPr>
      <w:sdtContent>
        <w:p w:rsidR="00000000" w:rsidDel="00000000" w:rsidP="00000000" w:rsidRDefault="00000000" w:rsidRPr="00000000" w14:paraId="00000166">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42459226"/>
              <w:tag w:val="goog_rdk_1831"/>
            </w:sdtPr>
            <w:sdtContent>
              <w:ins w:author="Abinaya Saravanan" w:id="124" w:date="2026-09-23T05:13:06Z">
                <w:sdt>
                  <w:sdtPr>
                    <w:id w:val="2101350871"/>
                    <w:tag w:val="goog_rdk_1832"/>
                  </w:sdtPr>
                  <w:sdtContent>
                    <w:del w:author="Animefor Me" w:id="15" w:date="2026-09-29T09:36:34Z"/>
                  </w:sdtContent>
                </w:sdt>
              </w:ins>
              <w:sdt>
                <w:sdtPr>
                  <w:id w:val="-698827765"/>
                  <w:tag w:val="goog_rdk_183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4" w:date="2026-09-23T05:13:06Z">
                <w:del w:author="Animefor Me" w:id="15" w:date="2026-09-29T09:36:34Z"/>
              </w:ins>
            </w:sdtContent>
          </w:sdt>
        </w:p>
      </w:sdtContent>
    </w:sdt>
    <w:sdt>
      <w:sdtPr>
        <w:id w:val="-1082240542"/>
        <w:tag w:val="goog_rdk_1838"/>
      </w:sdtPr>
      <w:sdtContent>
        <w:p w:rsidR="00000000" w:rsidDel="00000000" w:rsidP="00000000" w:rsidRDefault="00000000" w:rsidRPr="00000000" w14:paraId="00000167">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327028571"/>
              <w:tag w:val="goog_rdk_1835"/>
            </w:sdtPr>
            <w:sdtContent>
              <w:ins w:author="Abinaya Saravanan" w:id="124" w:date="2026-09-23T05:13:06Z">
                <w:sdt>
                  <w:sdtPr>
                    <w:id w:val="-1833810325"/>
                    <w:tag w:val="goog_rdk_1836"/>
                  </w:sdtPr>
                  <w:sdtContent>
                    <w:del w:author="Animefor Me" w:id="15" w:date="2026-09-29T09:36:34Z"/>
                  </w:sdtContent>
                </w:sdt>
              </w:ins>
              <w:sdt>
                <w:sdtPr>
                  <w:id w:val="11141023"/>
                  <w:tag w:val="goog_rdk_183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124" w:date="2026-09-23T05:13:06Z">
                <w:del w:author="Animefor Me" w:id="15" w:date="2026-09-29T09:36:34Z"/>
              </w:ins>
            </w:sdtContent>
          </w:sdt>
        </w:p>
      </w:sdtContent>
    </w:sdt>
    <w:sdt>
      <w:sdtPr>
        <w:id w:val="342246066"/>
        <w:tag w:val="goog_rdk_1842"/>
      </w:sdtPr>
      <w:sdtContent>
        <w:p w:rsidR="00000000" w:rsidDel="00000000" w:rsidP="00000000" w:rsidRDefault="00000000" w:rsidRPr="00000000" w14:paraId="00000168">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117033179"/>
              <w:tag w:val="goog_rdk_1839"/>
            </w:sdtPr>
            <w:sdtContent>
              <w:ins w:author="Abinaya Saravanan" w:id="124" w:date="2026-09-23T05:13:06Z">
                <w:sdt>
                  <w:sdtPr>
                    <w:id w:val="-89070018"/>
                    <w:tag w:val="goog_rdk_1840"/>
                  </w:sdtPr>
                  <w:sdtContent>
                    <w:del w:author="Animefor Me" w:id="15" w:date="2026-09-29T09:36:34Z"/>
                  </w:sdtContent>
                </w:sdt>
              </w:ins>
              <w:sdt>
                <w:sdtPr>
                  <w:id w:val="1994800773"/>
                  <w:tag w:val="goog_rdk_184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124" w:date="2026-09-23T05:13:06Z">
                <w:del w:author="Animefor Me" w:id="15" w:date="2026-09-29T09:36:34Z"/>
              </w:ins>
            </w:sdtContent>
          </w:sdt>
        </w:p>
      </w:sdtContent>
    </w:sdt>
    <w:sdt>
      <w:sdtPr>
        <w:id w:val="1510176802"/>
        <w:tag w:val="goog_rdk_1846"/>
      </w:sdtPr>
      <w:sdtContent>
        <w:p w:rsidR="00000000" w:rsidDel="00000000" w:rsidP="00000000" w:rsidRDefault="00000000" w:rsidRPr="00000000" w14:paraId="00000169">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088337763"/>
              <w:tag w:val="goog_rdk_1843"/>
            </w:sdtPr>
            <w:sdtContent>
              <w:ins w:author="Abinaya Saravanan" w:id="124" w:date="2026-09-23T05:13:06Z">
                <w:sdt>
                  <w:sdtPr>
                    <w:id w:val="-1899111339"/>
                    <w:tag w:val="goog_rdk_1844"/>
                  </w:sdtPr>
                  <w:sdtContent>
                    <w:del w:author="Animefor Me" w:id="15" w:date="2026-09-29T09:36:34Z"/>
                  </w:sdtContent>
                </w:sdt>
              </w:ins>
              <w:sdt>
                <w:sdtPr>
                  <w:id w:val="1696266490"/>
                  <w:tag w:val="goog_rdk_184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.model(Model.of("gemini-1.5-flash"))</w:delText>
                      </w:r>
                    </w:del>
                  </w:ins>
                </w:sdtContent>
              </w:sdt>
              <w:ins w:author="Abinaya Saravanan" w:id="124" w:date="2026-09-23T05:13:06Z">
                <w:del w:author="Animefor Me" w:id="15" w:date="2026-09-29T09:36:34Z"/>
              </w:ins>
            </w:sdtContent>
          </w:sdt>
        </w:p>
      </w:sdtContent>
    </w:sdt>
    <w:sdt>
      <w:sdtPr>
        <w:id w:val="488949004"/>
        <w:tag w:val="goog_rdk_1850"/>
      </w:sdtPr>
      <w:sdtContent>
        <w:p w:rsidR="00000000" w:rsidDel="00000000" w:rsidP="00000000" w:rsidRDefault="00000000" w:rsidRPr="00000000" w14:paraId="0000016A">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268586819"/>
              <w:tag w:val="goog_rdk_1847"/>
            </w:sdtPr>
            <w:sdtContent>
              <w:ins w:author="Abinaya Saravanan" w:id="124" w:date="2026-09-23T05:13:06Z">
                <w:sdt>
                  <w:sdtPr>
                    <w:id w:val="2126481414"/>
                    <w:tag w:val="goog_rdk_1848"/>
                  </w:sdtPr>
                  <w:sdtContent>
                    <w:del w:author="Animefor Me" w:id="15" w:date="2026-09-29T09:36:34Z"/>
                  </w:sdtContent>
                </w:sdt>
              </w:ins>
              <w:sdt>
                <w:sdtPr>
                  <w:id w:val="21176701"/>
                  <w:tag w:val="goog_rdk_184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24" w:date="2026-09-23T05:13:06Z">
                <w:del w:author="Animefor Me" w:id="15" w:date="2026-09-29T09:36:34Z"/>
              </w:ins>
            </w:sdtContent>
          </w:sdt>
        </w:p>
      </w:sdtContent>
    </w:sdt>
    <w:sdt>
      <w:sdtPr>
        <w:id w:val="-1919918442"/>
        <w:tag w:val="goog_rdk_1854"/>
      </w:sdtPr>
      <w:sdtContent>
        <w:p w:rsidR="00000000" w:rsidDel="00000000" w:rsidP="00000000" w:rsidRDefault="00000000" w:rsidRPr="00000000" w14:paraId="0000016B">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539147243"/>
              <w:tag w:val="goog_rdk_1851"/>
            </w:sdtPr>
            <w:sdtContent>
              <w:ins w:author="Abinaya Saravanan" w:id="124" w:date="2026-09-23T05:13:06Z">
                <w:sdt>
                  <w:sdtPr>
                    <w:id w:val="1510073128"/>
                    <w:tag w:val="goog_rdk_1852"/>
                  </w:sdtPr>
                  <w:sdtContent>
                    <w:del w:author="Animefor Me" w:id="15" w:date="2026-09-29T09:36:34Z"/>
                  </w:sdtContent>
                </w:sdt>
              </w:ins>
              <w:sdt>
                <w:sdtPr>
                  <w:id w:val="-529678029"/>
                  <w:tag w:val="goog_rdk_185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Abinaya Saravanan" w:id="124" w:date="2026-09-23T05:13:06Z">
                <w:del w:author="Animefor Me" w:id="15" w:date="2026-09-29T09:36:34Z"/>
              </w:ins>
            </w:sdtContent>
          </w:sdt>
        </w:p>
      </w:sdtContent>
    </w:sdt>
    <w:sdt>
      <w:sdtPr>
        <w:id w:val="-2124473768"/>
        <w:tag w:val="goog_rdk_1858"/>
      </w:sdtPr>
      <w:sdtContent>
        <w:p w:rsidR="00000000" w:rsidDel="00000000" w:rsidP="00000000" w:rsidRDefault="00000000" w:rsidRPr="00000000" w14:paraId="0000016C">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850205815"/>
              <w:tag w:val="goog_rdk_1855"/>
            </w:sdtPr>
            <w:sdtContent>
              <w:ins w:author="Abinaya Saravanan" w:id="124" w:date="2026-09-23T05:13:06Z">
                <w:sdt>
                  <w:sdtPr>
                    <w:id w:val="-1458053857"/>
                    <w:tag w:val="goog_rdk_1856"/>
                  </w:sdtPr>
                  <w:sdtContent>
                    <w:del w:author="Animefor Me" w:id="15" w:date="2026-09-29T09:36:34Z"/>
                  </w:sdtContent>
                </w:sdt>
              </w:ins>
              <w:sdt>
                <w:sdtPr>
                  <w:id w:val="-1365630430"/>
                  <w:tag w:val="goog_rdk_1857"/>
                </w:sdtPr>
                <w:sdtContent>
                  <w:ins w:author="Abinaya Saravanan" w:id="124" w:date="2026-09-23T05:13:06Z">
                    <w:del w:author="Animefor Me" w:id="15" w:date="2026-09-29T09:36:34Z">
                      <w:r w:rsidDel="00000000" w:rsidR="00000000" w:rsidRPr="00000000">
                        <w:rPr>
                          <w:rtl w:val="0"/>
                        </w:rPr>
                      </w:r>
                    </w:del>
                  </w:ins>
                </w:sdtContent>
              </w:sdt>
              <w:ins w:author="Abinaya Saravanan" w:id="124" w:date="2026-09-23T05:13:06Z">
                <w:del w:author="Animefor Me" w:id="15" w:date="2026-09-29T09:36:34Z"/>
              </w:ins>
            </w:sdtContent>
          </w:sdt>
        </w:p>
      </w:sdtContent>
    </w:sdt>
    <w:sdt>
      <w:sdtPr>
        <w:id w:val="123217198"/>
        <w:tag w:val="goog_rdk_1862"/>
      </w:sdtPr>
      <w:sdtContent>
        <w:p w:rsidR="00000000" w:rsidDel="00000000" w:rsidP="00000000" w:rsidRDefault="00000000" w:rsidRPr="00000000" w14:paraId="0000016D">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420088950"/>
              <w:tag w:val="goog_rdk_1859"/>
            </w:sdtPr>
            <w:sdtContent>
              <w:ins w:author="Abinaya Saravanan" w:id="124" w:date="2026-09-23T05:13:06Z">
                <w:sdt>
                  <w:sdtPr>
                    <w:id w:val="1679460127"/>
                    <w:tag w:val="goog_rdk_1860"/>
                  </w:sdtPr>
                  <w:sdtContent>
                    <w:del w:author="Animefor Me" w:id="15" w:date="2026-09-29T09:36:34Z"/>
                  </w:sdtContent>
                </w:sdt>
              </w:ins>
              <w:sdt>
                <w:sdtPr>
                  <w:id w:val="1838577870"/>
                  <w:tag w:val="goog_rdk_186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24" w:date="2026-09-23T05:13:06Z">
                <w:del w:author="Animefor Me" w:id="15" w:date="2026-09-29T09:36:34Z"/>
              </w:ins>
            </w:sdtContent>
          </w:sdt>
        </w:p>
      </w:sdtContent>
    </w:sdt>
    <w:sdt>
      <w:sdtPr>
        <w:id w:val="-817394755"/>
        <w:tag w:val="goog_rdk_1866"/>
      </w:sdtPr>
      <w:sdtContent>
        <w:p w:rsidR="00000000" w:rsidDel="00000000" w:rsidP="00000000" w:rsidRDefault="00000000" w:rsidRPr="00000000" w14:paraId="0000016E">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542893280"/>
              <w:tag w:val="goog_rdk_1863"/>
            </w:sdtPr>
            <w:sdtContent>
              <w:ins w:author="Abinaya Saravanan" w:id="124" w:date="2026-09-23T05:13:06Z">
                <w:sdt>
                  <w:sdtPr>
                    <w:id w:val="1402005211"/>
                    <w:tag w:val="goog_rdk_1864"/>
                  </w:sdtPr>
                  <w:sdtContent>
                    <w:del w:author="Animefor Me" w:id="15" w:date="2026-09-29T09:36:34Z"/>
                  </w:sdtContent>
                </w:sdt>
              </w:ins>
              <w:sdt>
                <w:sdtPr>
                  <w:id w:val="-631419932"/>
                  <w:tag w:val="goog_rdk_186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24" w:date="2026-09-23T05:13:06Z">
                <w:del w:author="Animefor Me" w:id="15" w:date="2026-09-29T09:36:34Z"/>
              </w:ins>
            </w:sdtContent>
          </w:sdt>
        </w:p>
      </w:sdtContent>
    </w:sdt>
    <w:sdt>
      <w:sdtPr>
        <w:id w:val="-1996803510"/>
        <w:tag w:val="goog_rdk_1870"/>
      </w:sdtPr>
      <w:sdtContent>
        <w:p w:rsidR="00000000" w:rsidDel="00000000" w:rsidP="00000000" w:rsidRDefault="00000000" w:rsidRPr="00000000" w14:paraId="0000016F">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828288440"/>
              <w:tag w:val="goog_rdk_1867"/>
            </w:sdtPr>
            <w:sdtContent>
              <w:ins w:author="Abinaya Saravanan" w:id="124" w:date="2026-09-23T05:13:06Z">
                <w:sdt>
                  <w:sdtPr>
                    <w:id w:val="-900426374"/>
                    <w:tag w:val="goog_rdk_1868"/>
                  </w:sdtPr>
                  <w:sdtContent>
                    <w:del w:author="Animefor Me" w:id="15" w:date="2026-09-29T09:36:34Z"/>
                  </w:sdtContent>
                </w:sdt>
              </w:ins>
              <w:sdt>
                <w:sdtPr>
                  <w:id w:val="-1871112638"/>
                  <w:tag w:val="goog_rdk_186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124" w:date="2026-09-23T05:13:06Z">
                <w:del w:author="Animefor Me" w:id="15" w:date="2026-09-29T09:36:34Z"/>
              </w:ins>
            </w:sdtContent>
          </w:sdt>
        </w:p>
      </w:sdtContent>
    </w:sdt>
    <w:sdt>
      <w:sdtPr>
        <w:id w:val="159324535"/>
        <w:tag w:val="goog_rdk_1874"/>
      </w:sdtPr>
      <w:sdtContent>
        <w:p w:rsidR="00000000" w:rsidDel="00000000" w:rsidP="00000000" w:rsidRDefault="00000000" w:rsidRPr="00000000" w14:paraId="00000170">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139903903"/>
              <w:tag w:val="goog_rdk_1871"/>
            </w:sdtPr>
            <w:sdtContent>
              <w:ins w:author="Abinaya Saravanan" w:id="124" w:date="2026-09-23T05:13:06Z">
                <w:sdt>
                  <w:sdtPr>
                    <w:id w:val="1657568721"/>
                    <w:tag w:val="goog_rdk_1872"/>
                  </w:sdtPr>
                  <w:sdtContent>
                    <w:del w:author="Animefor Me" w:id="15" w:date="2026-09-29T09:36:34Z"/>
                  </w:sdtContent>
                </w:sdt>
              </w:ins>
              <w:sdt>
                <w:sdtPr>
                  <w:id w:val="555539610"/>
                  <w:tag w:val="goog_rdk_187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w:delText>
                      </w:r>
                    </w:del>
                  </w:ins>
                </w:sdtContent>
              </w:sdt>
              <w:ins w:author="Abinaya Saravanan" w:id="124" w:date="2026-09-23T05:13:06Z">
                <w:del w:author="Animefor Me" w:id="15" w:date="2026-09-29T09:36:34Z"/>
              </w:ins>
            </w:sdtContent>
          </w:sdt>
        </w:p>
      </w:sdtContent>
    </w:sdt>
    <w:sdt>
      <w:sdtPr>
        <w:id w:val="1167787646"/>
        <w:tag w:val="goog_rdk_1878"/>
      </w:sdtPr>
      <w:sdtContent>
        <w:p w:rsidR="00000000" w:rsidDel="00000000" w:rsidP="00000000" w:rsidRDefault="00000000" w:rsidRPr="00000000" w14:paraId="00000171">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913552573"/>
              <w:tag w:val="goog_rdk_1875"/>
            </w:sdtPr>
            <w:sdtContent>
              <w:ins w:author="Abinaya Saravanan" w:id="124" w:date="2026-09-23T05:13:06Z">
                <w:sdt>
                  <w:sdtPr>
                    <w:id w:val="306732509"/>
                    <w:tag w:val="goog_rdk_1876"/>
                  </w:sdtPr>
                  <w:sdtContent>
                    <w:del w:author="Animefor Me" w:id="15" w:date="2026-09-29T09:36:34Z"/>
                  </w:sdtContent>
                </w:sdt>
              </w:ins>
              <w:sdt>
                <w:sdtPr>
                  <w:id w:val="2099492212"/>
                  <w:tag w:val="goog_rdk_187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.get();</w:delText>
                      </w:r>
                    </w:del>
                  </w:ins>
                </w:sdtContent>
              </w:sdt>
              <w:ins w:author="Abinaya Saravanan" w:id="124" w:date="2026-09-23T05:13:06Z">
                <w:del w:author="Animefor Me" w:id="15" w:date="2026-09-29T09:36:34Z"/>
              </w:ins>
            </w:sdtContent>
          </w:sdt>
        </w:p>
      </w:sdtContent>
    </w:sdt>
    <w:sdt>
      <w:sdtPr>
        <w:id w:val="-675744657"/>
        <w:tag w:val="goog_rdk_1882"/>
      </w:sdtPr>
      <w:sdtContent>
        <w:p w:rsidR="00000000" w:rsidDel="00000000" w:rsidP="00000000" w:rsidRDefault="00000000" w:rsidRPr="00000000" w14:paraId="00000172">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654139716"/>
              <w:tag w:val="goog_rdk_1879"/>
            </w:sdtPr>
            <w:sdtContent>
              <w:ins w:author="Abinaya Saravanan" w:id="124" w:date="2026-09-23T05:13:06Z">
                <w:sdt>
                  <w:sdtPr>
                    <w:id w:val="704962238"/>
                    <w:tag w:val="goog_rdk_1880"/>
                  </w:sdtPr>
                  <w:sdtContent>
                    <w:del w:author="Animefor Me" w:id="15" w:date="2026-09-29T09:36:34Z"/>
                  </w:sdtContent>
                </w:sdt>
              </w:ins>
              <w:sdt>
                <w:sdtPr>
                  <w:id w:val="-1488421503"/>
                  <w:tag w:val="goog_rdk_188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4" w:date="2026-09-23T05:13:06Z">
                <w:del w:author="Animefor Me" w:id="15" w:date="2026-09-29T09:36:34Z"/>
              </w:ins>
            </w:sdtContent>
          </w:sdt>
        </w:p>
      </w:sdtContent>
    </w:sdt>
    <w:sdt>
      <w:sdtPr>
        <w:id w:val="25560042"/>
        <w:tag w:val="goog_rdk_1888"/>
      </w:sdtPr>
      <w:sdtContent>
        <w:p w:rsidR="00000000" w:rsidDel="00000000" w:rsidP="00000000" w:rsidRDefault="00000000" w:rsidRPr="00000000" w14:paraId="00000173">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963867910"/>
              <w:tag w:val="goog_rdk_1883"/>
            </w:sdtPr>
            <w:sdtContent>
              <w:ins w:author="Abinaya Saravanan" w:id="124" w:date="2026-09-23T05:13:06Z">
                <w:sdt>
                  <w:sdtPr>
                    <w:id w:val="-912693267"/>
                    <w:tag w:val="goog_rdk_1884"/>
                  </w:sdtPr>
                  <w:sdtContent>
                    <w:del w:author="Animefor Me" w:id="15" w:date="2026-09-29T09:36:34Z"/>
                  </w:sdtContent>
                </w:sdt>
              </w:ins>
              <w:sdt>
                <w:sdtPr>
                  <w:id w:val="-1008585000"/>
                  <w:tag w:val="goog_rdk_188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24" w:date="2026-09-23T05:13:06Z">
                <w:del w:author="Animefor Me" w:id="15" w:date="2026-09-29T09:36:34Z">
                  <w:sdt>
                    <w:sdtPr>
                      <w:id w:val="-1047761732"/>
                      <w:tag w:val="goog_rdk_1886"/>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sdtContent>
                  </w:sdt>
                  <w:sdt>
                    <w:sdtPr>
                      <w:id w:val="1664372216"/>
                      <w:tag w:val="goog_rdk_1887"/>
                    </w:sdtPr>
                    <w:sdtContent>
                      <w:r w:rsidDel="00000000" w:rsidR="00000000" w:rsidRPr="00000000">
                        <w:rPr>
                          <w:rtl w:val="0"/>
                        </w:rPr>
                      </w:r>
                    </w:sdtContent>
                  </w:sdt>
                </w:del>
              </w:ins>
            </w:sdtContent>
          </w:sdt>
        </w:p>
      </w:sdtContent>
    </w:sdt>
    <w:sdt>
      <w:sdtPr>
        <w:id w:val="-242682775"/>
        <w:tag w:val="goog_rdk_1892"/>
      </w:sdtPr>
      <w:sdtContent>
        <w:p w:rsidR="00000000" w:rsidDel="00000000" w:rsidP="00000000" w:rsidRDefault="00000000" w:rsidRPr="00000000" w14:paraId="00000174">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561460475"/>
              <w:tag w:val="goog_rdk_1889"/>
            </w:sdtPr>
            <w:sdtContent>
              <w:ins w:author="Abinaya Saravanan" w:id="124" w:date="2026-09-23T05:13:06Z">
                <w:sdt>
                  <w:sdtPr>
                    <w:id w:val="-1067884877"/>
                    <w:tag w:val="goog_rdk_1890"/>
                  </w:sdtPr>
                  <w:sdtContent>
                    <w:del w:author="Animefor Me" w:id="15" w:date="2026-09-29T09:36:34Z"/>
                  </w:sdtContent>
                </w:sdt>
              </w:ins>
              <w:sdt>
                <w:sdtPr>
                  <w:id w:val="1290992716"/>
                  <w:tag w:val="goog_rdk_189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4" w:date="2026-09-23T05:13:06Z">
                <w:del w:author="Animefor Me" w:id="15" w:date="2026-09-29T09:36:34Z"/>
              </w:ins>
            </w:sdtContent>
          </w:sdt>
        </w:p>
      </w:sdtContent>
    </w:sdt>
    <w:sdt>
      <w:sdtPr>
        <w:id w:val="-1399795254"/>
        <w:tag w:val="goog_rdk_1896"/>
      </w:sdtPr>
      <w:sdtContent>
        <w:p w:rsidR="00000000" w:rsidDel="00000000" w:rsidP="00000000" w:rsidRDefault="00000000" w:rsidRPr="00000000" w14:paraId="00000175">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037985284"/>
              <w:tag w:val="goog_rdk_1893"/>
            </w:sdtPr>
            <w:sdtContent>
              <w:ins w:author="Abinaya Saravanan" w:id="124" w:date="2026-09-23T05:13:06Z">
                <w:sdt>
                  <w:sdtPr>
                    <w:id w:val="-1922469646"/>
                    <w:tag w:val="goog_rdk_1894"/>
                  </w:sdtPr>
                  <w:sdtContent>
                    <w:del w:author="Animefor Me" w:id="15" w:date="2026-09-29T09:36:34Z"/>
                  </w:sdtContent>
                </w:sdt>
              </w:ins>
              <w:sdt>
                <w:sdtPr>
                  <w:id w:val="-1907750413"/>
                  <w:tag w:val="goog_rdk_189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4" w:date="2026-09-23T05:13:06Z">
                <w:del w:author="Animefor Me" w:id="15" w:date="2026-09-29T09:36:34Z"/>
              </w:ins>
            </w:sdtContent>
          </w:sdt>
        </w:p>
      </w:sdtContent>
    </w:sdt>
    <w:sdt>
      <w:sdtPr>
        <w:id w:val="-1765191016"/>
        <w:tag w:val="goog_rdk_1900"/>
      </w:sdtPr>
      <w:sdtContent>
        <w:p w:rsidR="00000000" w:rsidDel="00000000" w:rsidP="00000000" w:rsidRDefault="00000000" w:rsidRPr="00000000" w14:paraId="00000176">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141137690"/>
              <w:tag w:val="goog_rdk_1897"/>
            </w:sdtPr>
            <w:sdtContent>
              <w:ins w:author="Abinaya Saravanan" w:id="124" w:date="2026-09-23T05:13:06Z">
                <w:sdt>
                  <w:sdtPr>
                    <w:id w:val="704545975"/>
                    <w:tag w:val="goog_rdk_1898"/>
                  </w:sdtPr>
                  <w:sdtContent>
                    <w:del w:author="Animefor Me" w:id="15" w:date="2026-09-29T09:36:34Z"/>
                  </w:sdtContent>
                </w:sdt>
              </w:ins>
              <w:sdt>
                <w:sdtPr>
                  <w:id w:val="978305422"/>
                  <w:tag w:val="goog_rdk_189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24" w:date="2026-09-23T05:13:06Z">
                <w:del w:author="Animefor Me" w:id="15" w:date="2026-09-29T09:36:34Z"/>
              </w:ins>
            </w:sdtContent>
          </w:sdt>
        </w:p>
      </w:sdtContent>
    </w:sdt>
    <w:sdt>
      <w:sdtPr>
        <w:id w:val="1621496722"/>
        <w:tag w:val="goog_rdk_1904"/>
      </w:sdtPr>
      <w:sdtContent>
        <w:p w:rsidR="00000000" w:rsidDel="00000000" w:rsidP="00000000" w:rsidRDefault="00000000" w:rsidRPr="00000000" w14:paraId="00000177">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36333575"/>
              <w:tag w:val="goog_rdk_1901"/>
            </w:sdtPr>
            <w:sdtContent>
              <w:ins w:author="Abinaya Saravanan" w:id="124" w:date="2026-09-23T05:13:06Z">
                <w:sdt>
                  <w:sdtPr>
                    <w:id w:val="-79760682"/>
                    <w:tag w:val="goog_rdk_1902"/>
                  </w:sdtPr>
                  <w:sdtContent>
                    <w:del w:author="Animefor Me" w:id="15" w:date="2026-09-29T09:36:34Z"/>
                  </w:sdtContent>
                </w:sdt>
              </w:ins>
              <w:sdt>
                <w:sdtPr>
                  <w:id w:val="-1645030866"/>
                  <w:tag w:val="goog_rdk_190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24" w:date="2026-09-23T05:13:06Z">
                <w:del w:author="Animefor Me" w:id="15" w:date="2026-09-29T09:36:34Z"/>
              </w:ins>
            </w:sdtContent>
          </w:sdt>
        </w:p>
      </w:sdtContent>
    </w:sdt>
    <w:sdt>
      <w:sdtPr>
        <w:id w:val="657457871"/>
        <w:tag w:val="goog_rdk_1908"/>
      </w:sdtPr>
      <w:sdtContent>
        <w:p w:rsidR="00000000" w:rsidDel="00000000" w:rsidP="00000000" w:rsidRDefault="00000000" w:rsidRPr="00000000" w14:paraId="00000178">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973474380"/>
              <w:tag w:val="goog_rdk_1905"/>
            </w:sdtPr>
            <w:sdtContent>
              <w:ins w:author="Abinaya Saravanan" w:id="124" w:date="2026-09-23T05:13:06Z">
                <w:sdt>
                  <w:sdtPr>
                    <w:id w:val="1378974213"/>
                    <w:tag w:val="goog_rdk_1906"/>
                  </w:sdtPr>
                  <w:sdtContent>
                    <w:del w:author="Animefor Me" w:id="15" w:date="2026-09-29T09:36:34Z"/>
                  </w:sdtContent>
                </w:sdt>
              </w:ins>
              <w:sdt>
                <w:sdtPr>
                  <w:id w:val="873998400"/>
                  <w:tag w:val="goog_rdk_190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24" w:date="2026-09-23T05:13:06Z">
                <w:del w:author="Animefor Me" w:id="15" w:date="2026-09-29T09:36:34Z"/>
              </w:ins>
            </w:sdtContent>
          </w:sdt>
        </w:p>
      </w:sdtContent>
    </w:sdt>
    <w:sdt>
      <w:sdtPr>
        <w:id w:val="-1384692754"/>
        <w:tag w:val="goog_rdk_1912"/>
      </w:sdtPr>
      <w:sdtContent>
        <w:p w:rsidR="00000000" w:rsidDel="00000000" w:rsidP="00000000" w:rsidRDefault="00000000" w:rsidRPr="00000000" w14:paraId="00000179">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195167344"/>
              <w:tag w:val="goog_rdk_1909"/>
            </w:sdtPr>
            <w:sdtContent>
              <w:ins w:author="Abinaya Saravanan" w:id="124" w:date="2026-09-23T05:13:06Z">
                <w:sdt>
                  <w:sdtPr>
                    <w:id w:val="1161723517"/>
                    <w:tag w:val="goog_rdk_1910"/>
                  </w:sdtPr>
                  <w:sdtContent>
                    <w:del w:author="Animefor Me" w:id="15" w:date="2026-09-29T09:36:34Z"/>
                  </w:sdtContent>
                </w:sdt>
              </w:ins>
              <w:sdt>
                <w:sdtPr>
                  <w:id w:val="1990749819"/>
                  <w:tag w:val="goog_rdk_191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24" w:date="2026-09-23T05:13:06Z">
                <w:del w:author="Animefor Me" w:id="15" w:date="2026-09-29T09:36:34Z"/>
              </w:ins>
            </w:sdtContent>
          </w:sdt>
        </w:p>
      </w:sdtContent>
    </w:sdt>
    <w:sdt>
      <w:sdtPr>
        <w:id w:val="2403058"/>
        <w:tag w:val="goog_rdk_1916"/>
      </w:sdtPr>
      <w:sdtContent>
        <w:p w:rsidR="00000000" w:rsidDel="00000000" w:rsidP="00000000" w:rsidRDefault="00000000" w:rsidRPr="00000000" w14:paraId="0000017A">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231744042"/>
              <w:tag w:val="goog_rdk_1913"/>
            </w:sdtPr>
            <w:sdtContent>
              <w:ins w:author="Abinaya Saravanan" w:id="124" w:date="2026-09-23T05:13:06Z">
                <w:sdt>
                  <w:sdtPr>
                    <w:id w:val="-1378206973"/>
                    <w:tag w:val="goog_rdk_1914"/>
                  </w:sdtPr>
                  <w:sdtContent>
                    <w:del w:author="Animefor Me" w:id="15" w:date="2026-09-29T09:36:34Z"/>
                  </w:sdtContent>
                </w:sdt>
              </w:ins>
              <w:sdt>
                <w:sdtPr>
                  <w:id w:val="-708826169"/>
                  <w:tag w:val="goog_rdk_1915"/>
                </w:sdtPr>
                <w:sdtContent>
                  <w:ins w:author="Abinaya Saravanan" w:id="124" w:date="2026-09-23T05:13:06Z">
                    <w:del w:author="Animefor Me" w:id="15" w:date="2026-09-29T09:36:34Z">
                      <w:r w:rsidDel="00000000" w:rsidR="00000000" w:rsidRPr="00000000">
                        <w:rPr>
                          <w:rtl w:val="0"/>
                        </w:rPr>
                      </w:r>
                    </w:del>
                  </w:ins>
                </w:sdtContent>
              </w:sdt>
              <w:ins w:author="Abinaya Saravanan" w:id="124" w:date="2026-09-23T05:13:06Z">
                <w:del w:author="Animefor Me" w:id="15" w:date="2026-09-29T09:36:34Z"/>
              </w:ins>
            </w:sdtContent>
          </w:sdt>
        </w:p>
      </w:sdtContent>
    </w:sdt>
    <w:sdt>
      <w:sdtPr>
        <w:id w:val="704326480"/>
        <w:tag w:val="goog_rdk_1920"/>
      </w:sdtPr>
      <w:sdtContent>
        <w:p w:rsidR="00000000" w:rsidDel="00000000" w:rsidP="00000000" w:rsidRDefault="00000000" w:rsidRPr="00000000" w14:paraId="0000017B">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006206950"/>
              <w:tag w:val="goog_rdk_1917"/>
            </w:sdtPr>
            <w:sdtContent>
              <w:ins w:author="Abinaya Saravanan" w:id="124" w:date="2026-09-23T05:13:06Z">
                <w:sdt>
                  <w:sdtPr>
                    <w:id w:val="-1435976434"/>
                    <w:tag w:val="goog_rdk_1918"/>
                  </w:sdtPr>
                  <w:sdtContent>
                    <w:del w:author="Animefor Me" w:id="15" w:date="2026-09-29T09:36:34Z"/>
                  </w:sdtContent>
                </w:sdt>
              </w:ins>
              <w:sdt>
                <w:sdtPr>
                  <w:id w:val="1686422698"/>
                  <w:tag w:val="goog_rdk_191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24" w:date="2026-09-23T05:13:06Z">
                <w:del w:author="Animefor Me" w:id="15" w:date="2026-09-29T09:36:34Z"/>
              </w:ins>
            </w:sdtContent>
          </w:sdt>
        </w:p>
      </w:sdtContent>
    </w:sdt>
    <w:sdt>
      <w:sdtPr>
        <w:id w:val="1374345139"/>
        <w:tag w:val="goog_rdk_1924"/>
      </w:sdtPr>
      <w:sdtContent>
        <w:p w:rsidR="00000000" w:rsidDel="00000000" w:rsidP="00000000" w:rsidRDefault="00000000" w:rsidRPr="00000000" w14:paraId="0000017C">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430833788"/>
              <w:tag w:val="goog_rdk_1921"/>
            </w:sdtPr>
            <w:sdtContent>
              <w:ins w:author="Abinaya Saravanan" w:id="124" w:date="2026-09-23T05:13:06Z">
                <w:sdt>
                  <w:sdtPr>
                    <w:id w:val="-631913009"/>
                    <w:tag w:val="goog_rdk_1922"/>
                  </w:sdtPr>
                  <w:sdtContent>
                    <w:del w:author="Animefor Me" w:id="15" w:date="2026-09-29T09:36:34Z"/>
                  </w:sdtContent>
                </w:sdt>
              </w:ins>
              <w:sdt>
                <w:sdtPr>
                  <w:id w:val="-1538535626"/>
                  <w:tag w:val="goog_rdk_192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24" w:date="2026-09-23T05:13:06Z">
                <w:del w:author="Animefor Me" w:id="15" w:date="2026-09-29T09:36:34Z"/>
              </w:ins>
            </w:sdtContent>
          </w:sdt>
        </w:p>
      </w:sdtContent>
    </w:sdt>
    <w:sdt>
      <w:sdtPr>
        <w:id w:val="-1469822605"/>
        <w:tag w:val="goog_rdk_1928"/>
      </w:sdtPr>
      <w:sdtContent>
        <w:p w:rsidR="00000000" w:rsidDel="00000000" w:rsidP="00000000" w:rsidRDefault="00000000" w:rsidRPr="00000000" w14:paraId="0000017D">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826230394"/>
              <w:tag w:val="goog_rdk_1925"/>
            </w:sdtPr>
            <w:sdtContent>
              <w:ins w:author="Abinaya Saravanan" w:id="124" w:date="2026-09-23T05:13:06Z">
                <w:sdt>
                  <w:sdtPr>
                    <w:id w:val="-3617"/>
                    <w:tag w:val="goog_rdk_1926"/>
                  </w:sdtPr>
                  <w:sdtContent>
                    <w:del w:author="Animefor Me" w:id="15" w:date="2026-09-29T09:36:34Z"/>
                  </w:sdtContent>
                </w:sdt>
              </w:ins>
              <w:sdt>
                <w:sdtPr>
                  <w:id w:val="-1945534220"/>
                  <w:tag w:val="goog_rdk_192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4" w:date="2026-09-23T05:13:06Z">
                <w:del w:author="Animefor Me" w:id="15" w:date="2026-09-29T09:36:34Z"/>
              </w:ins>
            </w:sdtContent>
          </w:sdt>
        </w:p>
      </w:sdtContent>
    </w:sdt>
    <w:sdt>
      <w:sdtPr>
        <w:id w:val="-853241104"/>
        <w:tag w:val="goog_rdk_1932"/>
      </w:sdtPr>
      <w:sdtContent>
        <w:p w:rsidR="00000000" w:rsidDel="00000000" w:rsidP="00000000" w:rsidRDefault="00000000" w:rsidRPr="00000000" w14:paraId="0000017E">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2123512"/>
              <w:tag w:val="goog_rdk_1929"/>
            </w:sdtPr>
            <w:sdtContent>
              <w:ins w:author="Abinaya Saravanan" w:id="124" w:date="2026-09-23T05:13:06Z">
                <w:sdt>
                  <w:sdtPr>
                    <w:id w:val="2092416367"/>
                    <w:tag w:val="goog_rdk_1930"/>
                  </w:sdtPr>
                  <w:sdtContent>
                    <w:del w:author="Animefor Me" w:id="15" w:date="2026-09-29T09:36:34Z"/>
                  </w:sdtContent>
                </w:sdt>
              </w:ins>
              <w:sdt>
                <w:sdtPr>
                  <w:id w:val="-2137117548"/>
                  <w:tag w:val="goog_rdk_193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124" w:date="2026-09-23T05:13:06Z">
                <w:del w:author="Animefor Me" w:id="15" w:date="2026-09-29T09:36:34Z"/>
              </w:ins>
            </w:sdtContent>
          </w:sdt>
        </w:p>
      </w:sdtContent>
    </w:sdt>
    <w:sdt>
      <w:sdtPr>
        <w:id w:val="-940109284"/>
        <w:tag w:val="goog_rdk_1936"/>
      </w:sdtPr>
      <w:sdtContent>
        <w:p w:rsidR="00000000" w:rsidDel="00000000" w:rsidP="00000000" w:rsidRDefault="00000000" w:rsidRPr="00000000" w14:paraId="0000017F">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266003887"/>
              <w:tag w:val="goog_rdk_1933"/>
            </w:sdtPr>
            <w:sdtContent>
              <w:ins w:author="Abinaya Saravanan" w:id="124" w:date="2026-09-23T05:13:06Z">
                <w:sdt>
                  <w:sdtPr>
                    <w:id w:val="-2047851218"/>
                    <w:tag w:val="goog_rdk_1934"/>
                  </w:sdtPr>
                  <w:sdtContent>
                    <w:del w:author="Animefor Me" w:id="15" w:date="2026-09-29T09:36:34Z"/>
                  </w:sdtContent>
                </w:sdt>
              </w:ins>
              <w:sdt>
                <w:sdtPr>
                  <w:id w:val="1809452061"/>
                  <w:tag w:val="goog_rdk_193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124" w:date="2026-09-23T05:13:06Z">
                <w:del w:author="Animefor Me" w:id="15" w:date="2026-09-29T09:36:34Z"/>
              </w:ins>
            </w:sdtContent>
          </w:sdt>
        </w:p>
      </w:sdtContent>
    </w:sdt>
    <w:sdt>
      <w:sdtPr>
        <w:id w:val="-1590966986"/>
        <w:tag w:val="goog_rdk_1940"/>
      </w:sdtPr>
      <w:sdtContent>
        <w:p w:rsidR="00000000" w:rsidDel="00000000" w:rsidP="00000000" w:rsidRDefault="00000000" w:rsidRPr="00000000" w14:paraId="00000180">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38929780"/>
              <w:tag w:val="goog_rdk_1937"/>
            </w:sdtPr>
            <w:sdtContent>
              <w:ins w:author="Abinaya Saravanan" w:id="124" w:date="2026-09-23T05:13:06Z">
                <w:sdt>
                  <w:sdtPr>
                    <w:id w:val="723050028"/>
                    <w:tag w:val="goog_rdk_1938"/>
                  </w:sdtPr>
                  <w:sdtContent>
                    <w:del w:author="Animefor Me" w:id="15" w:date="2026-09-29T09:36:34Z"/>
                  </w:sdtContent>
                </w:sdt>
              </w:ins>
              <w:sdt>
                <w:sdtPr>
                  <w:id w:val="-1188440678"/>
                  <w:tag w:val="goog_rdk_193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.model(Model.of("gemini-1.5-flash"))</w:delText>
                      </w:r>
                    </w:del>
                  </w:ins>
                </w:sdtContent>
              </w:sdt>
              <w:ins w:author="Abinaya Saravanan" w:id="124" w:date="2026-09-23T05:13:06Z">
                <w:del w:author="Animefor Me" w:id="15" w:date="2026-09-29T09:36:34Z"/>
              </w:ins>
            </w:sdtContent>
          </w:sdt>
        </w:p>
      </w:sdtContent>
    </w:sdt>
    <w:sdt>
      <w:sdtPr>
        <w:id w:val="150861825"/>
        <w:tag w:val="goog_rdk_1944"/>
      </w:sdtPr>
      <w:sdtContent>
        <w:p w:rsidR="00000000" w:rsidDel="00000000" w:rsidP="00000000" w:rsidRDefault="00000000" w:rsidRPr="00000000" w14:paraId="00000181">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513385918"/>
              <w:tag w:val="goog_rdk_1941"/>
            </w:sdtPr>
            <w:sdtContent>
              <w:ins w:author="Abinaya Saravanan" w:id="124" w:date="2026-09-23T05:13:06Z">
                <w:sdt>
                  <w:sdtPr>
                    <w:id w:val="-1867784197"/>
                    <w:tag w:val="goog_rdk_1942"/>
                  </w:sdtPr>
                  <w:sdtContent>
                    <w:del w:author="Animefor Me" w:id="15" w:date="2026-09-29T09:36:34Z"/>
                  </w:sdtContent>
                </w:sdt>
              </w:ins>
              <w:sdt>
                <w:sdtPr>
                  <w:id w:val="1897256009"/>
                  <w:tag w:val="goog_rdk_194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24" w:date="2026-09-23T05:13:06Z">
                <w:del w:author="Animefor Me" w:id="15" w:date="2026-09-29T09:36:34Z"/>
              </w:ins>
            </w:sdtContent>
          </w:sdt>
        </w:p>
      </w:sdtContent>
    </w:sdt>
    <w:sdt>
      <w:sdtPr>
        <w:id w:val="455109195"/>
        <w:tag w:val="goog_rdk_1948"/>
      </w:sdtPr>
      <w:sdtContent>
        <w:p w:rsidR="00000000" w:rsidDel="00000000" w:rsidP="00000000" w:rsidRDefault="00000000" w:rsidRPr="00000000" w14:paraId="00000182">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124292962"/>
              <w:tag w:val="goog_rdk_1945"/>
            </w:sdtPr>
            <w:sdtContent>
              <w:ins w:author="Abinaya Saravanan" w:id="124" w:date="2026-09-23T05:13:06Z">
                <w:sdt>
                  <w:sdtPr>
                    <w:id w:val="-904904702"/>
                    <w:tag w:val="goog_rdk_1946"/>
                  </w:sdtPr>
                  <w:sdtContent>
                    <w:del w:author="Animefor Me" w:id="15" w:date="2026-09-29T09:36:34Z"/>
                  </w:sdtContent>
                </w:sdt>
              </w:ins>
              <w:sdt>
                <w:sdtPr>
                  <w:id w:val="1833992888"/>
                  <w:tag w:val="goog_rdk_194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Abinaya Saravanan" w:id="124" w:date="2026-09-23T05:13:06Z">
                <w:del w:author="Animefor Me" w:id="15" w:date="2026-09-29T09:36:34Z"/>
              </w:ins>
            </w:sdtContent>
          </w:sdt>
        </w:p>
      </w:sdtContent>
    </w:sdt>
    <w:sdt>
      <w:sdtPr>
        <w:id w:val="207177903"/>
        <w:tag w:val="goog_rdk_1952"/>
      </w:sdtPr>
      <w:sdtContent>
        <w:p w:rsidR="00000000" w:rsidDel="00000000" w:rsidP="00000000" w:rsidRDefault="00000000" w:rsidRPr="00000000" w14:paraId="00000183">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24064045"/>
              <w:tag w:val="goog_rdk_1949"/>
            </w:sdtPr>
            <w:sdtContent>
              <w:ins w:author="Abinaya Saravanan" w:id="124" w:date="2026-09-23T05:13:06Z">
                <w:sdt>
                  <w:sdtPr>
                    <w:id w:val="-1204234452"/>
                    <w:tag w:val="goog_rdk_1950"/>
                  </w:sdtPr>
                  <w:sdtContent>
                    <w:del w:author="Animefor Me" w:id="15" w:date="2026-09-29T09:36:34Z"/>
                  </w:sdtContent>
                </w:sdt>
              </w:ins>
              <w:sdt>
                <w:sdtPr>
                  <w:id w:val="524346138"/>
                  <w:tag w:val="goog_rdk_1951"/>
                </w:sdtPr>
                <w:sdtContent>
                  <w:ins w:author="Abinaya Saravanan" w:id="124" w:date="2026-09-23T05:13:06Z">
                    <w:del w:author="Animefor Me" w:id="15" w:date="2026-09-29T09:36:34Z">
                      <w:r w:rsidDel="00000000" w:rsidR="00000000" w:rsidRPr="00000000">
                        <w:rPr>
                          <w:rtl w:val="0"/>
                        </w:rPr>
                      </w:r>
                    </w:del>
                  </w:ins>
                </w:sdtContent>
              </w:sdt>
              <w:ins w:author="Abinaya Saravanan" w:id="124" w:date="2026-09-23T05:13:06Z">
                <w:del w:author="Animefor Me" w:id="15" w:date="2026-09-29T09:36:34Z"/>
              </w:ins>
            </w:sdtContent>
          </w:sdt>
        </w:p>
      </w:sdtContent>
    </w:sdt>
    <w:sdt>
      <w:sdtPr>
        <w:id w:val="-1228303338"/>
        <w:tag w:val="goog_rdk_1956"/>
      </w:sdtPr>
      <w:sdtContent>
        <w:p w:rsidR="00000000" w:rsidDel="00000000" w:rsidP="00000000" w:rsidRDefault="00000000" w:rsidRPr="00000000" w14:paraId="00000184">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581837195"/>
              <w:tag w:val="goog_rdk_1953"/>
            </w:sdtPr>
            <w:sdtContent>
              <w:ins w:author="Abinaya Saravanan" w:id="124" w:date="2026-09-23T05:13:06Z">
                <w:sdt>
                  <w:sdtPr>
                    <w:id w:val="1639279686"/>
                    <w:tag w:val="goog_rdk_1954"/>
                  </w:sdtPr>
                  <w:sdtContent>
                    <w:del w:author="Animefor Me" w:id="15" w:date="2026-09-29T09:36:34Z"/>
                  </w:sdtContent>
                </w:sdt>
              </w:ins>
              <w:sdt>
                <w:sdtPr>
                  <w:id w:val="1342181686"/>
                  <w:tag w:val="goog_rdk_195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24" w:date="2026-09-23T05:13:06Z">
                <w:del w:author="Animefor Me" w:id="15" w:date="2026-09-29T09:36:34Z"/>
              </w:ins>
            </w:sdtContent>
          </w:sdt>
        </w:p>
      </w:sdtContent>
    </w:sdt>
    <w:sdt>
      <w:sdtPr>
        <w:id w:val="1701369636"/>
        <w:tag w:val="goog_rdk_1960"/>
      </w:sdtPr>
      <w:sdtContent>
        <w:p w:rsidR="00000000" w:rsidDel="00000000" w:rsidP="00000000" w:rsidRDefault="00000000" w:rsidRPr="00000000" w14:paraId="00000185">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911633921"/>
              <w:tag w:val="goog_rdk_1957"/>
            </w:sdtPr>
            <w:sdtContent>
              <w:ins w:author="Abinaya Saravanan" w:id="124" w:date="2026-09-23T05:13:06Z">
                <w:sdt>
                  <w:sdtPr>
                    <w:id w:val="-1855002847"/>
                    <w:tag w:val="goog_rdk_1958"/>
                  </w:sdtPr>
                  <w:sdtContent>
                    <w:del w:author="Animefor Me" w:id="15" w:date="2026-09-29T09:36:34Z"/>
                  </w:sdtContent>
                </w:sdt>
              </w:ins>
              <w:sdt>
                <w:sdtPr>
                  <w:id w:val="-1008155016"/>
                  <w:tag w:val="goog_rdk_195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24" w:date="2026-09-23T05:13:06Z">
                <w:del w:author="Animefor Me" w:id="15" w:date="2026-09-29T09:36:34Z"/>
              </w:ins>
            </w:sdtContent>
          </w:sdt>
        </w:p>
      </w:sdtContent>
    </w:sdt>
    <w:sdt>
      <w:sdtPr>
        <w:id w:val="-1415102896"/>
        <w:tag w:val="goog_rdk_1964"/>
      </w:sdtPr>
      <w:sdtContent>
        <w:p w:rsidR="00000000" w:rsidDel="00000000" w:rsidP="00000000" w:rsidRDefault="00000000" w:rsidRPr="00000000" w14:paraId="00000186">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874045489"/>
              <w:tag w:val="goog_rdk_1961"/>
            </w:sdtPr>
            <w:sdtContent>
              <w:ins w:author="Abinaya Saravanan" w:id="124" w:date="2026-09-23T05:13:06Z">
                <w:sdt>
                  <w:sdtPr>
                    <w:id w:val="-1094107716"/>
                    <w:tag w:val="goog_rdk_1962"/>
                  </w:sdtPr>
                  <w:sdtContent>
                    <w:del w:author="Animefor Me" w:id="15" w:date="2026-09-29T09:36:34Z"/>
                  </w:sdtContent>
                </w:sdt>
              </w:ins>
              <w:sdt>
                <w:sdtPr>
                  <w:id w:val="-1436888041"/>
                  <w:tag w:val="goog_rdk_196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124" w:date="2026-09-23T05:13:06Z">
                <w:del w:author="Animefor Me" w:id="15" w:date="2026-09-29T09:36:34Z"/>
              </w:ins>
            </w:sdtContent>
          </w:sdt>
        </w:p>
      </w:sdtContent>
    </w:sdt>
    <w:sdt>
      <w:sdtPr>
        <w:id w:val="1515026609"/>
        <w:tag w:val="goog_rdk_1968"/>
      </w:sdtPr>
      <w:sdtContent>
        <w:p w:rsidR="00000000" w:rsidDel="00000000" w:rsidP="00000000" w:rsidRDefault="00000000" w:rsidRPr="00000000" w14:paraId="00000187">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579441267"/>
              <w:tag w:val="goog_rdk_1965"/>
            </w:sdtPr>
            <w:sdtContent>
              <w:ins w:author="Abinaya Saravanan" w:id="124" w:date="2026-09-23T05:13:06Z">
                <w:sdt>
                  <w:sdtPr>
                    <w:id w:val="-2086469735"/>
                    <w:tag w:val="goog_rdk_1966"/>
                  </w:sdtPr>
                  <w:sdtContent>
                    <w:del w:author="Animefor Me" w:id="15" w:date="2026-09-29T09:36:34Z"/>
                  </w:sdtContent>
                </w:sdt>
              </w:ins>
              <w:sdt>
                <w:sdtPr>
                  <w:id w:val="494126817"/>
                  <w:tag w:val="goog_rdk_196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w:delText>
                      </w:r>
                    </w:del>
                  </w:ins>
                </w:sdtContent>
              </w:sdt>
              <w:ins w:author="Abinaya Saravanan" w:id="124" w:date="2026-09-23T05:13:06Z">
                <w:del w:author="Animefor Me" w:id="15" w:date="2026-09-29T09:36:34Z"/>
              </w:ins>
            </w:sdtContent>
          </w:sdt>
        </w:p>
      </w:sdtContent>
    </w:sdt>
    <w:sdt>
      <w:sdtPr>
        <w:id w:val="-237833664"/>
        <w:tag w:val="goog_rdk_1972"/>
      </w:sdtPr>
      <w:sdtContent>
        <w:p w:rsidR="00000000" w:rsidDel="00000000" w:rsidP="00000000" w:rsidRDefault="00000000" w:rsidRPr="00000000" w14:paraId="00000188">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567978548"/>
              <w:tag w:val="goog_rdk_1969"/>
            </w:sdtPr>
            <w:sdtContent>
              <w:ins w:author="Abinaya Saravanan" w:id="124" w:date="2026-09-23T05:13:06Z">
                <w:sdt>
                  <w:sdtPr>
                    <w:id w:val="1038325566"/>
                    <w:tag w:val="goog_rdk_1970"/>
                  </w:sdtPr>
                  <w:sdtContent>
                    <w:del w:author="Animefor Me" w:id="15" w:date="2026-09-29T09:36:34Z"/>
                  </w:sdtContent>
                </w:sdt>
              </w:ins>
              <w:sdt>
                <w:sdtPr>
                  <w:id w:val="-898026337"/>
                  <w:tag w:val="goog_rdk_1971"/>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.get();</w:delText>
                      </w:r>
                    </w:del>
                  </w:ins>
                </w:sdtContent>
              </w:sdt>
              <w:ins w:author="Abinaya Saravanan" w:id="124" w:date="2026-09-23T05:13:06Z">
                <w:del w:author="Animefor Me" w:id="15" w:date="2026-09-29T09:36:34Z"/>
              </w:ins>
            </w:sdtContent>
          </w:sdt>
        </w:p>
      </w:sdtContent>
    </w:sdt>
    <w:sdt>
      <w:sdtPr>
        <w:id w:val="465587951"/>
        <w:tag w:val="goog_rdk_1976"/>
      </w:sdtPr>
      <w:sdtContent>
        <w:p w:rsidR="00000000" w:rsidDel="00000000" w:rsidP="00000000" w:rsidRDefault="00000000" w:rsidRPr="00000000" w14:paraId="00000189">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317856756"/>
              <w:tag w:val="goog_rdk_1973"/>
            </w:sdtPr>
            <w:sdtContent>
              <w:ins w:author="Abinaya Saravanan" w:id="124" w:date="2026-09-23T05:13:06Z">
                <w:sdt>
                  <w:sdtPr>
                    <w:id w:val="306093728"/>
                    <w:tag w:val="goog_rdk_1974"/>
                  </w:sdtPr>
                  <w:sdtContent>
                    <w:del w:author="Animefor Me" w:id="15" w:date="2026-09-29T09:36:34Z"/>
                  </w:sdtContent>
                </w:sdt>
              </w:ins>
              <w:sdt>
                <w:sdtPr>
                  <w:id w:val="-1010274181"/>
                  <w:tag w:val="goog_rdk_1975"/>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4" w:date="2026-09-23T05:13:06Z">
                <w:del w:author="Animefor Me" w:id="15" w:date="2026-09-29T09:36:34Z"/>
              </w:ins>
            </w:sdtContent>
          </w:sdt>
        </w:p>
      </w:sdtContent>
    </w:sdt>
    <w:sdt>
      <w:sdtPr>
        <w:id w:val="1670199589"/>
        <w:tag w:val="goog_rdk_1980"/>
      </w:sdtPr>
      <w:sdtContent>
        <w:p w:rsidR="00000000" w:rsidDel="00000000" w:rsidP="00000000" w:rsidRDefault="00000000" w:rsidRPr="00000000" w14:paraId="0000018A">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122652039"/>
              <w:tag w:val="goog_rdk_1977"/>
            </w:sdtPr>
            <w:sdtContent>
              <w:ins w:author="Abinaya Saravanan" w:id="124" w:date="2026-09-23T05:13:06Z">
                <w:sdt>
                  <w:sdtPr>
                    <w:id w:val="-540809950"/>
                    <w:tag w:val="goog_rdk_1978"/>
                  </w:sdtPr>
                  <w:sdtContent>
                    <w:del w:author="Animefor Me" w:id="15" w:date="2026-09-29T09:36:34Z"/>
                  </w:sdtContent>
                </w:sdt>
              </w:ins>
              <w:sdt>
                <w:sdtPr>
                  <w:id w:val="-846029108"/>
                  <w:tag w:val="goog_rdk_1979"/>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24" w:date="2026-09-23T05:13:06Z">
                <w:del w:author="Animefor Me" w:id="15" w:date="2026-09-29T09:36:34Z"/>
              </w:ins>
            </w:sdtContent>
          </w:sdt>
        </w:p>
      </w:sdtContent>
    </w:sdt>
    <w:sdt>
      <w:sdtPr>
        <w:id w:val="1660806388"/>
        <w:tag w:val="goog_rdk_1984"/>
      </w:sdtPr>
      <w:sdtContent>
        <w:p w:rsidR="00000000" w:rsidDel="00000000" w:rsidP="00000000" w:rsidRDefault="00000000" w:rsidRPr="00000000" w14:paraId="0000018B">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1182990680"/>
              <w:tag w:val="goog_rdk_1981"/>
            </w:sdtPr>
            <w:sdtContent>
              <w:ins w:author="Abinaya Saravanan" w:id="124" w:date="2026-09-23T05:13:06Z">
                <w:sdt>
                  <w:sdtPr>
                    <w:id w:val="-285147983"/>
                    <w:tag w:val="goog_rdk_1982"/>
                  </w:sdtPr>
                  <w:sdtContent>
                    <w:del w:author="Animefor Me" w:id="15" w:date="2026-09-29T09:36:34Z"/>
                  </w:sdtContent>
                </w:sdt>
              </w:ins>
              <w:sdt>
                <w:sdtPr>
                  <w:id w:val="-2135201669"/>
                  <w:tag w:val="goog_rdk_1983"/>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4" w:date="2026-09-23T05:13:06Z">
                <w:del w:author="Animefor Me" w:id="15" w:date="2026-09-29T09:36:34Z"/>
              </w:ins>
            </w:sdtContent>
          </w:sdt>
        </w:p>
      </w:sdtContent>
    </w:sdt>
    <w:sdt>
      <w:sdtPr>
        <w:id w:val="26599912"/>
        <w:tag w:val="goog_rdk_1988"/>
      </w:sdtPr>
      <w:sdtContent>
        <w:p w:rsidR="00000000" w:rsidDel="00000000" w:rsidP="00000000" w:rsidRDefault="00000000" w:rsidRPr="00000000" w14:paraId="0000018C">
          <w:pPr>
            <w:numPr>
              <w:ilvl w:val="1"/>
              <w:numId w:val="2"/>
            </w:numPr>
            <w:ind w:left="502" w:hanging="360"/>
            <w:rPr>
              <w:ins w:author="Abinaya Saravanan" w:id="124" w:date="2026-09-23T05:13:06Z"/>
              <w:del w:author="Animefor Me" w:id="15" w:date="2026-09-29T09:36:34Z"/>
            </w:rPr>
            <w:pPrChange w:author="Devika G" w:id="0" w:date="2026-10-01T08:48:34Z">
              <w:pPr>
                <w:numPr>
                  <w:ilvl w:val="1"/>
                  <w:numId w:val="9"/>
                </w:numPr>
                <w:ind w:left="502" w:hanging="360"/>
              </w:pPr>
            </w:pPrChange>
          </w:pPr>
          <w:sdt>
            <w:sdtPr>
              <w:id w:val="-2129630488"/>
              <w:tag w:val="goog_rdk_1985"/>
            </w:sdtPr>
            <w:sdtContent>
              <w:ins w:author="Abinaya Saravanan" w:id="124" w:date="2026-09-23T05:13:06Z">
                <w:sdt>
                  <w:sdtPr>
                    <w:id w:val="1059222103"/>
                    <w:tag w:val="goog_rdk_1986"/>
                  </w:sdtPr>
                  <w:sdtContent>
                    <w:del w:author="Animefor Me" w:id="15" w:date="2026-09-29T09:36:34Z"/>
                  </w:sdtContent>
                </w:sdt>
              </w:ins>
              <w:sdt>
                <w:sdtPr>
                  <w:id w:val="-266615877"/>
                  <w:tag w:val="goog_rdk_1987"/>
                </w:sdtPr>
                <w:sdtContent>
                  <w:ins w:author="Abinaya Saravanan" w:id="124"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4" w:date="2026-09-23T05:13:06Z">
                <w:del w:author="Animefor Me" w:id="15" w:date="2026-09-29T09:36:34Z"/>
              </w:ins>
            </w:sdtContent>
          </w:sdt>
        </w:p>
      </w:sdtContent>
    </w:sdt>
    <w:sdt>
      <w:sdtPr>
        <w:id w:val="832604912"/>
        <w:tag w:val="goog_rdk_1994"/>
      </w:sdtPr>
      <w:sdtContent>
        <w:p w:rsidR="00000000" w:rsidDel="00000000" w:rsidP="00000000" w:rsidRDefault="00000000" w:rsidRPr="00000000" w14:paraId="0000018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93983353"/>
              <w:tag w:val="goog_rdk_1991"/>
            </w:sdtPr>
            <w:sdtContent>
              <w:ins w:author="Rossi Rossi" w:id="118" w:date="2026-09-22T06:56:59Z">
                <w:sdt>
                  <w:sdtPr>
                    <w:id w:val="576073826"/>
                    <w:tag w:val="goog_rdk_1992"/>
                  </w:sdtPr>
                  <w:sdtContent>
                    <w:del w:author="Animefor Me" w:id="15" w:date="2026-09-29T09:36:34Z"/>
                  </w:sdtContent>
                </w:sdt>
              </w:ins>
              <w:sdt>
                <w:sdtPr>
                  <w:id w:val="-596156533"/>
                  <w:tag w:val="goog_rdk_199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85929754"/>
        <w:tag w:val="goog_rdk_1998"/>
      </w:sdtPr>
      <w:sdtContent>
        <w:p w:rsidR="00000000" w:rsidDel="00000000" w:rsidP="00000000" w:rsidRDefault="00000000" w:rsidRPr="00000000" w14:paraId="0000018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01539026"/>
              <w:tag w:val="goog_rdk_1995"/>
            </w:sdtPr>
            <w:sdtContent>
              <w:ins w:author="Rossi Rossi" w:id="118" w:date="2026-09-22T06:56:59Z">
                <w:sdt>
                  <w:sdtPr>
                    <w:id w:val="-1658583969"/>
                    <w:tag w:val="goog_rdk_1996"/>
                  </w:sdtPr>
                  <w:sdtContent>
                    <w:del w:author="Animefor Me" w:id="15" w:date="2026-09-29T09:36:34Z"/>
                  </w:sdtContent>
                </w:sdt>
              </w:ins>
              <w:sdt>
                <w:sdtPr>
                  <w:id w:val="-194860392"/>
                  <w:tag w:val="goog_rdk_19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w:delText>
                      </w:r>
                    </w:del>
                  </w:ins>
                </w:sdtContent>
              </w:sdt>
              <w:ins w:author="Rossi Rossi" w:id="118" w:date="2026-09-22T06:56:59Z">
                <w:del w:author="Animefor Me" w:id="15" w:date="2026-09-29T09:36:34Z"/>
              </w:ins>
            </w:sdtContent>
          </w:sdt>
        </w:p>
      </w:sdtContent>
    </w:sdt>
    <w:sdt>
      <w:sdtPr>
        <w:id w:val="-961187942"/>
        <w:tag w:val="goog_rdk_2002"/>
      </w:sdtPr>
      <w:sdtContent>
        <w:p w:rsidR="00000000" w:rsidDel="00000000" w:rsidP="00000000" w:rsidRDefault="00000000" w:rsidRPr="00000000" w14:paraId="0000018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32442119"/>
              <w:tag w:val="goog_rdk_1999"/>
            </w:sdtPr>
            <w:sdtContent>
              <w:ins w:author="Rossi Rossi" w:id="118" w:date="2026-09-22T06:56:59Z">
                <w:sdt>
                  <w:sdtPr>
                    <w:id w:val="1002059754"/>
                    <w:tag w:val="goog_rdk_2000"/>
                  </w:sdtPr>
                  <w:sdtContent>
                    <w:del w:author="Animefor Me" w:id="15" w:date="2026-09-29T09:36:34Z"/>
                  </w:sdtContent>
                </w:sdt>
              </w:ins>
              <w:sdt>
                <w:sdtPr>
                  <w:id w:val="-689761293"/>
                  <w:tag w:val="goog_rdk_200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CreateModelInteraction.builder()</w:delText>
                      </w:r>
                    </w:del>
                  </w:ins>
                </w:sdtContent>
              </w:sdt>
              <w:ins w:author="Rossi Rossi" w:id="118" w:date="2026-09-22T06:56:59Z">
                <w:del w:author="Animefor Me" w:id="15" w:date="2026-09-29T09:36:34Z"/>
              </w:ins>
            </w:sdtContent>
          </w:sdt>
        </w:p>
      </w:sdtContent>
    </w:sdt>
    <w:sdt>
      <w:sdtPr>
        <w:id w:val="-342754397"/>
        <w:tag w:val="goog_rdk_2006"/>
      </w:sdtPr>
      <w:sdtContent>
        <w:p w:rsidR="00000000" w:rsidDel="00000000" w:rsidP="00000000" w:rsidRDefault="00000000" w:rsidRPr="00000000" w14:paraId="0000019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79566547"/>
              <w:tag w:val="goog_rdk_2003"/>
            </w:sdtPr>
            <w:sdtContent>
              <w:ins w:author="Rossi Rossi" w:id="118" w:date="2026-09-22T06:56:59Z">
                <w:sdt>
                  <w:sdtPr>
                    <w:id w:val="-893435474"/>
                    <w:tag w:val="goog_rdk_2004"/>
                  </w:sdtPr>
                  <w:sdtContent>
                    <w:del w:author="Animefor Me" w:id="15" w:date="2026-09-29T09:36:34Z"/>
                  </w:sdtContent>
                </w:sdt>
              </w:ins>
              <w:sdt>
                <w:sdtPr>
                  <w:id w:val="578736830"/>
                  <w:tag w:val="goog_rdk_20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.model(Model.of("gemini-3.8-flash"))</w:delText>
                      </w:r>
                    </w:del>
                  </w:ins>
                </w:sdtContent>
              </w:sdt>
              <w:ins w:author="Rossi Rossi" w:id="118" w:date="2026-09-22T06:56:59Z">
                <w:del w:author="Animefor Me" w:id="15" w:date="2026-09-29T09:36:34Z"/>
              </w:ins>
            </w:sdtContent>
          </w:sdt>
        </w:p>
      </w:sdtContent>
    </w:sdt>
    <w:sdt>
      <w:sdtPr>
        <w:id w:val="-122283719"/>
        <w:tag w:val="goog_rdk_2010"/>
      </w:sdtPr>
      <w:sdtContent>
        <w:p w:rsidR="00000000" w:rsidDel="00000000" w:rsidP="00000000" w:rsidRDefault="00000000" w:rsidRPr="00000000" w14:paraId="0000019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3335134"/>
              <w:tag w:val="goog_rdk_2007"/>
            </w:sdtPr>
            <w:sdtContent>
              <w:ins w:author="Rossi Rossi" w:id="118" w:date="2026-09-22T06:56:59Z">
                <w:sdt>
                  <w:sdtPr>
                    <w:id w:val="-420992414"/>
                    <w:tag w:val="goog_rdk_2008"/>
                  </w:sdtPr>
                  <w:sdtContent>
                    <w:del w:author="Animefor Me" w:id="15" w:date="2026-09-29T09:36:34Z"/>
                  </w:sdtContent>
                </w:sdt>
              </w:ins>
              <w:sdt>
                <w:sdtPr>
                  <w:id w:val="1918825936"/>
                  <w:tag w:val="goog_rdk_20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18" w:date="2026-09-22T06:56:59Z">
                <w:del w:author="Animefor Me" w:id="15" w:date="2026-09-29T09:36:34Z"/>
              </w:ins>
            </w:sdtContent>
          </w:sdt>
        </w:p>
      </w:sdtContent>
    </w:sdt>
    <w:sdt>
      <w:sdtPr>
        <w:id w:val="-1853848635"/>
        <w:tag w:val="goog_rdk_2014"/>
      </w:sdtPr>
      <w:sdtContent>
        <w:p w:rsidR="00000000" w:rsidDel="00000000" w:rsidP="00000000" w:rsidRDefault="00000000" w:rsidRPr="00000000" w14:paraId="0000019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92285534"/>
              <w:tag w:val="goog_rdk_2011"/>
            </w:sdtPr>
            <w:sdtContent>
              <w:ins w:author="Rossi Rossi" w:id="118" w:date="2026-09-22T06:56:59Z">
                <w:sdt>
                  <w:sdtPr>
                    <w:id w:val="1539121808"/>
                    <w:tag w:val="goog_rdk_2012"/>
                  </w:sdtPr>
                  <w:sdtContent>
                    <w:del w:author="Animefor Me" w:id="15" w:date="2026-09-29T09:36:34Z"/>
                  </w:sdtContent>
                </w:sdt>
              </w:ins>
              <w:sdt>
                <w:sdtPr>
                  <w:id w:val="1498202186"/>
                  <w:tag w:val="goog_rdk_20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Rossi Rossi" w:id="118" w:date="2026-09-22T06:56:59Z">
                <w:del w:author="Animefor Me" w:id="15" w:date="2026-09-29T09:36:34Z"/>
              </w:ins>
            </w:sdtContent>
          </w:sdt>
        </w:p>
      </w:sdtContent>
    </w:sdt>
    <w:sdt>
      <w:sdtPr>
        <w:id w:val="1162035926"/>
        <w:tag w:val="goog_rdk_2020"/>
      </w:sdtPr>
      <w:sdtContent>
        <w:p w:rsidR="00000000" w:rsidDel="00000000" w:rsidP="00000000" w:rsidRDefault="00000000" w:rsidRPr="00000000" w14:paraId="00000193">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688529123"/>
              <w:tag w:val="goog_rdk_2017"/>
            </w:sdtPr>
            <w:sdtContent>
              <w:ins w:author="Abinaya Saravanan" w:id="125" w:date="2026-09-23T05:16:08Z">
                <w:sdt>
                  <w:sdtPr>
                    <w:id w:val="332406003"/>
                    <w:tag w:val="goog_rdk_2018"/>
                  </w:sdtPr>
                  <w:sdtContent>
                    <w:del w:author="Animefor Me" w:id="15" w:date="2026-09-29T09:36:34Z"/>
                  </w:sdtContent>
                </w:sdt>
              </w:ins>
              <w:sdt>
                <w:sdtPr>
                  <w:id w:val="301010940"/>
                  <w:tag w:val="goog_rdk_2019"/>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25" w:date="2026-09-23T05:16:08Z">
                <w:del w:author="Animefor Me" w:id="15" w:date="2026-09-29T09:36:34Z"/>
              </w:ins>
            </w:sdtContent>
          </w:sdt>
        </w:p>
      </w:sdtContent>
    </w:sdt>
    <w:sdt>
      <w:sdtPr>
        <w:id w:val="-1885964949"/>
        <w:tag w:val="goog_rdk_2024"/>
      </w:sdtPr>
      <w:sdtContent>
        <w:p w:rsidR="00000000" w:rsidDel="00000000" w:rsidP="00000000" w:rsidRDefault="00000000" w:rsidRPr="00000000" w14:paraId="00000194">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92062773"/>
              <w:tag w:val="goog_rdk_2021"/>
            </w:sdtPr>
            <w:sdtContent>
              <w:ins w:author="Abinaya Saravanan" w:id="125" w:date="2026-09-23T05:16:08Z">
                <w:sdt>
                  <w:sdtPr>
                    <w:id w:val="-1856648304"/>
                    <w:tag w:val="goog_rdk_2022"/>
                  </w:sdtPr>
                  <w:sdtContent>
                    <w:del w:author="Animefor Me" w:id="15" w:date="2026-09-29T09:36:34Z"/>
                  </w:sdtContent>
                </w:sdt>
              </w:ins>
              <w:sdt>
                <w:sdtPr>
                  <w:id w:val="-1250008411"/>
                  <w:tag w:val="goog_rdk_2023"/>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com.google.genai.gaos.models.interactions.CreateModelInteractionRequestBody;</w:delText>
                      </w:r>
                    </w:del>
                  </w:ins>
                </w:sdtContent>
              </w:sdt>
              <w:ins w:author="Abinaya Saravanan" w:id="125" w:date="2026-09-23T05:16:08Z">
                <w:del w:author="Animefor Me" w:id="15" w:date="2026-09-29T09:36:34Z"/>
              </w:ins>
            </w:sdtContent>
          </w:sdt>
        </w:p>
      </w:sdtContent>
    </w:sdt>
    <w:sdt>
      <w:sdtPr>
        <w:id w:val="-1605890322"/>
        <w:tag w:val="goog_rdk_2028"/>
      </w:sdtPr>
      <w:sdtContent>
        <w:p w:rsidR="00000000" w:rsidDel="00000000" w:rsidP="00000000" w:rsidRDefault="00000000" w:rsidRPr="00000000" w14:paraId="00000195">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198042886"/>
              <w:tag w:val="goog_rdk_2025"/>
            </w:sdtPr>
            <w:sdtContent>
              <w:ins w:author="Abinaya Saravanan" w:id="125" w:date="2026-09-23T05:16:08Z">
                <w:sdt>
                  <w:sdtPr>
                    <w:id w:val="1483522337"/>
                    <w:tag w:val="goog_rdk_2026"/>
                  </w:sdtPr>
                  <w:sdtContent>
                    <w:del w:author="Animefor Me" w:id="15" w:date="2026-09-29T09:36:34Z"/>
                  </w:sdtContent>
                </w:sdt>
              </w:ins>
              <w:sdt>
                <w:sdtPr>
                  <w:id w:val="-769441122"/>
                  <w:tag w:val="goog_rdk_2027"/>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25" w:date="2026-09-23T05:16:08Z">
                <w:del w:author="Animefor Me" w:id="15" w:date="2026-09-29T09:36:34Z"/>
              </w:ins>
            </w:sdtContent>
          </w:sdt>
        </w:p>
      </w:sdtContent>
    </w:sdt>
    <w:sdt>
      <w:sdtPr>
        <w:id w:val="-2117686950"/>
        <w:tag w:val="goog_rdk_2032"/>
      </w:sdtPr>
      <w:sdtContent>
        <w:p w:rsidR="00000000" w:rsidDel="00000000" w:rsidP="00000000" w:rsidRDefault="00000000" w:rsidRPr="00000000" w14:paraId="00000196">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2010881354"/>
              <w:tag w:val="goog_rdk_2029"/>
            </w:sdtPr>
            <w:sdtContent>
              <w:ins w:author="Abinaya Saravanan" w:id="125" w:date="2026-09-23T05:16:08Z">
                <w:sdt>
                  <w:sdtPr>
                    <w:id w:val="1419419104"/>
                    <w:tag w:val="goog_rdk_2030"/>
                  </w:sdtPr>
                  <w:sdtContent>
                    <w:del w:author="Animefor Me" w:id="15" w:date="2026-09-29T09:36:34Z"/>
                  </w:sdtContent>
                </w:sdt>
              </w:ins>
              <w:sdt>
                <w:sdtPr>
                  <w:id w:val="-1828433339"/>
                  <w:tag w:val="goog_rdk_2031"/>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25" w:date="2026-09-23T05:16:08Z">
                <w:del w:author="Animefor Me" w:id="15" w:date="2026-09-29T09:36:34Z"/>
              </w:ins>
            </w:sdtContent>
          </w:sdt>
        </w:p>
      </w:sdtContent>
    </w:sdt>
    <w:sdt>
      <w:sdtPr>
        <w:id w:val="671002327"/>
        <w:tag w:val="goog_rdk_2036"/>
      </w:sdtPr>
      <w:sdtContent>
        <w:p w:rsidR="00000000" w:rsidDel="00000000" w:rsidP="00000000" w:rsidRDefault="00000000" w:rsidRPr="00000000" w14:paraId="00000197">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2070999631"/>
              <w:tag w:val="goog_rdk_2033"/>
            </w:sdtPr>
            <w:sdtContent>
              <w:ins w:author="Abinaya Saravanan" w:id="125" w:date="2026-09-23T05:16:08Z">
                <w:sdt>
                  <w:sdtPr>
                    <w:id w:val="868048093"/>
                    <w:tag w:val="goog_rdk_2034"/>
                  </w:sdtPr>
                  <w:sdtContent>
                    <w:del w:author="Animefor Me" w:id="15" w:date="2026-09-29T09:36:34Z"/>
                  </w:sdtContent>
                </w:sdt>
              </w:ins>
              <w:sdt>
                <w:sdtPr>
                  <w:id w:val="143191847"/>
                  <w:tag w:val="goog_rdk_2035"/>
                </w:sdtPr>
                <w:sdtContent>
                  <w:ins w:author="Abinaya Saravanan" w:id="125" w:date="2026-09-23T05:16:08Z">
                    <w:del w:author="Animefor Me" w:id="15" w:date="2026-09-29T09:36:34Z">
                      <w:r w:rsidDel="00000000" w:rsidR="00000000" w:rsidRPr="00000000">
                        <w:rPr>
                          <w:rtl w:val="0"/>
                        </w:rPr>
                      </w:r>
                    </w:del>
                  </w:ins>
                </w:sdtContent>
              </w:sdt>
              <w:ins w:author="Abinaya Saravanan" w:id="125" w:date="2026-09-23T05:16:08Z">
                <w:del w:author="Animefor Me" w:id="15" w:date="2026-09-29T09:36:34Z"/>
              </w:ins>
            </w:sdtContent>
          </w:sdt>
        </w:p>
      </w:sdtContent>
    </w:sdt>
    <w:sdt>
      <w:sdtPr>
        <w:id w:val="1851250357"/>
        <w:tag w:val="goog_rdk_2040"/>
      </w:sdtPr>
      <w:sdtContent>
        <w:p w:rsidR="00000000" w:rsidDel="00000000" w:rsidP="00000000" w:rsidRDefault="00000000" w:rsidRPr="00000000" w14:paraId="00000198">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99892758"/>
              <w:tag w:val="goog_rdk_2037"/>
            </w:sdtPr>
            <w:sdtContent>
              <w:ins w:author="Abinaya Saravanan" w:id="125" w:date="2026-09-23T05:16:08Z">
                <w:sdt>
                  <w:sdtPr>
                    <w:id w:val="1262904809"/>
                    <w:tag w:val="goog_rdk_2038"/>
                  </w:sdtPr>
                  <w:sdtContent>
                    <w:del w:author="Animefor Me" w:id="15" w:date="2026-09-29T09:36:34Z"/>
                  </w:sdtContent>
                </w:sdt>
              </w:ins>
              <w:sdt>
                <w:sdtPr>
                  <w:id w:val="583112592"/>
                  <w:tag w:val="goog_rdk_2039"/>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25" w:date="2026-09-23T05:16:08Z">
                <w:del w:author="Animefor Me" w:id="15" w:date="2026-09-29T09:36:34Z"/>
              </w:ins>
            </w:sdtContent>
          </w:sdt>
        </w:p>
      </w:sdtContent>
    </w:sdt>
    <w:sdt>
      <w:sdtPr>
        <w:id w:val="330482549"/>
        <w:tag w:val="goog_rdk_2044"/>
      </w:sdtPr>
      <w:sdtContent>
        <w:p w:rsidR="00000000" w:rsidDel="00000000" w:rsidP="00000000" w:rsidRDefault="00000000" w:rsidRPr="00000000" w14:paraId="00000199">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12050469"/>
              <w:tag w:val="goog_rdk_2041"/>
            </w:sdtPr>
            <w:sdtContent>
              <w:ins w:author="Abinaya Saravanan" w:id="125" w:date="2026-09-23T05:16:08Z">
                <w:sdt>
                  <w:sdtPr>
                    <w:id w:val="1537841304"/>
                    <w:tag w:val="goog_rdk_2042"/>
                  </w:sdtPr>
                  <w:sdtContent>
                    <w:del w:author="Animefor Me" w:id="15" w:date="2026-09-29T09:36:34Z"/>
                  </w:sdtContent>
                </w:sdt>
              </w:ins>
              <w:sdt>
                <w:sdtPr>
                  <w:id w:val="250668505"/>
                  <w:tag w:val="goog_rdk_2043"/>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25" w:date="2026-09-23T05:16:08Z">
                <w:del w:author="Animefor Me" w:id="15" w:date="2026-09-29T09:36:34Z"/>
              </w:ins>
            </w:sdtContent>
          </w:sdt>
        </w:p>
      </w:sdtContent>
    </w:sdt>
    <w:sdt>
      <w:sdtPr>
        <w:id w:val="655451233"/>
        <w:tag w:val="goog_rdk_2048"/>
      </w:sdtPr>
      <w:sdtContent>
        <w:p w:rsidR="00000000" w:rsidDel="00000000" w:rsidP="00000000" w:rsidRDefault="00000000" w:rsidRPr="00000000" w14:paraId="0000019A">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971746131"/>
              <w:tag w:val="goog_rdk_2045"/>
            </w:sdtPr>
            <w:sdtContent>
              <w:ins w:author="Abinaya Saravanan" w:id="125" w:date="2026-09-23T05:16:08Z">
                <w:sdt>
                  <w:sdtPr>
                    <w:id w:val="233009725"/>
                    <w:tag w:val="goog_rdk_2046"/>
                  </w:sdtPr>
                  <w:sdtContent>
                    <w:del w:author="Animefor Me" w:id="15" w:date="2026-09-29T09:36:34Z"/>
                  </w:sdtContent>
                </w:sdt>
              </w:ins>
              <w:sdt>
                <w:sdtPr>
                  <w:id w:val="-2022339372"/>
                  <w:tag w:val="goog_rdk_2047"/>
                </w:sdtPr>
                <w:sdtContent>
                  <w:ins w:author="Abinaya Saravanan" w:id="125" w:date="2026-09-23T05:16:08Z">
                    <w:del w:author="Animefor Me" w:id="15" w:date="2026-09-29T09:36:34Z">
                      <w:r w:rsidDel="00000000" w:rsidR="00000000" w:rsidRPr="00000000">
                        <w:rPr>
                          <w:rtl w:val="0"/>
                        </w:rPr>
                      </w:r>
                    </w:del>
                  </w:ins>
                </w:sdtContent>
              </w:sdt>
              <w:ins w:author="Abinaya Saravanan" w:id="125" w:date="2026-09-23T05:16:08Z">
                <w:del w:author="Animefor Me" w:id="15" w:date="2026-09-29T09:36:34Z"/>
              </w:ins>
            </w:sdtContent>
          </w:sdt>
        </w:p>
      </w:sdtContent>
    </w:sdt>
    <w:sdt>
      <w:sdtPr>
        <w:id w:val="-1773015266"/>
        <w:tag w:val="goog_rdk_2052"/>
      </w:sdtPr>
      <w:sdtContent>
        <w:p w:rsidR="00000000" w:rsidDel="00000000" w:rsidP="00000000" w:rsidRDefault="00000000" w:rsidRPr="00000000" w14:paraId="0000019B">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150437405"/>
              <w:tag w:val="goog_rdk_2049"/>
            </w:sdtPr>
            <w:sdtContent>
              <w:ins w:author="Abinaya Saravanan" w:id="125" w:date="2026-09-23T05:16:08Z">
                <w:sdt>
                  <w:sdtPr>
                    <w:id w:val="-397499935"/>
                    <w:tag w:val="goog_rdk_2050"/>
                  </w:sdtPr>
                  <w:sdtContent>
                    <w:del w:author="Animefor Me" w:id="15" w:date="2026-09-29T09:36:34Z"/>
                  </w:sdtContent>
                </w:sdt>
              </w:ins>
              <w:sdt>
                <w:sdtPr>
                  <w:id w:val="1707810792"/>
                  <w:tag w:val="goog_rdk_2051"/>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1. Build interaction request body</w:delText>
                      </w:r>
                    </w:del>
                  </w:ins>
                </w:sdtContent>
              </w:sdt>
              <w:ins w:author="Abinaya Saravanan" w:id="125" w:date="2026-09-23T05:16:08Z">
                <w:del w:author="Animefor Me" w:id="15" w:date="2026-09-29T09:36:34Z"/>
              </w:ins>
            </w:sdtContent>
          </w:sdt>
        </w:p>
      </w:sdtContent>
    </w:sdt>
    <w:sdt>
      <w:sdtPr>
        <w:id w:val="1453166723"/>
        <w:tag w:val="goog_rdk_2056"/>
      </w:sdtPr>
      <w:sdtContent>
        <w:p w:rsidR="00000000" w:rsidDel="00000000" w:rsidP="00000000" w:rsidRDefault="00000000" w:rsidRPr="00000000" w14:paraId="0000019C">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424649528"/>
              <w:tag w:val="goog_rdk_2053"/>
            </w:sdtPr>
            <w:sdtContent>
              <w:ins w:author="Abinaya Saravanan" w:id="125" w:date="2026-09-23T05:16:08Z">
                <w:sdt>
                  <w:sdtPr>
                    <w:id w:val="-581783172"/>
                    <w:tag w:val="goog_rdk_2054"/>
                  </w:sdtPr>
                  <w:sdtContent>
                    <w:del w:author="Animefor Me" w:id="15" w:date="2026-09-29T09:36:34Z"/>
                  </w:sdtContent>
                </w:sdt>
              </w:ins>
              <w:sdt>
                <w:sdtPr>
                  <w:id w:val="-2127915072"/>
                  <w:tag w:val="goog_rdk_2055"/>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CreateModelInteractionRequestBody params = CreateModelInteractionRequestBody.builder()</w:delText>
                      </w:r>
                    </w:del>
                  </w:ins>
                </w:sdtContent>
              </w:sdt>
              <w:ins w:author="Abinaya Saravanan" w:id="125" w:date="2026-09-23T05:16:08Z">
                <w:del w:author="Animefor Me" w:id="15" w:date="2026-09-29T09:36:34Z"/>
              </w:ins>
            </w:sdtContent>
          </w:sdt>
        </w:p>
      </w:sdtContent>
    </w:sdt>
    <w:sdt>
      <w:sdtPr>
        <w:id w:val="320942990"/>
        <w:tag w:val="goog_rdk_2060"/>
      </w:sdtPr>
      <w:sdtContent>
        <w:p w:rsidR="00000000" w:rsidDel="00000000" w:rsidP="00000000" w:rsidRDefault="00000000" w:rsidRPr="00000000" w14:paraId="0000019D">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873709416"/>
              <w:tag w:val="goog_rdk_2057"/>
            </w:sdtPr>
            <w:sdtContent>
              <w:ins w:author="Abinaya Saravanan" w:id="125" w:date="2026-09-23T05:16:08Z">
                <w:sdt>
                  <w:sdtPr>
                    <w:id w:val="-16607839"/>
                    <w:tag w:val="goog_rdk_2058"/>
                  </w:sdtPr>
                  <w:sdtContent>
                    <w:del w:author="Animefor Me" w:id="15" w:date="2026-09-29T09:36:34Z"/>
                  </w:sdtContent>
                </w:sdt>
              </w:ins>
              <w:sdt>
                <w:sdtPr>
                  <w:id w:val="1254282897"/>
                  <w:tag w:val="goog_rdk_2059"/>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25" w:date="2026-09-23T05:16:08Z">
                <w:del w:author="Animefor Me" w:id="15" w:date="2026-09-29T09:36:34Z"/>
              </w:ins>
            </w:sdtContent>
          </w:sdt>
        </w:p>
      </w:sdtContent>
    </w:sdt>
    <w:sdt>
      <w:sdtPr>
        <w:id w:val="-174591092"/>
        <w:tag w:val="goog_rdk_2064"/>
      </w:sdtPr>
      <w:sdtContent>
        <w:p w:rsidR="00000000" w:rsidDel="00000000" w:rsidP="00000000" w:rsidRDefault="00000000" w:rsidRPr="00000000" w14:paraId="0000019E">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518047281"/>
              <w:tag w:val="goog_rdk_2061"/>
            </w:sdtPr>
            <w:sdtContent>
              <w:ins w:author="Abinaya Saravanan" w:id="125" w:date="2026-09-23T05:16:08Z">
                <w:sdt>
                  <w:sdtPr>
                    <w:id w:val="-1446295887"/>
                    <w:tag w:val="goog_rdk_2062"/>
                  </w:sdtPr>
                  <w:sdtContent>
                    <w:del w:author="Animefor Me" w:id="15" w:date="2026-09-29T09:36:34Z"/>
                  </w:sdtContent>
                </w:sdt>
              </w:ins>
              <w:sdt>
                <w:sdtPr>
                  <w:id w:val="-1748195608"/>
                  <w:tag w:val="goog_rdk_2063"/>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Abinaya Saravanan" w:id="125" w:date="2026-09-23T05:16:08Z">
                <w:del w:author="Animefor Me" w:id="15" w:date="2026-09-29T09:36:34Z"/>
              </w:ins>
            </w:sdtContent>
          </w:sdt>
        </w:p>
      </w:sdtContent>
    </w:sdt>
    <w:sdt>
      <w:sdtPr>
        <w:id w:val="341581107"/>
        <w:tag w:val="goog_rdk_2068"/>
      </w:sdtPr>
      <w:sdtContent>
        <w:p w:rsidR="00000000" w:rsidDel="00000000" w:rsidP="00000000" w:rsidRDefault="00000000" w:rsidRPr="00000000" w14:paraId="0000019F">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708945075"/>
              <w:tag w:val="goog_rdk_2065"/>
            </w:sdtPr>
            <w:sdtContent>
              <w:ins w:author="Abinaya Saravanan" w:id="125" w:date="2026-09-23T05:16:08Z">
                <w:sdt>
                  <w:sdtPr>
                    <w:id w:val="353877195"/>
                    <w:tag w:val="goog_rdk_2066"/>
                  </w:sdtPr>
                  <w:sdtContent>
                    <w:del w:author="Animefor Me" w:id="15" w:date="2026-09-29T09:36:34Z"/>
                  </w:sdtContent>
                </w:sdt>
              </w:ins>
              <w:sdt>
                <w:sdtPr>
                  <w:id w:val="186968947"/>
                  <w:tag w:val="goog_rdk_2067"/>
                </w:sdtPr>
                <w:sdtContent>
                  <w:ins w:author="Abinaya Saravanan" w:id="125" w:date="2026-09-23T05:16:08Z">
                    <w:del w:author="Animefor Me" w:id="15" w:date="2026-09-29T09:36:34Z">
                      <w:r w:rsidDel="00000000" w:rsidR="00000000" w:rsidRPr="00000000">
                        <w:rPr>
                          <w:rtl w:val="0"/>
                        </w:rPr>
                      </w:r>
                    </w:del>
                  </w:ins>
                </w:sdtContent>
              </w:sdt>
              <w:ins w:author="Abinaya Saravanan" w:id="125" w:date="2026-09-23T05:16:08Z">
                <w:del w:author="Animefor Me" w:id="15" w:date="2026-09-29T09:36:34Z"/>
              </w:ins>
            </w:sdtContent>
          </w:sdt>
        </w:p>
      </w:sdtContent>
    </w:sdt>
    <w:sdt>
      <w:sdtPr>
        <w:id w:val="1448924033"/>
        <w:tag w:val="goog_rdk_2072"/>
      </w:sdtPr>
      <w:sdtContent>
        <w:p w:rsidR="00000000" w:rsidDel="00000000" w:rsidP="00000000" w:rsidRDefault="00000000" w:rsidRPr="00000000" w14:paraId="000001A0">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380754139"/>
              <w:tag w:val="goog_rdk_2069"/>
            </w:sdtPr>
            <w:sdtContent>
              <w:ins w:author="Abinaya Saravanan" w:id="125" w:date="2026-09-23T05:16:08Z">
                <w:sdt>
                  <w:sdtPr>
                    <w:id w:val="2123426675"/>
                    <w:tag w:val="goog_rdk_2070"/>
                  </w:sdtPr>
                  <w:sdtContent>
                    <w:del w:author="Animefor Me" w:id="15" w:date="2026-09-29T09:36:34Z"/>
                  </w:sdtContent>
                </w:sdt>
              </w:ins>
              <w:sdt>
                <w:sdtPr>
                  <w:id w:val="-1193606260"/>
                  <w:tag w:val="goog_rdk_2071"/>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25" w:date="2026-09-23T05:16:08Z">
                <w:del w:author="Animefor Me" w:id="15" w:date="2026-09-29T09:36:34Z"/>
              </w:ins>
            </w:sdtContent>
          </w:sdt>
        </w:p>
      </w:sdtContent>
    </w:sdt>
    <w:sdt>
      <w:sdtPr>
        <w:id w:val="1169931419"/>
        <w:tag w:val="goog_rdk_2076"/>
      </w:sdtPr>
      <w:sdtContent>
        <w:p w:rsidR="00000000" w:rsidDel="00000000" w:rsidP="00000000" w:rsidRDefault="00000000" w:rsidRPr="00000000" w14:paraId="000001A1">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466798007"/>
              <w:tag w:val="goog_rdk_2073"/>
            </w:sdtPr>
            <w:sdtContent>
              <w:ins w:author="Abinaya Saravanan" w:id="125" w:date="2026-09-23T05:16:08Z">
                <w:sdt>
                  <w:sdtPr>
                    <w:id w:val="-2103601279"/>
                    <w:tag w:val="goog_rdk_2074"/>
                  </w:sdtPr>
                  <w:sdtContent>
                    <w:del w:author="Animefor Me" w:id="15" w:date="2026-09-29T09:36:34Z"/>
                  </w:sdtContent>
                </w:sdt>
              </w:ins>
              <w:sdt>
                <w:sdtPr>
                  <w:id w:val="260087221"/>
                  <w:tag w:val="goog_rdk_2075"/>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25" w:date="2026-09-23T05:16:08Z">
                <w:del w:author="Animefor Me" w:id="15" w:date="2026-09-29T09:36:34Z"/>
              </w:ins>
            </w:sdtContent>
          </w:sdt>
        </w:p>
      </w:sdtContent>
    </w:sdt>
    <w:sdt>
      <w:sdtPr>
        <w:id w:val="-919124015"/>
        <w:tag w:val="goog_rdk_2080"/>
      </w:sdtPr>
      <w:sdtContent>
        <w:p w:rsidR="00000000" w:rsidDel="00000000" w:rsidP="00000000" w:rsidRDefault="00000000" w:rsidRPr="00000000" w14:paraId="000001A2">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29110293"/>
              <w:tag w:val="goog_rdk_2077"/>
            </w:sdtPr>
            <w:sdtContent>
              <w:ins w:author="Abinaya Saravanan" w:id="125" w:date="2026-09-23T05:16:08Z">
                <w:sdt>
                  <w:sdtPr>
                    <w:id w:val="-163633905"/>
                    <w:tag w:val="goog_rdk_2078"/>
                  </w:sdtPr>
                  <w:sdtContent>
                    <w:del w:author="Animefor Me" w:id="15" w:date="2026-09-29T09:36:34Z"/>
                  </w:sdtContent>
                </w:sdt>
              </w:ins>
              <w:sdt>
                <w:sdtPr>
                  <w:id w:val="709062507"/>
                  <w:tag w:val="goog_rdk_2079"/>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.create(params)</w:delText>
                      </w:r>
                    </w:del>
                  </w:ins>
                </w:sdtContent>
              </w:sdt>
              <w:ins w:author="Abinaya Saravanan" w:id="125" w:date="2026-09-23T05:16:08Z">
                <w:del w:author="Animefor Me" w:id="15" w:date="2026-09-29T09:36:34Z"/>
              </w:ins>
            </w:sdtContent>
          </w:sdt>
        </w:p>
      </w:sdtContent>
    </w:sdt>
    <w:sdt>
      <w:sdtPr>
        <w:id w:val="572748968"/>
        <w:tag w:val="goog_rdk_2084"/>
      </w:sdtPr>
      <w:sdtContent>
        <w:p w:rsidR="00000000" w:rsidDel="00000000" w:rsidP="00000000" w:rsidRDefault="00000000" w:rsidRPr="00000000" w14:paraId="000001A3">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214503230"/>
              <w:tag w:val="goog_rdk_2081"/>
            </w:sdtPr>
            <w:sdtContent>
              <w:ins w:author="Abinaya Saravanan" w:id="125" w:date="2026-09-23T05:16:08Z">
                <w:sdt>
                  <w:sdtPr>
                    <w:id w:val="580761684"/>
                    <w:tag w:val="goog_rdk_2082"/>
                  </w:sdtPr>
                  <w:sdtContent>
                    <w:del w:author="Animefor Me" w:id="15" w:date="2026-09-29T09:36:34Z"/>
                  </w:sdtContent>
                </w:sdt>
              </w:ins>
              <w:sdt>
                <w:sdtPr>
                  <w:id w:val="1160811778"/>
                  <w:tag w:val="goog_rdk_2083"/>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w:delText>
                      </w:r>
                    </w:del>
                  </w:ins>
                </w:sdtContent>
              </w:sdt>
              <w:ins w:author="Abinaya Saravanan" w:id="125" w:date="2026-09-23T05:16:08Z">
                <w:del w:author="Animefor Me" w:id="15" w:date="2026-09-29T09:36:34Z"/>
              </w:ins>
            </w:sdtContent>
          </w:sdt>
        </w:p>
      </w:sdtContent>
    </w:sdt>
    <w:sdt>
      <w:sdtPr>
        <w:id w:val="-1010029417"/>
        <w:tag w:val="goog_rdk_2088"/>
      </w:sdtPr>
      <w:sdtContent>
        <w:p w:rsidR="00000000" w:rsidDel="00000000" w:rsidP="00000000" w:rsidRDefault="00000000" w:rsidRPr="00000000" w14:paraId="000001A4">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860302176"/>
              <w:tag w:val="goog_rdk_2085"/>
            </w:sdtPr>
            <w:sdtContent>
              <w:ins w:author="Abinaya Saravanan" w:id="125" w:date="2026-09-23T05:16:08Z">
                <w:sdt>
                  <w:sdtPr>
                    <w:id w:val="1556563567"/>
                    <w:tag w:val="goog_rdk_2086"/>
                  </w:sdtPr>
                  <w:sdtContent>
                    <w:del w:author="Animefor Me" w:id="15" w:date="2026-09-29T09:36:34Z"/>
                  </w:sdtContent>
                </w:sdt>
              </w:ins>
              <w:sdt>
                <w:sdtPr>
                  <w:id w:val="-1212902383"/>
                  <w:tag w:val="goog_rdk_2087"/>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.get();</w:delText>
                      </w:r>
                    </w:del>
                  </w:ins>
                </w:sdtContent>
              </w:sdt>
              <w:ins w:author="Abinaya Saravanan" w:id="125" w:date="2026-09-23T05:16:08Z">
                <w:del w:author="Animefor Me" w:id="15" w:date="2026-09-29T09:36:34Z"/>
              </w:ins>
            </w:sdtContent>
          </w:sdt>
        </w:p>
      </w:sdtContent>
    </w:sdt>
    <w:sdt>
      <w:sdtPr>
        <w:id w:val="-1460562993"/>
        <w:tag w:val="goog_rdk_2092"/>
      </w:sdtPr>
      <w:sdtContent>
        <w:p w:rsidR="00000000" w:rsidDel="00000000" w:rsidP="00000000" w:rsidRDefault="00000000" w:rsidRPr="00000000" w14:paraId="000001A5">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889951114"/>
              <w:tag w:val="goog_rdk_2089"/>
            </w:sdtPr>
            <w:sdtContent>
              <w:ins w:author="Abinaya Saravanan" w:id="125" w:date="2026-09-23T05:16:08Z">
                <w:sdt>
                  <w:sdtPr>
                    <w:id w:val="-74289158"/>
                    <w:tag w:val="goog_rdk_2090"/>
                  </w:sdtPr>
                  <w:sdtContent>
                    <w:del w:author="Animefor Me" w:id="15" w:date="2026-09-29T09:36:34Z"/>
                  </w:sdtContent>
                </w:sdt>
              </w:ins>
              <w:sdt>
                <w:sdtPr>
                  <w:id w:val="700069522"/>
                  <w:tag w:val="goog_rdk_2091"/>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5" w:date="2026-09-23T05:16:08Z">
                <w:del w:author="Animefor Me" w:id="15" w:date="2026-09-29T09:36:34Z"/>
              </w:ins>
            </w:sdtContent>
          </w:sdt>
        </w:p>
      </w:sdtContent>
    </w:sdt>
    <w:sdt>
      <w:sdtPr>
        <w:id w:val="400549561"/>
        <w:tag w:val="goog_rdk_2096"/>
      </w:sdtPr>
      <w:sdtContent>
        <w:p w:rsidR="00000000" w:rsidDel="00000000" w:rsidP="00000000" w:rsidRDefault="00000000" w:rsidRPr="00000000" w14:paraId="000001A6">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619448275"/>
              <w:tag w:val="goog_rdk_2093"/>
            </w:sdtPr>
            <w:sdtContent>
              <w:ins w:author="Abinaya Saravanan" w:id="125" w:date="2026-09-23T05:16:08Z">
                <w:sdt>
                  <w:sdtPr>
                    <w:id w:val="-578861907"/>
                    <w:tag w:val="goog_rdk_2094"/>
                  </w:sdtPr>
                  <w:sdtContent>
                    <w:del w:author="Animefor Me" w:id="15" w:date="2026-09-29T09:36:34Z"/>
                  </w:sdtContent>
                </w:sdt>
              </w:ins>
              <w:sdt>
                <w:sdtPr>
                  <w:id w:val="2062926839"/>
                  <w:tag w:val="goog_rdk_2095"/>
                </w:sdtPr>
                <w:sdtContent>
                  <w:ins w:author="Abinaya Saravanan" w:id="125" w:date="2026-09-23T05:16:08Z">
                    <w:del w:author="Animefor Me" w:id="15" w:date="2026-09-29T09:36:34Z">
                      <w:r w:rsidDel="00000000" w:rsidR="00000000" w:rsidRPr="00000000">
                        <w:rPr>
                          <w:rtl w:val="0"/>
                        </w:rPr>
                      </w:r>
                    </w:del>
                  </w:ins>
                </w:sdtContent>
              </w:sdt>
              <w:ins w:author="Abinaya Saravanan" w:id="125" w:date="2026-09-23T05:16:08Z">
                <w:del w:author="Animefor Me" w:id="15" w:date="2026-09-29T09:36:34Z"/>
              </w:ins>
            </w:sdtContent>
          </w:sdt>
        </w:p>
      </w:sdtContent>
    </w:sdt>
    <w:sdt>
      <w:sdtPr>
        <w:id w:val="1286717907"/>
        <w:tag w:val="goog_rdk_2100"/>
      </w:sdtPr>
      <w:sdtContent>
        <w:p w:rsidR="00000000" w:rsidDel="00000000" w:rsidP="00000000" w:rsidRDefault="00000000" w:rsidRPr="00000000" w14:paraId="000001A7">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453228827"/>
              <w:tag w:val="goog_rdk_2097"/>
            </w:sdtPr>
            <w:sdtContent>
              <w:ins w:author="Abinaya Saravanan" w:id="125" w:date="2026-09-23T05:16:08Z">
                <w:sdt>
                  <w:sdtPr>
                    <w:id w:val="1612007509"/>
                    <w:tag w:val="goog_rdk_2098"/>
                  </w:sdtPr>
                  <w:sdtContent>
                    <w:del w:author="Animefor Me" w:id="15" w:date="2026-09-29T09:36:34Z"/>
                  </w:sdtContent>
                </w:sdt>
              </w:ins>
              <w:sdt>
                <w:sdtPr>
                  <w:id w:val="1395739885"/>
                  <w:tag w:val="goog_rdk_2099"/>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5" w:date="2026-09-23T05:16:08Z">
                <w:del w:author="Animefor Me" w:id="15" w:date="2026-09-29T09:36:34Z"/>
              </w:ins>
            </w:sdtContent>
          </w:sdt>
        </w:p>
      </w:sdtContent>
    </w:sdt>
    <w:sdt>
      <w:sdtPr>
        <w:id w:val="517273137"/>
        <w:tag w:val="goog_rdk_2104"/>
      </w:sdtPr>
      <w:sdtContent>
        <w:p w:rsidR="00000000" w:rsidDel="00000000" w:rsidP="00000000" w:rsidRDefault="00000000" w:rsidRPr="00000000" w14:paraId="000001A8">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697145052"/>
              <w:tag w:val="goog_rdk_2101"/>
            </w:sdtPr>
            <w:sdtContent>
              <w:ins w:author="Abinaya Saravanan" w:id="125" w:date="2026-09-23T05:16:08Z">
                <w:sdt>
                  <w:sdtPr>
                    <w:id w:val="-1931519601"/>
                    <w:tag w:val="goog_rdk_2102"/>
                  </w:sdtPr>
                  <w:sdtContent>
                    <w:del w:author="Animefor Me" w:id="15" w:date="2026-09-29T09:36:34Z"/>
                  </w:sdtContent>
                </w:sdt>
              </w:ins>
              <w:sdt>
                <w:sdtPr>
                  <w:id w:val="-1827534698"/>
                  <w:tag w:val="goog_rdk_2103"/>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25" w:date="2026-09-23T05:16:08Z">
                <w:del w:author="Animefor Me" w:id="15" w:date="2026-09-29T09:36:34Z"/>
              </w:ins>
            </w:sdtContent>
          </w:sdt>
        </w:p>
      </w:sdtContent>
    </w:sdt>
    <w:sdt>
      <w:sdtPr>
        <w:id w:val="1647262009"/>
        <w:tag w:val="goog_rdk_2108"/>
      </w:sdtPr>
      <w:sdtContent>
        <w:p w:rsidR="00000000" w:rsidDel="00000000" w:rsidP="00000000" w:rsidRDefault="00000000" w:rsidRPr="00000000" w14:paraId="000001A9">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2125080508"/>
              <w:tag w:val="goog_rdk_2105"/>
            </w:sdtPr>
            <w:sdtContent>
              <w:ins w:author="Abinaya Saravanan" w:id="125" w:date="2026-09-23T05:16:08Z">
                <w:sdt>
                  <w:sdtPr>
                    <w:id w:val="-1526509251"/>
                    <w:tag w:val="goog_rdk_2106"/>
                  </w:sdtPr>
                  <w:sdtContent>
                    <w:del w:author="Animefor Me" w:id="15" w:date="2026-09-29T09:36:34Z"/>
                  </w:sdtContent>
                </w:sdt>
              </w:ins>
              <w:sdt>
                <w:sdtPr>
                  <w:id w:val="-535953362"/>
                  <w:tag w:val="goog_rdk_2107"/>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5" w:date="2026-09-23T05:16:08Z">
                <w:del w:author="Animefor Me" w:id="15" w:date="2026-09-29T09:36:34Z"/>
              </w:ins>
            </w:sdtContent>
          </w:sdt>
        </w:p>
      </w:sdtContent>
    </w:sdt>
    <w:sdt>
      <w:sdtPr>
        <w:id w:val="-796828972"/>
        <w:tag w:val="goog_rdk_2112"/>
      </w:sdtPr>
      <w:sdtContent>
        <w:p w:rsidR="00000000" w:rsidDel="00000000" w:rsidP="00000000" w:rsidRDefault="00000000" w:rsidRPr="00000000" w14:paraId="000001AA">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456693747"/>
              <w:tag w:val="goog_rdk_2109"/>
            </w:sdtPr>
            <w:sdtContent>
              <w:ins w:author="Abinaya Saravanan" w:id="125" w:date="2026-09-23T05:16:08Z">
                <w:sdt>
                  <w:sdtPr>
                    <w:id w:val="1187805455"/>
                    <w:tag w:val="goog_rdk_2110"/>
                  </w:sdtPr>
                  <w:sdtContent>
                    <w:del w:author="Animefor Me" w:id="15" w:date="2026-09-29T09:36:34Z"/>
                  </w:sdtContent>
                </w:sdt>
              </w:ins>
              <w:sdt>
                <w:sdtPr>
                  <w:id w:val="-1989901738"/>
                  <w:tag w:val="goog_rdk_2111"/>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5" w:date="2026-09-23T05:16:08Z">
                <w:del w:author="Animefor Me" w:id="15" w:date="2026-09-29T09:36:34Z"/>
              </w:ins>
            </w:sdtContent>
          </w:sdt>
        </w:p>
      </w:sdtContent>
    </w:sdt>
    <w:sdt>
      <w:sdtPr>
        <w:id w:val="-1541090454"/>
        <w:tag w:val="goog_rdk_2116"/>
      </w:sdtPr>
      <w:sdtContent>
        <w:p w:rsidR="00000000" w:rsidDel="00000000" w:rsidP="00000000" w:rsidRDefault="00000000" w:rsidRPr="00000000" w14:paraId="000001AB">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769511783"/>
              <w:tag w:val="goog_rdk_2113"/>
            </w:sdtPr>
            <w:sdtContent>
              <w:ins w:author="Abinaya Saravanan" w:id="125" w:date="2026-09-23T05:16:08Z">
                <w:sdt>
                  <w:sdtPr>
                    <w:id w:val="1872050614"/>
                    <w:tag w:val="goog_rdk_2114"/>
                  </w:sdtPr>
                  <w:sdtContent>
                    <w:del w:author="Animefor Me" w:id="15" w:date="2026-09-29T09:36:34Z"/>
                  </w:sdtContent>
                </w:sdt>
              </w:ins>
              <w:sdt>
                <w:sdtPr>
                  <w:id w:val="-1071440629"/>
                  <w:tag w:val="goog_rdk_2115"/>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5" w:date="2026-09-23T05:16:08Z">
                <w:del w:author="Animefor Me" w:id="15" w:date="2026-09-29T09:36:34Z"/>
              </w:ins>
            </w:sdtContent>
          </w:sdt>
        </w:p>
      </w:sdtContent>
    </w:sdt>
    <w:sdt>
      <w:sdtPr>
        <w:id w:val="-2059876383"/>
        <w:tag w:val="goog_rdk_2120"/>
      </w:sdtPr>
      <w:sdtContent>
        <w:p w:rsidR="00000000" w:rsidDel="00000000" w:rsidP="00000000" w:rsidRDefault="00000000" w:rsidRPr="00000000" w14:paraId="000001AC">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726749141"/>
              <w:tag w:val="goog_rdk_2117"/>
            </w:sdtPr>
            <w:sdtContent>
              <w:ins w:author="Abinaya Saravanan" w:id="125" w:date="2026-09-23T05:16:08Z">
                <w:sdt>
                  <w:sdtPr>
                    <w:id w:val="999133706"/>
                    <w:tag w:val="goog_rdk_2118"/>
                  </w:sdtPr>
                  <w:sdtContent>
                    <w:del w:author="Animefor Me" w:id="15" w:date="2026-09-29T09:36:34Z"/>
                  </w:sdtContent>
                </w:sdt>
              </w:ins>
              <w:sdt>
                <w:sdtPr>
                  <w:id w:val="114563085"/>
                  <w:tag w:val="goog_rdk_2119"/>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5" w:date="2026-09-23T05:16:08Z">
                <w:del w:author="Animefor Me" w:id="15" w:date="2026-09-29T09:36:34Z"/>
              </w:ins>
            </w:sdtContent>
          </w:sdt>
        </w:p>
      </w:sdtContent>
    </w:sdt>
    <w:sdt>
      <w:sdtPr>
        <w:id w:val="-452402041"/>
        <w:tag w:val="goog_rdk_2124"/>
      </w:sdtPr>
      <w:sdtContent>
        <w:p w:rsidR="00000000" w:rsidDel="00000000" w:rsidP="00000000" w:rsidRDefault="00000000" w:rsidRPr="00000000" w14:paraId="000001AD">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2108342600"/>
              <w:tag w:val="goog_rdk_2121"/>
            </w:sdtPr>
            <w:sdtContent>
              <w:ins w:author="Abinaya Saravanan" w:id="125" w:date="2026-09-23T05:16:08Z">
                <w:sdt>
                  <w:sdtPr>
                    <w:id w:val="-1154924979"/>
                    <w:tag w:val="goog_rdk_2122"/>
                  </w:sdtPr>
                  <w:sdtContent>
                    <w:del w:author="Animefor Me" w:id="15" w:date="2026-09-29T09:36:34Z"/>
                  </w:sdtContent>
                </w:sdt>
              </w:ins>
              <w:sdt>
                <w:sdtPr>
                  <w:id w:val="1201843382"/>
                  <w:tag w:val="goog_rdk_2123"/>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25" w:date="2026-09-23T05:16:08Z">
                <w:del w:author="Animefor Me" w:id="15" w:date="2026-09-29T09:36:34Z"/>
              </w:ins>
            </w:sdtContent>
          </w:sdt>
        </w:p>
      </w:sdtContent>
    </w:sdt>
    <w:sdt>
      <w:sdtPr>
        <w:id w:val="-1540774580"/>
        <w:tag w:val="goog_rdk_2128"/>
      </w:sdtPr>
      <w:sdtContent>
        <w:p w:rsidR="00000000" w:rsidDel="00000000" w:rsidP="00000000" w:rsidRDefault="00000000" w:rsidRPr="00000000" w14:paraId="000001AE">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008604295"/>
              <w:tag w:val="goog_rdk_2125"/>
            </w:sdtPr>
            <w:sdtContent>
              <w:ins w:author="Abinaya Saravanan" w:id="125" w:date="2026-09-23T05:16:08Z">
                <w:sdt>
                  <w:sdtPr>
                    <w:id w:val="-1630952413"/>
                    <w:tag w:val="goog_rdk_2126"/>
                  </w:sdtPr>
                  <w:sdtContent>
                    <w:del w:author="Animefor Me" w:id="15" w:date="2026-09-29T09:36:34Z"/>
                  </w:sdtContent>
                </w:sdt>
              </w:ins>
              <w:sdt>
                <w:sdtPr>
                  <w:id w:val="-691243307"/>
                  <w:tag w:val="goog_rdk_2127"/>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5" w:date="2026-09-23T05:16:08Z">
                <w:del w:author="Animefor Me" w:id="15" w:date="2026-09-29T09:36:34Z"/>
              </w:ins>
            </w:sdtContent>
          </w:sdt>
        </w:p>
      </w:sdtContent>
    </w:sdt>
    <w:sdt>
      <w:sdtPr>
        <w:id w:val="-978131046"/>
        <w:tag w:val="goog_rdk_2132"/>
      </w:sdtPr>
      <w:sdtContent>
        <w:p w:rsidR="00000000" w:rsidDel="00000000" w:rsidP="00000000" w:rsidRDefault="00000000" w:rsidRPr="00000000" w14:paraId="000001AF">
          <w:pPr>
            <w:numPr>
              <w:ilvl w:val="1"/>
              <w:numId w:val="2"/>
            </w:numPr>
            <w:ind w:left="502" w:hanging="360"/>
            <w:rPr>
              <w:ins w:author="Abinaya Saravanan" w:id="125" w:date="2026-09-23T05:16:08Z"/>
              <w:del w:author="Animefor Me" w:id="15" w:date="2026-09-29T09:36:34Z"/>
              <w:u w:val="none"/>
              <w:rPrChange w:author="Devika G" w:id="119" w:date="2026-10-01T08:48:34Z">
                <w:rPr>
                  <w:u w:val="none"/>
                </w:rPr>
              </w:rPrChange>
            </w:rPr>
            <w:pPrChange w:author="Devika G" w:id="0" w:date="2026-10-01T08:48:34Z">
              <w:pPr>
                <w:numPr>
                  <w:ilvl w:val="1"/>
                  <w:numId w:val="9"/>
                </w:numPr>
                <w:ind w:left="502" w:hanging="360"/>
              </w:pPr>
            </w:pPrChange>
          </w:pPr>
          <w:sdt>
            <w:sdtPr>
              <w:id w:val="109422085"/>
              <w:tag w:val="goog_rdk_2129"/>
            </w:sdtPr>
            <w:sdtContent>
              <w:ins w:author="Abinaya Saravanan" w:id="125" w:date="2026-09-23T05:16:08Z">
                <w:sdt>
                  <w:sdtPr>
                    <w:id w:val="196928167"/>
                    <w:tag w:val="goog_rdk_2130"/>
                  </w:sdtPr>
                  <w:sdtContent>
                    <w:del w:author="Animefor Me" w:id="15" w:date="2026-09-29T09:36:34Z"/>
                  </w:sdtContent>
                </w:sdt>
              </w:ins>
              <w:sdt>
                <w:sdtPr>
                  <w:id w:val="-195110003"/>
                  <w:tag w:val="goog_rdk_2131"/>
                </w:sdtPr>
                <w:sdtContent>
                  <w:ins w:author="Abinaya Saravanan" w:id="125" w:date="2026-09-23T05:16:08Z">
                    <w:del w:author="Animefor Me" w:id="15" w:date="2026-09-29T09:36:34Z">
                      <w:r w:rsidDel="00000000" w:rsidR="00000000" w:rsidRPr="00000000">
                        <w:rPr>
                          <w:rtl w:val="0"/>
                        </w:rPr>
                      </w:r>
                    </w:del>
                  </w:ins>
                </w:sdtContent>
              </w:sdt>
              <w:ins w:author="Abinaya Saravanan" w:id="125" w:date="2026-09-23T05:16:08Z">
                <w:del w:author="Animefor Me" w:id="15" w:date="2026-09-29T09:36:34Z"/>
              </w:ins>
            </w:sdtContent>
          </w:sdt>
        </w:p>
      </w:sdtContent>
    </w:sdt>
    <w:sdt>
      <w:sdtPr>
        <w:id w:val="-1200953711"/>
        <w:tag w:val="goog_rdk_2136"/>
      </w:sdtPr>
      <w:sdtContent>
        <w:p w:rsidR="00000000" w:rsidDel="00000000" w:rsidP="00000000" w:rsidRDefault="00000000" w:rsidRPr="00000000" w14:paraId="000001B0">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85601649"/>
              <w:tag w:val="goog_rdk_2133"/>
            </w:sdtPr>
            <w:sdtContent>
              <w:ins w:author="Abinaya Saravanan" w:id="125" w:date="2026-09-23T05:16:08Z">
                <w:sdt>
                  <w:sdtPr>
                    <w:id w:val="1026335210"/>
                    <w:tag w:val="goog_rdk_2134"/>
                  </w:sdtPr>
                  <w:sdtContent>
                    <w:del w:author="Animefor Me" w:id="15" w:date="2026-09-29T09:36:34Z"/>
                  </w:sdtContent>
                </w:sdt>
              </w:ins>
              <w:sdt>
                <w:sdtPr>
                  <w:id w:val="146956449"/>
                  <w:tag w:val="goog_rdk_2135"/>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3. Print output text safely</w:delText>
                      </w:r>
                    </w:del>
                  </w:ins>
                </w:sdtContent>
              </w:sdt>
              <w:ins w:author="Abinaya Saravanan" w:id="125" w:date="2026-09-23T05:16:08Z">
                <w:del w:author="Animefor Me" w:id="15" w:date="2026-09-29T09:36:34Z"/>
              </w:ins>
            </w:sdtContent>
          </w:sdt>
        </w:p>
      </w:sdtContent>
    </w:sdt>
    <w:sdt>
      <w:sdtPr>
        <w:id w:val="1020852260"/>
        <w:tag w:val="goog_rdk_2140"/>
      </w:sdtPr>
      <w:sdtContent>
        <w:p w:rsidR="00000000" w:rsidDel="00000000" w:rsidP="00000000" w:rsidRDefault="00000000" w:rsidRPr="00000000" w14:paraId="000001B1">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2123088594"/>
              <w:tag w:val="goog_rdk_2137"/>
            </w:sdtPr>
            <w:sdtContent>
              <w:ins w:author="Abinaya Saravanan" w:id="125" w:date="2026-09-23T05:16:08Z">
                <w:sdt>
                  <w:sdtPr>
                    <w:id w:val="-816546526"/>
                    <w:tag w:val="goog_rdk_2138"/>
                  </w:sdtPr>
                  <w:sdtContent>
                    <w:del w:author="Animefor Me" w:id="15" w:date="2026-09-29T09:36:34Z"/>
                  </w:sdtContent>
                </w:sdt>
              </w:ins>
              <w:sdt>
                <w:sdtPr>
                  <w:id w:val="-1128975982"/>
                  <w:tag w:val="goog_rdk_2139"/>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System.out.println(interaction.text().orElse(""));</w:delText>
                      </w:r>
                    </w:del>
                  </w:ins>
                </w:sdtContent>
              </w:sdt>
              <w:ins w:author="Abinaya Saravanan" w:id="125" w:date="2026-09-23T05:16:08Z">
                <w:del w:author="Animefor Me" w:id="15" w:date="2026-09-29T09:36:34Z"/>
              </w:ins>
            </w:sdtContent>
          </w:sdt>
        </w:p>
      </w:sdtContent>
    </w:sdt>
    <w:sdt>
      <w:sdtPr>
        <w:id w:val="1482206027"/>
        <w:tag w:val="goog_rdk_2144"/>
      </w:sdtPr>
      <w:sdtContent>
        <w:p w:rsidR="00000000" w:rsidDel="00000000" w:rsidP="00000000" w:rsidRDefault="00000000" w:rsidRPr="00000000" w14:paraId="000001B2">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21231882"/>
              <w:tag w:val="goog_rdk_2141"/>
            </w:sdtPr>
            <w:sdtContent>
              <w:ins w:author="Abinaya Saravanan" w:id="125" w:date="2026-09-23T05:16:08Z">
                <w:sdt>
                  <w:sdtPr>
                    <w:id w:val="-963566453"/>
                    <w:tag w:val="goog_rdk_2142"/>
                  </w:sdtPr>
                  <w:sdtContent>
                    <w:del w:author="Animefor Me" w:id="15" w:date="2026-09-29T09:36:34Z"/>
                  </w:sdtContent>
                </w:sdt>
              </w:ins>
              <w:sdt>
                <w:sdtPr>
                  <w:id w:val="1280396548"/>
                  <w:tag w:val="goog_rdk_2143"/>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5" w:date="2026-09-23T05:16:08Z">
                <w:del w:author="Animefor Me" w:id="15" w:date="2026-09-29T09:36:34Z"/>
              </w:ins>
            </w:sdtContent>
          </w:sdt>
        </w:p>
      </w:sdtContent>
    </w:sdt>
    <w:sdt>
      <w:sdtPr>
        <w:id w:val="-391962802"/>
        <w:tag w:val="goog_rdk_2148"/>
      </w:sdtPr>
      <w:sdtContent>
        <w:p w:rsidR="00000000" w:rsidDel="00000000" w:rsidP="00000000" w:rsidRDefault="00000000" w:rsidRPr="00000000" w14:paraId="000001B3">
          <w:pPr>
            <w:numPr>
              <w:ilvl w:val="1"/>
              <w:numId w:val="2"/>
            </w:numPr>
            <w:ind w:left="502" w:hanging="360"/>
            <w:rPr>
              <w:ins w:author="Abinaya Saravanan" w:id="125" w:date="2026-09-23T05:16:08Z"/>
              <w:del w:author="Animefor Me" w:id="15" w:date="2026-09-29T09:36:34Z"/>
            </w:rPr>
            <w:pPrChange w:author="Devika G" w:id="0" w:date="2026-10-01T08:48:34Z">
              <w:pPr>
                <w:numPr>
                  <w:ilvl w:val="1"/>
                  <w:numId w:val="9"/>
                </w:numPr>
                <w:ind w:left="502" w:hanging="360"/>
              </w:pPr>
            </w:pPrChange>
          </w:pPr>
          <w:sdt>
            <w:sdtPr>
              <w:id w:val="1513807079"/>
              <w:tag w:val="goog_rdk_2145"/>
            </w:sdtPr>
            <w:sdtContent>
              <w:ins w:author="Abinaya Saravanan" w:id="125" w:date="2026-09-23T05:16:08Z">
                <w:sdt>
                  <w:sdtPr>
                    <w:id w:val="-1244753174"/>
                    <w:tag w:val="goog_rdk_2146"/>
                  </w:sdtPr>
                  <w:sdtContent>
                    <w:del w:author="Animefor Me" w:id="15" w:date="2026-09-29T09:36:34Z"/>
                  </w:sdtContent>
                </w:sdt>
              </w:ins>
              <w:sdt>
                <w:sdtPr>
                  <w:id w:val="-1496180360"/>
                  <w:tag w:val="goog_rdk_2147"/>
                </w:sdtPr>
                <w:sdtContent>
                  <w:ins w:author="Abinaya Saravanan" w:id="125"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5" w:date="2026-09-23T05:16:08Z">
                <w:del w:author="Animefor Me" w:id="15" w:date="2026-09-29T09:36:34Z"/>
              </w:ins>
            </w:sdtContent>
          </w:sdt>
        </w:p>
      </w:sdtContent>
    </w:sdt>
    <w:sdt>
      <w:sdtPr>
        <w:id w:val="-1008663762"/>
        <w:tag w:val="goog_rdk_2154"/>
      </w:sdtPr>
      <w:sdtContent>
        <w:p w:rsidR="00000000" w:rsidDel="00000000" w:rsidP="00000000" w:rsidRDefault="00000000" w:rsidRPr="00000000" w14:paraId="000001B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32270018"/>
              <w:tag w:val="goog_rdk_2151"/>
            </w:sdtPr>
            <w:sdtContent>
              <w:ins w:author="Rossi Rossi" w:id="118" w:date="2026-09-22T06:56:59Z">
                <w:sdt>
                  <w:sdtPr>
                    <w:id w:val="-1545163407"/>
                    <w:tag w:val="goog_rdk_2152"/>
                  </w:sdtPr>
                  <w:sdtContent>
                    <w:del w:author="Animefor Me" w:id="15" w:date="2026-09-29T09:36:34Z"/>
                  </w:sdtContent>
                </w:sdt>
              </w:ins>
              <w:sdt>
                <w:sdtPr>
                  <w:id w:val="1247715974"/>
                  <w:tag w:val="goog_rdk_215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53105979"/>
        <w:tag w:val="goog_rdk_2158"/>
      </w:sdtPr>
      <w:sdtContent>
        <w:p w:rsidR="00000000" w:rsidDel="00000000" w:rsidP="00000000" w:rsidRDefault="00000000" w:rsidRPr="00000000" w14:paraId="000001B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69230342"/>
              <w:tag w:val="goog_rdk_2155"/>
            </w:sdtPr>
            <w:sdtContent>
              <w:ins w:author="Rossi Rossi" w:id="118" w:date="2026-09-22T06:56:59Z">
                <w:sdt>
                  <w:sdtPr>
                    <w:id w:val="964183828"/>
                    <w:tag w:val="goog_rdk_2156"/>
                  </w:sdtPr>
                  <w:sdtContent>
                    <w:del w:author="Animefor Me" w:id="15" w:date="2026-09-29T09:36:34Z"/>
                  </w:sdtContent>
                </w:sdt>
              </w:ins>
              <w:sdt>
                <w:sdtPr>
                  <w:id w:val="-1512992234"/>
                  <w:tag w:val="goog_rdk_21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w:delText>
                      </w:r>
                    </w:del>
                  </w:ins>
                </w:sdtContent>
              </w:sdt>
              <w:ins w:author="Rossi Rossi" w:id="118" w:date="2026-09-22T06:56:59Z">
                <w:del w:author="Animefor Me" w:id="15" w:date="2026-09-29T09:36:34Z"/>
              </w:ins>
            </w:sdtContent>
          </w:sdt>
        </w:p>
      </w:sdtContent>
    </w:sdt>
    <w:sdt>
      <w:sdtPr>
        <w:id w:val="457048749"/>
        <w:tag w:val="goog_rdk_2162"/>
      </w:sdtPr>
      <w:sdtContent>
        <w:p w:rsidR="00000000" w:rsidDel="00000000" w:rsidP="00000000" w:rsidRDefault="00000000" w:rsidRPr="00000000" w14:paraId="000001B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37100137"/>
              <w:tag w:val="goog_rdk_2159"/>
            </w:sdtPr>
            <w:sdtContent>
              <w:ins w:author="Rossi Rossi" w:id="118" w:date="2026-09-22T06:56:59Z">
                <w:sdt>
                  <w:sdtPr>
                    <w:id w:val="1389690256"/>
                    <w:tag w:val="goog_rdk_2160"/>
                  </w:sdtPr>
                  <w:sdtContent>
                    <w:del w:author="Animefor Me" w:id="15" w:date="2026-09-29T09:36:34Z"/>
                  </w:sdtContent>
                </w:sdt>
              </w:ins>
              <w:sdt>
                <w:sdtPr>
                  <w:id w:val="1209947527"/>
                  <w:tag w:val="goog_rdk_21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18" w:date="2026-09-22T06:56:59Z">
                <w:del w:author="Animefor Me" w:id="15" w:date="2026-09-29T09:36:34Z"/>
              </w:ins>
            </w:sdtContent>
          </w:sdt>
        </w:p>
      </w:sdtContent>
    </w:sdt>
    <w:sdt>
      <w:sdtPr>
        <w:id w:val="-593728920"/>
        <w:tag w:val="goog_rdk_2168"/>
      </w:sdtPr>
      <w:sdtContent>
        <w:p w:rsidR="00000000" w:rsidDel="00000000" w:rsidP="00000000" w:rsidRDefault="00000000" w:rsidRPr="00000000" w14:paraId="000001B7">
          <w:pPr>
            <w:numPr>
              <w:ilvl w:val="1"/>
              <w:numId w:val="2"/>
            </w:numPr>
            <w:ind w:left="502" w:hanging="360"/>
            <w:rPr>
              <w:ins w:author="Abinaya Saravanan" w:id="126" w:date="2026-09-23T05:16:54Z"/>
              <w:del w:author="Animefor Me" w:id="15" w:date="2026-09-29T09:36:34Z"/>
            </w:rPr>
            <w:pPrChange w:author="Devika G" w:id="0" w:date="2026-10-01T08:48:34Z">
              <w:pPr>
                <w:numPr>
                  <w:ilvl w:val="1"/>
                  <w:numId w:val="9"/>
                </w:numPr>
                <w:ind w:left="502" w:hanging="360"/>
              </w:pPr>
            </w:pPrChange>
          </w:pPr>
          <w:sdt>
            <w:sdtPr>
              <w:id w:val="724739963"/>
              <w:tag w:val="goog_rdk_2165"/>
            </w:sdtPr>
            <w:sdtContent>
              <w:ins w:author="Abinaya Saravanan" w:id="126" w:date="2026-09-23T05:16:54Z">
                <w:sdt>
                  <w:sdtPr>
                    <w:id w:val="-1657148373"/>
                    <w:tag w:val="goog_rdk_2166"/>
                  </w:sdtPr>
                  <w:sdtContent>
                    <w:del w:author="Animefor Me" w:id="15" w:date="2026-09-29T09:36:34Z"/>
                  </w:sdtContent>
                </w:sdt>
              </w:ins>
              <w:sdt>
                <w:sdtPr>
                  <w:id w:val="-69135233"/>
                  <w:tag w:val="goog_rdk_2167"/>
                </w:sdtPr>
                <w:sdtContent>
                  <w:ins w:author="Abinaya Saravanan" w:id="126"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curl "https://generativelanguage.googleapis.com/v1beta/interactions" \</w:delText>
                      </w:r>
                    </w:del>
                  </w:ins>
                </w:sdtContent>
              </w:sdt>
              <w:ins w:author="Abinaya Saravanan" w:id="126" w:date="2026-09-23T05:16:54Z">
                <w:del w:author="Animefor Me" w:id="15" w:date="2026-09-29T09:36:34Z"/>
              </w:ins>
            </w:sdtContent>
          </w:sdt>
        </w:p>
      </w:sdtContent>
    </w:sdt>
    <w:sdt>
      <w:sdtPr>
        <w:id w:val="-1910950165"/>
        <w:tag w:val="goog_rdk_2172"/>
      </w:sdtPr>
      <w:sdtContent>
        <w:p w:rsidR="00000000" w:rsidDel="00000000" w:rsidP="00000000" w:rsidRDefault="00000000" w:rsidRPr="00000000" w14:paraId="000001B8">
          <w:pPr>
            <w:numPr>
              <w:ilvl w:val="1"/>
              <w:numId w:val="2"/>
            </w:numPr>
            <w:ind w:left="502" w:hanging="360"/>
            <w:rPr>
              <w:ins w:author="Abinaya Saravanan" w:id="126" w:date="2026-09-23T05:16:54Z"/>
              <w:del w:author="Animefor Me" w:id="15" w:date="2026-09-29T09:36:34Z"/>
            </w:rPr>
            <w:pPrChange w:author="Devika G" w:id="0" w:date="2026-10-01T08:48:34Z">
              <w:pPr>
                <w:numPr>
                  <w:ilvl w:val="1"/>
                  <w:numId w:val="9"/>
                </w:numPr>
                <w:ind w:left="502" w:hanging="360"/>
              </w:pPr>
            </w:pPrChange>
          </w:pPr>
          <w:sdt>
            <w:sdtPr>
              <w:id w:val="-1443398185"/>
              <w:tag w:val="goog_rdk_2169"/>
            </w:sdtPr>
            <w:sdtContent>
              <w:ins w:author="Abinaya Saravanan" w:id="126" w:date="2026-09-23T05:16:54Z">
                <w:sdt>
                  <w:sdtPr>
                    <w:id w:val="344203597"/>
                    <w:tag w:val="goog_rdk_2170"/>
                  </w:sdtPr>
                  <w:sdtContent>
                    <w:del w:author="Animefor Me" w:id="15" w:date="2026-09-29T09:36:34Z"/>
                  </w:sdtContent>
                </w:sdt>
              </w:ins>
              <w:sdt>
                <w:sdtPr>
                  <w:id w:val="-1498354511"/>
                  <w:tag w:val="goog_rdk_2171"/>
                </w:sdtPr>
                <w:sdtContent>
                  <w:ins w:author="Abinaya Saravanan" w:id="126"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"Content-Type: application/json" \</w:delText>
                      </w:r>
                    </w:del>
                  </w:ins>
                </w:sdtContent>
              </w:sdt>
              <w:ins w:author="Abinaya Saravanan" w:id="126" w:date="2026-09-23T05:16:54Z">
                <w:del w:author="Animefor Me" w:id="15" w:date="2026-09-29T09:36:34Z"/>
              </w:ins>
            </w:sdtContent>
          </w:sdt>
        </w:p>
      </w:sdtContent>
    </w:sdt>
    <w:sdt>
      <w:sdtPr>
        <w:id w:val="124852166"/>
        <w:tag w:val="goog_rdk_2176"/>
      </w:sdtPr>
      <w:sdtContent>
        <w:p w:rsidR="00000000" w:rsidDel="00000000" w:rsidP="00000000" w:rsidRDefault="00000000" w:rsidRPr="00000000" w14:paraId="000001B9">
          <w:pPr>
            <w:numPr>
              <w:ilvl w:val="1"/>
              <w:numId w:val="2"/>
            </w:numPr>
            <w:ind w:left="502" w:hanging="360"/>
            <w:rPr>
              <w:ins w:author="Abinaya Saravanan" w:id="126" w:date="2026-09-23T05:16:54Z"/>
              <w:del w:author="Animefor Me" w:id="15" w:date="2026-09-29T09:36:34Z"/>
            </w:rPr>
            <w:pPrChange w:author="Devika G" w:id="0" w:date="2026-10-01T08:48:34Z">
              <w:pPr>
                <w:numPr>
                  <w:ilvl w:val="1"/>
                  <w:numId w:val="9"/>
                </w:numPr>
                <w:ind w:left="502" w:hanging="360"/>
              </w:pPr>
            </w:pPrChange>
          </w:pPr>
          <w:sdt>
            <w:sdtPr>
              <w:id w:val="-1256653804"/>
              <w:tag w:val="goog_rdk_2173"/>
            </w:sdtPr>
            <w:sdtContent>
              <w:ins w:author="Abinaya Saravanan" w:id="126" w:date="2026-09-23T05:16:54Z">
                <w:sdt>
                  <w:sdtPr>
                    <w:id w:val="-108573528"/>
                    <w:tag w:val="goog_rdk_2174"/>
                  </w:sdtPr>
                  <w:sdtContent>
                    <w:del w:author="Animefor Me" w:id="15" w:date="2026-09-29T09:36:34Z"/>
                  </w:sdtContent>
                </w:sdt>
              </w:ins>
              <w:sdt>
                <w:sdtPr>
                  <w:id w:val="1172306167"/>
                  <w:tag w:val="goog_rdk_2175"/>
                </w:sdtPr>
                <w:sdtContent>
                  <w:ins w:author="Abinaya Saravanan" w:id="126"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"x-goog-api-key: YOUR_API_KEY" \</w:delText>
                      </w:r>
                    </w:del>
                  </w:ins>
                </w:sdtContent>
              </w:sdt>
              <w:ins w:author="Abinaya Saravanan" w:id="126" w:date="2026-09-23T05:16:54Z">
                <w:del w:author="Animefor Me" w:id="15" w:date="2026-09-29T09:36:34Z"/>
              </w:ins>
            </w:sdtContent>
          </w:sdt>
        </w:p>
      </w:sdtContent>
    </w:sdt>
    <w:sdt>
      <w:sdtPr>
        <w:id w:val="208724988"/>
        <w:tag w:val="goog_rdk_2180"/>
      </w:sdtPr>
      <w:sdtContent>
        <w:p w:rsidR="00000000" w:rsidDel="00000000" w:rsidP="00000000" w:rsidRDefault="00000000" w:rsidRPr="00000000" w14:paraId="000001BA">
          <w:pPr>
            <w:numPr>
              <w:ilvl w:val="1"/>
              <w:numId w:val="2"/>
            </w:numPr>
            <w:ind w:left="502" w:hanging="360"/>
            <w:rPr>
              <w:ins w:author="Abinaya Saravanan" w:id="126" w:date="2026-09-23T05:16:54Z"/>
              <w:del w:author="Animefor Me" w:id="15" w:date="2026-09-29T09:36:34Z"/>
            </w:rPr>
            <w:pPrChange w:author="Devika G" w:id="0" w:date="2026-10-01T08:48:34Z">
              <w:pPr>
                <w:numPr>
                  <w:ilvl w:val="1"/>
                  <w:numId w:val="9"/>
                </w:numPr>
                <w:ind w:left="502" w:hanging="360"/>
              </w:pPr>
            </w:pPrChange>
          </w:pPr>
          <w:sdt>
            <w:sdtPr>
              <w:id w:val="585777168"/>
              <w:tag w:val="goog_rdk_2177"/>
            </w:sdtPr>
            <w:sdtContent>
              <w:ins w:author="Abinaya Saravanan" w:id="126" w:date="2026-09-23T05:16:54Z">
                <w:sdt>
                  <w:sdtPr>
                    <w:id w:val="1155832344"/>
                    <w:tag w:val="goog_rdk_2178"/>
                  </w:sdtPr>
                  <w:sdtContent>
                    <w:del w:author="Animefor Me" w:id="15" w:date="2026-09-29T09:36:34Z"/>
                  </w:sdtContent>
                </w:sdt>
              </w:ins>
              <w:sdt>
                <w:sdtPr>
                  <w:id w:val="-1341602844"/>
                  <w:tag w:val="goog_rdk_2179"/>
                </w:sdtPr>
                <w:sdtContent>
                  <w:ins w:author="Abinaya Saravanan" w:id="126"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-X POST \</w:delText>
                      </w:r>
                    </w:del>
                  </w:ins>
                </w:sdtContent>
              </w:sdt>
              <w:ins w:author="Abinaya Saravanan" w:id="126" w:date="2026-09-23T05:16:54Z">
                <w:del w:author="Animefor Me" w:id="15" w:date="2026-09-29T09:36:34Z"/>
              </w:ins>
            </w:sdtContent>
          </w:sdt>
        </w:p>
      </w:sdtContent>
    </w:sdt>
    <w:sdt>
      <w:sdtPr>
        <w:id w:val="1148531572"/>
        <w:tag w:val="goog_rdk_2184"/>
      </w:sdtPr>
      <w:sdtContent>
        <w:p w:rsidR="00000000" w:rsidDel="00000000" w:rsidP="00000000" w:rsidRDefault="00000000" w:rsidRPr="00000000" w14:paraId="000001BB">
          <w:pPr>
            <w:numPr>
              <w:ilvl w:val="1"/>
              <w:numId w:val="2"/>
            </w:numPr>
            <w:ind w:left="502" w:hanging="360"/>
            <w:rPr>
              <w:ins w:author="Abinaya Saravanan" w:id="126" w:date="2026-09-23T05:16:54Z"/>
              <w:del w:author="Animefor Me" w:id="15" w:date="2026-09-29T09:36:34Z"/>
            </w:rPr>
            <w:pPrChange w:author="Devika G" w:id="0" w:date="2026-10-01T08:48:34Z">
              <w:pPr>
                <w:numPr>
                  <w:ilvl w:val="1"/>
                  <w:numId w:val="9"/>
                </w:numPr>
                <w:ind w:left="502" w:hanging="360"/>
              </w:pPr>
            </w:pPrChange>
          </w:pPr>
          <w:sdt>
            <w:sdtPr>
              <w:id w:val="962759094"/>
              <w:tag w:val="goog_rdk_2181"/>
            </w:sdtPr>
            <w:sdtContent>
              <w:ins w:author="Abinaya Saravanan" w:id="126" w:date="2026-09-23T05:16:54Z">
                <w:sdt>
                  <w:sdtPr>
                    <w:id w:val="748257462"/>
                    <w:tag w:val="goog_rdk_2182"/>
                  </w:sdtPr>
                  <w:sdtContent>
                    <w:del w:author="Animefor Me" w:id="15" w:date="2026-09-29T09:36:34Z"/>
                  </w:sdtContent>
                </w:sdt>
              </w:ins>
              <w:sdt>
                <w:sdtPr>
                  <w:id w:val="-1376126682"/>
                  <w:tag w:val="goog_rdk_2183"/>
                </w:sdtPr>
                <w:sdtContent>
                  <w:ins w:author="Abinaya Saravanan" w:id="126"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 '{</w:delText>
                      </w:r>
                    </w:del>
                  </w:ins>
                </w:sdtContent>
              </w:sdt>
              <w:ins w:author="Abinaya Saravanan" w:id="126" w:date="2026-09-23T05:16:54Z">
                <w:del w:author="Animefor Me" w:id="15" w:date="2026-09-29T09:36:34Z"/>
              </w:ins>
            </w:sdtContent>
          </w:sdt>
        </w:p>
      </w:sdtContent>
    </w:sdt>
    <w:sdt>
      <w:sdtPr>
        <w:id w:val="-679168766"/>
        <w:tag w:val="goog_rdk_2188"/>
      </w:sdtPr>
      <w:sdtContent>
        <w:p w:rsidR="00000000" w:rsidDel="00000000" w:rsidP="00000000" w:rsidRDefault="00000000" w:rsidRPr="00000000" w14:paraId="000001BC">
          <w:pPr>
            <w:numPr>
              <w:ilvl w:val="1"/>
              <w:numId w:val="2"/>
            </w:numPr>
            <w:ind w:left="502" w:hanging="360"/>
            <w:rPr>
              <w:ins w:author="Abinaya Saravanan" w:id="126" w:date="2026-09-23T05:16:54Z"/>
              <w:del w:author="Animefor Me" w:id="15" w:date="2026-09-29T09:36:34Z"/>
            </w:rPr>
            <w:pPrChange w:author="Devika G" w:id="0" w:date="2026-10-01T08:48:34Z">
              <w:pPr>
                <w:numPr>
                  <w:ilvl w:val="1"/>
                  <w:numId w:val="9"/>
                </w:numPr>
                <w:ind w:left="502" w:hanging="360"/>
              </w:pPr>
            </w:pPrChange>
          </w:pPr>
          <w:sdt>
            <w:sdtPr>
              <w:id w:val="1970828931"/>
              <w:tag w:val="goog_rdk_2185"/>
            </w:sdtPr>
            <w:sdtContent>
              <w:ins w:author="Abinaya Saravanan" w:id="126" w:date="2026-09-23T05:16:54Z">
                <w:sdt>
                  <w:sdtPr>
                    <w:id w:val="-884532909"/>
                    <w:tag w:val="goog_rdk_2186"/>
                  </w:sdtPr>
                  <w:sdtContent>
                    <w:del w:author="Animefor Me" w:id="15" w:date="2026-09-29T09:36:34Z"/>
                  </w:sdtContent>
                </w:sdt>
              </w:ins>
              <w:sdt>
                <w:sdtPr>
                  <w:id w:val="922454298"/>
                  <w:tag w:val="goog_rdk_2187"/>
                </w:sdtPr>
                <w:sdtContent>
                  <w:ins w:author="Abinaya Saravanan" w:id="126"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26" w:date="2026-09-23T05:16:54Z">
                <w:del w:author="Animefor Me" w:id="15" w:date="2026-09-29T09:36:34Z"/>
              </w:ins>
            </w:sdtContent>
          </w:sdt>
        </w:p>
      </w:sdtContent>
    </w:sdt>
    <w:sdt>
      <w:sdtPr>
        <w:id w:val="-1430569007"/>
        <w:tag w:val="goog_rdk_2192"/>
      </w:sdtPr>
      <w:sdtContent>
        <w:p w:rsidR="00000000" w:rsidDel="00000000" w:rsidP="00000000" w:rsidRDefault="00000000" w:rsidRPr="00000000" w14:paraId="000001BD">
          <w:pPr>
            <w:numPr>
              <w:ilvl w:val="1"/>
              <w:numId w:val="2"/>
            </w:numPr>
            <w:ind w:left="502" w:hanging="360"/>
            <w:rPr>
              <w:ins w:author="Abinaya Saravanan" w:id="126" w:date="2026-09-23T05:16:54Z"/>
              <w:del w:author="Animefor Me" w:id="15" w:date="2026-09-29T09:36:34Z"/>
            </w:rPr>
            <w:pPrChange w:author="Devika G" w:id="0" w:date="2026-10-01T08:48:34Z">
              <w:pPr>
                <w:numPr>
                  <w:ilvl w:val="1"/>
                  <w:numId w:val="9"/>
                </w:numPr>
                <w:ind w:left="502" w:hanging="360"/>
              </w:pPr>
            </w:pPrChange>
          </w:pPr>
          <w:sdt>
            <w:sdtPr>
              <w:id w:val="683888904"/>
              <w:tag w:val="goog_rdk_2189"/>
            </w:sdtPr>
            <w:sdtContent>
              <w:ins w:author="Abinaya Saravanan" w:id="126" w:date="2026-09-23T05:16:54Z">
                <w:sdt>
                  <w:sdtPr>
                    <w:id w:val="-555544830"/>
                    <w:tag w:val="goog_rdk_2190"/>
                  </w:sdtPr>
                  <w:sdtContent>
                    <w:del w:author="Animefor Me" w:id="15" w:date="2026-09-29T09:36:34Z"/>
                  </w:sdtContent>
                </w:sdt>
              </w:ins>
              <w:sdt>
                <w:sdtPr>
                  <w:id w:val="-1625180363"/>
                  <w:tag w:val="goog_rdk_2191"/>
                </w:sdtPr>
                <w:sdtContent>
                  <w:ins w:author="Abinaya Saravanan" w:id="126"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sentences."</w:delText>
                      </w:r>
                    </w:del>
                  </w:ins>
                </w:sdtContent>
              </w:sdt>
              <w:ins w:author="Abinaya Saravanan" w:id="126" w:date="2026-09-23T05:16:54Z">
                <w:del w:author="Animefor Me" w:id="15" w:date="2026-09-29T09:36:34Z"/>
              </w:ins>
            </w:sdtContent>
          </w:sdt>
        </w:p>
      </w:sdtContent>
    </w:sdt>
    <w:sdt>
      <w:sdtPr>
        <w:id w:val="-1454589637"/>
        <w:tag w:val="goog_rdk_2196"/>
      </w:sdtPr>
      <w:sdtContent>
        <w:p w:rsidR="00000000" w:rsidDel="00000000" w:rsidP="00000000" w:rsidRDefault="00000000" w:rsidRPr="00000000" w14:paraId="000001BE">
          <w:pPr>
            <w:numPr>
              <w:ilvl w:val="1"/>
              <w:numId w:val="2"/>
            </w:numPr>
            <w:ind w:left="502" w:hanging="360"/>
            <w:rPr>
              <w:ins w:author="Abinaya Saravanan" w:id="126" w:date="2026-09-23T05:16:54Z"/>
              <w:del w:author="Animefor Me" w:id="15" w:date="2026-09-29T09:36:34Z"/>
            </w:rPr>
            <w:pPrChange w:author="Devika G" w:id="0" w:date="2026-10-01T08:48:34Z">
              <w:pPr>
                <w:numPr>
                  <w:ilvl w:val="1"/>
                  <w:numId w:val="9"/>
                </w:numPr>
                <w:ind w:left="502" w:hanging="360"/>
              </w:pPr>
            </w:pPrChange>
          </w:pPr>
          <w:sdt>
            <w:sdtPr>
              <w:id w:val="-829839077"/>
              <w:tag w:val="goog_rdk_2193"/>
            </w:sdtPr>
            <w:sdtContent>
              <w:ins w:author="Abinaya Saravanan" w:id="126" w:date="2026-09-23T05:16:54Z">
                <w:sdt>
                  <w:sdtPr>
                    <w:id w:val="4307087"/>
                    <w:tag w:val="goog_rdk_2194"/>
                  </w:sdtPr>
                  <w:sdtContent>
                    <w:del w:author="Animefor Me" w:id="15" w:date="2026-09-29T09:36:34Z"/>
                  </w:sdtContent>
                </w:sdt>
              </w:ins>
              <w:sdt>
                <w:sdtPr>
                  <w:id w:val="-1970470001"/>
                  <w:tag w:val="goog_rdk_2195"/>
                </w:sdtPr>
                <w:sdtContent>
                  <w:ins w:author="Abinaya Saravanan" w:id="126"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6" w:date="2026-09-23T05:16:54Z">
                <w:del w:author="Animefor Me" w:id="15" w:date="2026-09-29T09:36:34Z"/>
              </w:ins>
            </w:sdtContent>
          </w:sdt>
        </w:p>
      </w:sdtContent>
    </w:sdt>
    <w:sdt>
      <w:sdtPr>
        <w:id w:val="-500238636"/>
        <w:tag w:val="goog_rdk_2202"/>
      </w:sdtPr>
      <w:sdtContent>
        <w:p w:rsidR="00000000" w:rsidDel="00000000" w:rsidP="00000000" w:rsidRDefault="00000000" w:rsidRPr="00000000" w14:paraId="000001B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25741983"/>
              <w:tag w:val="goog_rdk_2199"/>
            </w:sdtPr>
            <w:sdtContent>
              <w:ins w:author="Rossi Rossi" w:id="118" w:date="2026-09-22T06:56:59Z">
                <w:sdt>
                  <w:sdtPr>
                    <w:id w:val="-2131547643"/>
                    <w:tag w:val="goog_rdk_2200"/>
                  </w:sdtPr>
                  <w:sdtContent>
                    <w:del w:author="Animefor Me" w:id="15" w:date="2026-09-29T09:36:34Z"/>
                  </w:sdtContent>
                </w:sdt>
              </w:ins>
              <w:sdt>
                <w:sdtPr>
                  <w:id w:val="-1390135365"/>
                  <w:tag w:val="goog_rdk_220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85127669"/>
        <w:tag w:val="goog_rdk_2206"/>
      </w:sdtPr>
      <w:sdtContent>
        <w:p w:rsidR="00000000" w:rsidDel="00000000" w:rsidP="00000000" w:rsidRDefault="00000000" w:rsidRPr="00000000" w14:paraId="000001C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90141896"/>
              <w:tag w:val="goog_rdk_2203"/>
            </w:sdtPr>
            <w:sdtContent>
              <w:ins w:author="Rossi Rossi" w:id="118" w:date="2026-09-22T06:56:59Z">
                <w:sdt>
                  <w:sdtPr>
                    <w:id w:val="1624404219"/>
                    <w:tag w:val="goog_rdk_2204"/>
                  </w:sdtPr>
                  <w:sdtContent>
                    <w:del w:author="Animefor Me" w:id="15" w:date="2026-09-29T09:36:34Z"/>
                  </w:sdtContent>
                </w:sdt>
              </w:ins>
              <w:sdt>
                <w:sdtPr>
                  <w:id w:val="-1034643192"/>
                  <w:tag w:val="goog_rdk_22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18" w:date="2026-09-22T06:56:59Z">
                <w:del w:author="Animefor Me" w:id="15" w:date="2026-09-29T09:36:34Z"/>
              </w:ins>
            </w:sdtContent>
          </w:sdt>
        </w:p>
      </w:sdtContent>
    </w:sdt>
    <w:sdt>
      <w:sdtPr>
        <w:id w:val="-147268335"/>
        <w:tag w:val="goog_rdk_2210"/>
      </w:sdtPr>
      <w:sdtContent>
        <w:p w:rsidR="00000000" w:rsidDel="00000000" w:rsidP="00000000" w:rsidRDefault="00000000" w:rsidRPr="00000000" w14:paraId="000001C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51471886"/>
              <w:tag w:val="goog_rdk_2207"/>
            </w:sdtPr>
            <w:sdtContent>
              <w:ins w:author="Rossi Rossi" w:id="118" w:date="2026-09-22T06:56:59Z">
                <w:sdt>
                  <w:sdtPr>
                    <w:id w:val="-843284521"/>
                    <w:tag w:val="goog_rdk_2208"/>
                  </w:sdtPr>
                  <w:sdtContent>
                    <w:del w:author="Animefor Me" w:id="15" w:date="2026-09-29T09:36:34Z"/>
                  </w:sdtContent>
                </w:sdt>
              </w:ins>
              <w:sdt>
                <w:sdtPr>
                  <w:id w:val="-1848382575"/>
                  <w:tag w:val="goog_rdk_220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2327168"/>
        <w:tag w:val="goog_rdk_2214"/>
      </w:sdtPr>
      <w:sdtContent>
        <w:p w:rsidR="00000000" w:rsidDel="00000000" w:rsidP="00000000" w:rsidRDefault="00000000" w:rsidRPr="00000000" w14:paraId="000001C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92583897"/>
              <w:tag w:val="goog_rdk_2211"/>
            </w:sdtPr>
            <w:sdtContent>
              <w:ins w:author="Rossi Rossi" w:id="118" w:date="2026-09-22T06:56:59Z">
                <w:sdt>
                  <w:sdtPr>
                    <w:id w:val="-829922366"/>
                    <w:tag w:val="goog_rdk_2212"/>
                  </w:sdtPr>
                  <w:sdtContent>
                    <w:del w:author="Animefor Me" w:id="15" w:date="2026-09-29T09:36:34Z"/>
                  </w:sdtContent>
                </w:sdt>
              </w:ins>
              <w:sdt>
                <w:sdtPr>
                  <w:id w:val="276527745"/>
                  <w:tag w:val="goog_rdk_22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w:delText>
                      </w:r>
                    </w:del>
                  </w:ins>
                </w:sdtContent>
              </w:sdt>
              <w:ins w:author="Rossi Rossi" w:id="118" w:date="2026-09-22T06:56:59Z">
                <w:del w:author="Animefor Me" w:id="15" w:date="2026-09-29T09:36:34Z"/>
              </w:ins>
            </w:sdtContent>
          </w:sdt>
        </w:p>
      </w:sdtContent>
    </w:sdt>
    <w:sdt>
      <w:sdtPr>
        <w:id w:val="-897519404"/>
        <w:tag w:val="goog_rdk_2218"/>
      </w:sdtPr>
      <w:sdtContent>
        <w:p w:rsidR="00000000" w:rsidDel="00000000" w:rsidP="00000000" w:rsidRDefault="00000000" w:rsidRPr="00000000" w14:paraId="000001C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73406313"/>
              <w:tag w:val="goog_rdk_2215"/>
            </w:sdtPr>
            <w:sdtContent>
              <w:ins w:author="Rossi Rossi" w:id="118" w:date="2026-09-22T06:56:59Z">
                <w:sdt>
                  <w:sdtPr>
                    <w:id w:val="-1645546309"/>
                    <w:tag w:val="goog_rdk_2216"/>
                  </w:sdtPr>
                  <w:sdtContent>
                    <w:del w:author="Animefor Me" w:id="15" w:date="2026-09-29T09:36:34Z"/>
                  </w:sdtContent>
                </w:sdt>
              </w:ins>
              <w:sdt>
                <w:sdtPr>
                  <w:id w:val="-1290985435"/>
                  <w:tag w:val="goog_rdk_221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61417146"/>
        <w:tag w:val="goog_rdk_2222"/>
      </w:sdtPr>
      <w:sdtContent>
        <w:p w:rsidR="00000000" w:rsidDel="00000000" w:rsidP="00000000" w:rsidRDefault="00000000" w:rsidRPr="00000000" w14:paraId="000001C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57757566"/>
              <w:tag w:val="goog_rdk_2219"/>
            </w:sdtPr>
            <w:sdtContent>
              <w:ins w:author="Rossi Rossi" w:id="118" w:date="2026-09-22T06:56:59Z">
                <w:sdt>
                  <w:sdtPr>
                    <w:id w:val="-1624188327"/>
                    <w:tag w:val="goog_rdk_2220"/>
                  </w:sdtPr>
                  <w:sdtContent>
                    <w:del w:author="Animefor Me" w:id="15" w:date="2026-09-29T09:36:34Z"/>
                  </w:sdtContent>
                </w:sdt>
              </w:ins>
              <w:sdt>
                <w:sdtPr>
                  <w:id w:val="-1860072473"/>
                  <w:tag w:val="goog_rdk_22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18" w:date="2026-09-22T06:56:59Z">
                <w:del w:author="Animefor Me" w:id="15" w:date="2026-09-29T09:36:34Z"/>
              </w:ins>
            </w:sdtContent>
          </w:sdt>
        </w:p>
      </w:sdtContent>
    </w:sdt>
    <w:sdt>
      <w:sdtPr>
        <w:id w:val="1686304715"/>
        <w:tag w:val="goog_rdk_2226"/>
      </w:sdtPr>
      <w:sdtContent>
        <w:p w:rsidR="00000000" w:rsidDel="00000000" w:rsidP="00000000" w:rsidRDefault="00000000" w:rsidRPr="00000000" w14:paraId="000001C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66839084"/>
              <w:tag w:val="goog_rdk_2223"/>
            </w:sdtPr>
            <w:sdtContent>
              <w:ins w:author="Rossi Rossi" w:id="118" w:date="2026-09-22T06:56:59Z">
                <w:sdt>
                  <w:sdtPr>
                    <w:id w:val="1003353769"/>
                    <w:tag w:val="goog_rdk_2224"/>
                  </w:sdtPr>
                  <w:sdtContent>
                    <w:del w:author="Animefor Me" w:id="15" w:date="2026-09-29T09:36:34Z"/>
                  </w:sdtContent>
                </w:sdt>
              </w:ins>
              <w:sdt>
                <w:sdtPr>
                  <w:id w:val="363225647"/>
                  <w:tag w:val="goog_rdk_22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'Content-Type: application/json' \</w:delText>
                      </w:r>
                    </w:del>
                  </w:ins>
                </w:sdtContent>
              </w:sdt>
              <w:ins w:author="Rossi Rossi" w:id="118" w:date="2026-09-22T06:56:59Z">
                <w:del w:author="Animefor Me" w:id="15" w:date="2026-09-29T09:36:34Z"/>
              </w:ins>
            </w:sdtContent>
          </w:sdt>
        </w:p>
      </w:sdtContent>
    </w:sdt>
    <w:sdt>
      <w:sdtPr>
        <w:id w:val="-1003422113"/>
        <w:tag w:val="goog_rdk_2231"/>
      </w:sdtPr>
      <w:sdtContent>
        <w:p w:rsidR="00000000" w:rsidDel="00000000" w:rsidP="00000000" w:rsidRDefault="00000000" w:rsidRPr="00000000" w14:paraId="000001C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66716095"/>
              <w:tag w:val="goog_rdk_2227"/>
            </w:sdtPr>
            <w:sdtContent>
              <w:ins w:author="Rossi Rossi" w:id="118" w:date="2026-09-22T06:56:59Z">
                <w:sdt>
                  <w:sdtPr>
                    <w:id w:val="1269404593"/>
                    <w:tag w:val="goog_rdk_2228"/>
                  </w:sdtPr>
                  <w:sdtContent>
                    <w:del w:author="Animefor Me" w:id="15" w:date="2026-09-29T09:36:34Z"/>
                  </w:sdtContent>
                </w:sdt>
              </w:ins>
              <w:sdt>
                <w:sdtPr>
                  <w:id w:val="778629028"/>
                  <w:tag w:val="goog_rdk_22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"x-goog</w:delText>
                      </w:r>
                    </w:del>
                  </w:ins>
                </w:sdtContent>
              </w:sdt>
              <w:ins w:author="Rossi Rossi" w:id="118" w:date="2026-09-22T06:56:59Z">
                <w:del w:author="Animefor Me" w:id="15" w:date="2026-09-29T09:36:34Z">
                  <w:sdt>
                    <w:sdtPr>
                      <w:id w:val="-1178066201"/>
                      <w:tag w:val="goog_rdk_2230"/>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-api-key: YOUR_API_KEY" \</w:delText>
                      </w:r>
                    </w:sdtContent>
                  </w:sdt>
                </w:del>
              </w:ins>
            </w:sdtContent>
          </w:sdt>
        </w:p>
      </w:sdtContent>
    </w:sdt>
    <w:sdt>
      <w:sdtPr>
        <w:id w:val="-359723953"/>
        <w:tag w:val="goog_rdk_2236"/>
      </w:sdtPr>
      <w:sdtContent>
        <w:p w:rsidR="00000000" w:rsidDel="00000000" w:rsidP="00000000" w:rsidRDefault="00000000" w:rsidRPr="00000000" w14:paraId="000001C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40012811"/>
              <w:tag w:val="goog_rdk_2232"/>
            </w:sdtPr>
            <w:sdtContent>
              <w:ins w:author="Rossi Rossi" w:id="118" w:date="2026-09-22T06:56:59Z">
                <w:sdt>
                  <w:sdtPr>
                    <w:id w:val="-1404211482"/>
                    <w:tag w:val="goog_rdk_2233"/>
                  </w:sdtPr>
                  <w:sdtContent>
                    <w:del w:author="Animefor Me" w:id="15" w:date="2026-09-29T09:36:34Z"/>
                  </w:sdtContent>
                </w:sdt>
              </w:ins>
              <w:sdt>
                <w:sdtPr>
                  <w:id w:val="-517501963"/>
                  <w:tag w:val="goog_rdk_223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-X POST \</w:delText>
                      </w:r>
                    </w:del>
                  </w:ins>
                </w:sdtContent>
              </w:sdt>
              <w:ins w:author="Rossi Rossi" w:id="118" w:date="2026-09-22T06:56:59Z">
                <w:del w:author="Animefor Me" w:id="15" w:date="2026-09-29T09:36:34Z">
                  <w:sdt>
                    <w:sdtPr>
                      <w:id w:val="1107737937"/>
                      <w:tag w:val="goog_rdk_2235"/>
                    </w:sdtPr>
                    <w:sdtContent>
                      <w:r w:rsidDel="00000000" w:rsidR="00000000" w:rsidRPr="00000000">
                        <w:rPr>
                          <w:rtl w:val="0"/>
                        </w:rPr>
                      </w:r>
                    </w:sdtContent>
                  </w:sdt>
                </w:del>
              </w:ins>
            </w:sdtContent>
          </w:sdt>
        </w:p>
      </w:sdtContent>
    </w:sdt>
    <w:sdt>
      <w:sdtPr>
        <w:id w:val="-1419919187"/>
        <w:tag w:val="goog_rdk_2240"/>
      </w:sdtPr>
      <w:sdtContent>
        <w:p w:rsidR="00000000" w:rsidDel="00000000" w:rsidP="00000000" w:rsidRDefault="00000000" w:rsidRPr="00000000" w14:paraId="000001C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58859941"/>
              <w:tag w:val="goog_rdk_2237"/>
            </w:sdtPr>
            <w:sdtContent>
              <w:ins w:author="Rossi Rossi" w:id="118" w:date="2026-09-22T06:56:59Z">
                <w:sdt>
                  <w:sdtPr>
                    <w:id w:val="1818929779"/>
                    <w:tag w:val="goog_rdk_2238"/>
                  </w:sdtPr>
                  <w:sdtContent>
                    <w:del w:author="Animefor Me" w:id="15" w:date="2026-09-29T09:36:34Z"/>
                  </w:sdtContent>
                </w:sdt>
              </w:ins>
              <w:sdt>
                <w:sdtPr>
                  <w:id w:val="1883062880"/>
                  <w:tag w:val="goog_rdk_223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 '{</w:delText>
                      </w:r>
                    </w:del>
                  </w:ins>
                </w:sdtContent>
              </w:sdt>
              <w:ins w:author="Rossi Rossi" w:id="118" w:date="2026-09-22T06:56:59Z">
                <w:del w:author="Animefor Me" w:id="15" w:date="2026-09-29T09:36:34Z"/>
              </w:ins>
            </w:sdtContent>
          </w:sdt>
        </w:p>
      </w:sdtContent>
    </w:sdt>
    <w:sdt>
      <w:sdtPr>
        <w:id w:val="-327050787"/>
        <w:tag w:val="goog_rdk_2244"/>
      </w:sdtPr>
      <w:sdtContent>
        <w:p w:rsidR="00000000" w:rsidDel="00000000" w:rsidP="00000000" w:rsidRDefault="00000000" w:rsidRPr="00000000" w14:paraId="000001C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03032937"/>
              <w:tag w:val="goog_rdk_2241"/>
            </w:sdtPr>
            <w:sdtContent>
              <w:ins w:author="Rossi Rossi" w:id="118" w:date="2026-09-22T06:56:59Z">
                <w:sdt>
                  <w:sdtPr>
                    <w:id w:val="302939830"/>
                    <w:tag w:val="goog_rdk_2242"/>
                  </w:sdtPr>
                  <w:sdtContent>
                    <w:del w:author="Animefor Me" w:id="15" w:date="2026-09-29T09:36:34Z"/>
                  </w:sdtContent>
                </w:sdt>
              </w:ins>
              <w:sdt>
                <w:sdtPr>
                  <w:id w:val="1940154916"/>
                  <w:tag w:val="goog_rdk_224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8" w:date="2026-09-22T06:56:59Z">
                <w:del w:author="Animefor Me" w:id="15" w:date="2026-09-29T09:36:34Z"/>
              </w:ins>
            </w:sdtContent>
          </w:sdt>
        </w:p>
      </w:sdtContent>
    </w:sdt>
    <w:sdt>
      <w:sdtPr>
        <w:id w:val="1488516648"/>
        <w:tag w:val="goog_rdk_2248"/>
      </w:sdtPr>
      <w:sdtContent>
        <w:p w:rsidR="00000000" w:rsidDel="00000000" w:rsidP="00000000" w:rsidRDefault="00000000" w:rsidRPr="00000000" w14:paraId="000001C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63061432"/>
              <w:tag w:val="goog_rdk_2245"/>
            </w:sdtPr>
            <w:sdtContent>
              <w:ins w:author="Rossi Rossi" w:id="118" w:date="2026-09-22T06:56:59Z">
                <w:sdt>
                  <w:sdtPr>
                    <w:id w:val="-355689951"/>
                    <w:tag w:val="goog_rdk_2246"/>
                  </w:sdtPr>
                  <w:sdtContent>
                    <w:del w:author="Animefor Me" w:id="15" w:date="2026-09-29T09:36:34Z"/>
                  </w:sdtContent>
                </w:sdt>
              </w:ins>
              <w:sdt>
                <w:sdtPr>
                  <w:id w:val="1780237379"/>
                  <w:tag w:val="goog_rdk_224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8" w:date="2026-09-22T06:56:59Z">
                <w:del w:author="Animefor Me" w:id="15" w:date="2026-09-29T09:36:34Z"/>
              </w:ins>
            </w:sdtContent>
          </w:sdt>
        </w:p>
      </w:sdtContent>
    </w:sdt>
    <w:sdt>
      <w:sdtPr>
        <w:id w:val="-1778625339"/>
        <w:tag w:val="goog_rdk_2252"/>
      </w:sdtPr>
      <w:sdtContent>
        <w:p w:rsidR="00000000" w:rsidDel="00000000" w:rsidP="00000000" w:rsidRDefault="00000000" w:rsidRPr="00000000" w14:paraId="000001C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43579430"/>
              <w:tag w:val="goog_rdk_2249"/>
            </w:sdtPr>
            <w:sdtContent>
              <w:ins w:author="Rossi Rossi" w:id="118" w:date="2026-09-22T06:56:59Z">
                <w:sdt>
                  <w:sdtPr>
                    <w:id w:val="-1966364182"/>
                    <w:tag w:val="goog_rdk_2250"/>
                  </w:sdtPr>
                  <w:sdtContent>
                    <w:del w:author="Animefor Me" w:id="15" w:date="2026-09-29T09:36:34Z"/>
                  </w:sdtContent>
                </w:sdt>
              </w:ins>
              <w:sdt>
                <w:sdtPr>
                  <w:id w:val="1070567235"/>
                  <w:tag w:val="goog_rdk_225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2090051721"/>
        <w:tag w:val="goog_rdk_2258"/>
      </w:sdtPr>
      <w:sdtContent>
        <w:p w:rsidR="00000000" w:rsidDel="00000000" w:rsidP="00000000" w:rsidRDefault="00000000" w:rsidRPr="00000000" w14:paraId="000001CC">
          <w:pPr>
            <w:numPr>
              <w:ilvl w:val="1"/>
              <w:numId w:val="2"/>
            </w:numPr>
            <w:ind w:left="502" w:hanging="360"/>
            <w:rPr>
              <w:ins w:author="Abinaya Saravanan" w:id="127" w:date="2026-09-23T05:17:17Z"/>
              <w:del w:author="Animefor Me" w:id="15" w:date="2026-09-29T09:36:34Z"/>
            </w:rPr>
            <w:pPrChange w:author="Devika G" w:id="0" w:date="2026-10-01T08:48:34Z">
              <w:pPr>
                <w:numPr>
                  <w:ilvl w:val="1"/>
                  <w:numId w:val="9"/>
                </w:numPr>
                <w:ind w:left="502" w:hanging="360"/>
              </w:pPr>
            </w:pPrChange>
          </w:pPr>
          <w:sdt>
            <w:sdtPr>
              <w:id w:val="1304426650"/>
              <w:tag w:val="goog_rdk_2255"/>
            </w:sdtPr>
            <w:sdtContent>
              <w:ins w:author="Abinaya Saravanan" w:id="127" w:date="2026-09-23T05:17:17Z">
                <w:sdt>
                  <w:sdtPr>
                    <w:id w:val="1196485298"/>
                    <w:tag w:val="goog_rdk_2256"/>
                  </w:sdtPr>
                  <w:sdtContent>
                    <w:del w:author="Animefor Me" w:id="15" w:date="2026-09-29T09:36:34Z"/>
                  </w:sdtContent>
                </w:sdt>
              </w:ins>
              <w:sdt>
                <w:sdtPr>
                  <w:id w:val="-86199064"/>
                  <w:tag w:val="goog_rdk_2257"/>
                </w:sdtPr>
                <w:sdtContent>
                  <w:ins w:author="Abinaya Saravanan" w:id="127" w:date="2026-09-23T05:17:1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7" w:date="2026-09-23T05:17:17Z">
                <w:del w:author="Animefor Me" w:id="15" w:date="2026-09-29T09:36:34Z"/>
              </w:ins>
            </w:sdtContent>
          </w:sdt>
        </w:p>
      </w:sdtContent>
    </w:sdt>
    <w:sdt>
      <w:sdtPr>
        <w:id w:val="-1546465308"/>
        <w:tag w:val="goog_rdk_2262"/>
      </w:sdtPr>
      <w:sdtContent>
        <w:p w:rsidR="00000000" w:rsidDel="00000000" w:rsidP="00000000" w:rsidRDefault="00000000" w:rsidRPr="00000000" w14:paraId="000001CD">
          <w:pPr>
            <w:numPr>
              <w:ilvl w:val="1"/>
              <w:numId w:val="2"/>
            </w:numPr>
            <w:ind w:left="502" w:hanging="360"/>
            <w:rPr>
              <w:ins w:author="Abinaya Saravanan" w:id="127" w:date="2026-09-23T05:17:17Z"/>
              <w:del w:author="Animefor Me" w:id="15" w:date="2026-09-29T09:36:34Z"/>
            </w:rPr>
            <w:pPrChange w:author="Devika G" w:id="0" w:date="2026-10-01T08:48:34Z">
              <w:pPr>
                <w:numPr>
                  <w:ilvl w:val="1"/>
                  <w:numId w:val="9"/>
                </w:numPr>
                <w:ind w:left="502" w:hanging="360"/>
              </w:pPr>
            </w:pPrChange>
          </w:pPr>
          <w:sdt>
            <w:sdtPr>
              <w:id w:val="571304997"/>
              <w:tag w:val="goog_rdk_2259"/>
            </w:sdtPr>
            <w:sdtContent>
              <w:ins w:author="Abinaya Saravanan" w:id="127" w:date="2026-09-23T05:17:17Z">
                <w:sdt>
                  <w:sdtPr>
                    <w:id w:val="-1106781917"/>
                    <w:tag w:val="goog_rdk_2260"/>
                  </w:sdtPr>
                  <w:sdtContent>
                    <w:del w:author="Animefor Me" w:id="15" w:date="2026-09-29T09:36:34Z"/>
                  </w:sdtContent>
                </w:sdt>
              </w:ins>
              <w:sdt>
                <w:sdtPr>
                  <w:id w:val="-13329357"/>
                  <w:tag w:val="goog_rdk_2261"/>
                </w:sdtPr>
                <w:sdtContent>
                  <w:ins w:author="Abinaya Saravanan" w:id="127" w:date="2026-09-23T05:17:1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27" w:date="2026-09-23T05:17:17Z">
                <w:del w:author="Animefor Me" w:id="15" w:date="2026-09-29T09:36:34Z"/>
              </w:ins>
            </w:sdtContent>
          </w:sdt>
        </w:p>
      </w:sdtContent>
    </w:sdt>
    <w:sdt>
      <w:sdtPr>
        <w:id w:val="-1431413488"/>
        <w:tag w:val="goog_rdk_2266"/>
      </w:sdtPr>
      <w:sdtContent>
        <w:p w:rsidR="00000000" w:rsidDel="00000000" w:rsidP="00000000" w:rsidRDefault="00000000" w:rsidRPr="00000000" w14:paraId="000001CE">
          <w:pPr>
            <w:numPr>
              <w:ilvl w:val="1"/>
              <w:numId w:val="2"/>
            </w:numPr>
            <w:ind w:left="502" w:hanging="360"/>
            <w:rPr>
              <w:ins w:author="Abinaya Saravanan" w:id="127" w:date="2026-09-23T05:17:17Z"/>
              <w:del w:author="Animefor Me" w:id="15" w:date="2026-09-29T09:36:34Z"/>
            </w:rPr>
            <w:pPrChange w:author="Devika G" w:id="0" w:date="2026-10-01T08:48:34Z">
              <w:pPr>
                <w:numPr>
                  <w:ilvl w:val="1"/>
                  <w:numId w:val="9"/>
                </w:numPr>
                <w:ind w:left="502" w:hanging="360"/>
              </w:pPr>
            </w:pPrChange>
          </w:pPr>
          <w:sdt>
            <w:sdtPr>
              <w:id w:val="634317985"/>
              <w:tag w:val="goog_rdk_2263"/>
            </w:sdtPr>
            <w:sdtContent>
              <w:ins w:author="Abinaya Saravanan" w:id="127" w:date="2026-09-23T05:17:17Z">
                <w:sdt>
                  <w:sdtPr>
                    <w:id w:val="1714030902"/>
                    <w:tag w:val="goog_rdk_2264"/>
                  </w:sdtPr>
                  <w:sdtContent>
                    <w:del w:author="Animefor Me" w:id="15" w:date="2026-09-29T09:36:34Z"/>
                  </w:sdtContent>
                </w:sdt>
              </w:ins>
              <w:sdt>
                <w:sdtPr>
                  <w:id w:val="1174552388"/>
                  <w:tag w:val="goog_rdk_2265"/>
                </w:sdtPr>
                <w:sdtContent>
                  <w:ins w:author="Abinaya Saravanan" w:id="127" w:date="2026-09-23T05:17:1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27" w:date="2026-09-23T05:17:17Z">
                <w:del w:author="Animefor Me" w:id="15" w:date="2026-09-29T09:36:34Z"/>
              </w:ins>
            </w:sdtContent>
          </w:sdt>
        </w:p>
      </w:sdtContent>
    </w:sdt>
    <w:sdt>
      <w:sdtPr>
        <w:id w:val="-1517394711"/>
        <w:tag w:val="goog_rdk_2270"/>
      </w:sdtPr>
      <w:sdtContent>
        <w:p w:rsidR="00000000" w:rsidDel="00000000" w:rsidP="00000000" w:rsidRDefault="00000000" w:rsidRPr="00000000" w14:paraId="000001CF">
          <w:pPr>
            <w:numPr>
              <w:ilvl w:val="1"/>
              <w:numId w:val="2"/>
            </w:numPr>
            <w:ind w:left="502" w:hanging="360"/>
            <w:rPr>
              <w:ins w:author="Abinaya Saravanan" w:id="127" w:date="2026-09-23T05:17:17Z"/>
              <w:del w:author="Animefor Me" w:id="15" w:date="2026-09-29T09:36:34Z"/>
            </w:rPr>
            <w:pPrChange w:author="Devika G" w:id="0" w:date="2026-10-01T08:48:34Z">
              <w:pPr>
                <w:numPr>
                  <w:ilvl w:val="1"/>
                  <w:numId w:val="9"/>
                </w:numPr>
                <w:ind w:left="502" w:hanging="360"/>
              </w:pPr>
            </w:pPrChange>
          </w:pPr>
          <w:sdt>
            <w:sdtPr>
              <w:id w:val="-246763401"/>
              <w:tag w:val="goog_rdk_2267"/>
            </w:sdtPr>
            <w:sdtContent>
              <w:ins w:author="Abinaya Saravanan" w:id="127" w:date="2026-09-23T05:17:17Z">
                <w:sdt>
                  <w:sdtPr>
                    <w:id w:val="-346892125"/>
                    <w:tag w:val="goog_rdk_2268"/>
                  </w:sdtPr>
                  <w:sdtContent>
                    <w:del w:author="Animefor Me" w:id="15" w:date="2026-09-29T09:36:34Z"/>
                  </w:sdtContent>
                </w:sdt>
              </w:ins>
              <w:sdt>
                <w:sdtPr>
                  <w:id w:val="-1808296282"/>
                  <w:tag w:val="goog_rdk_2269"/>
                </w:sdtPr>
                <w:sdtContent>
                  <w:ins w:author="Abinaya Saravanan" w:id="127" w:date="2026-09-23T05:17:1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7" w:date="2026-09-23T05:17:17Z">
                <w:del w:author="Animefor Me" w:id="15" w:date="2026-09-29T09:36:34Z"/>
              </w:ins>
            </w:sdtContent>
          </w:sdt>
        </w:p>
      </w:sdtContent>
    </w:sdt>
    <w:sdt>
      <w:sdtPr>
        <w:id w:val="909826396"/>
        <w:tag w:val="goog_rdk_2276"/>
      </w:sdtPr>
      <w:sdtContent>
        <w:p w:rsidR="00000000" w:rsidDel="00000000" w:rsidP="00000000" w:rsidRDefault="00000000" w:rsidRPr="00000000" w14:paraId="000001D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26403516"/>
              <w:tag w:val="goog_rdk_2273"/>
            </w:sdtPr>
            <w:sdtContent>
              <w:ins w:author="Rossi Rossi" w:id="118" w:date="2026-09-22T06:56:59Z">
                <w:sdt>
                  <w:sdtPr>
                    <w:id w:val="1418164983"/>
                    <w:tag w:val="goog_rdk_2274"/>
                  </w:sdtPr>
                  <w:sdtContent>
                    <w:del w:author="Animefor Me" w:id="15" w:date="2026-09-29T09:36:34Z"/>
                  </w:sdtContent>
                </w:sdt>
              </w:ins>
              <w:sdt>
                <w:sdtPr>
                  <w:id w:val="-87911304"/>
                  <w:tag w:val="goog_rdk_227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33573637"/>
        <w:tag w:val="goog_rdk_2280"/>
      </w:sdtPr>
      <w:sdtContent>
        <w:p w:rsidR="00000000" w:rsidDel="00000000" w:rsidP="00000000" w:rsidRDefault="00000000" w:rsidRPr="00000000" w14:paraId="000001D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485269"/>
              <w:tag w:val="goog_rdk_2277"/>
            </w:sdtPr>
            <w:sdtContent>
              <w:ins w:author="Rossi Rossi" w:id="118" w:date="2026-09-22T06:56:59Z">
                <w:sdt>
                  <w:sdtPr>
                    <w:id w:val="1137320829"/>
                    <w:tag w:val="goog_rdk_2278"/>
                  </w:sdtPr>
                  <w:sdtContent>
                    <w:del w:author="Animefor Me" w:id="15" w:date="2026-09-29T09:36:34Z"/>
                  </w:sdtContent>
                </w:sdt>
              </w:ins>
              <w:sdt>
                <w:sdtPr>
                  <w:id w:val="-1905404404"/>
                  <w:tag w:val="goog_rdk_227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Security and secret management</w:delText>
                      </w:r>
                    </w:del>
                  </w:ins>
                </w:sdtContent>
              </w:sdt>
              <w:ins w:author="Rossi Rossi" w:id="118" w:date="2026-09-22T06:56:59Z">
                <w:del w:author="Animefor Me" w:id="15" w:date="2026-09-29T09:36:34Z"/>
              </w:ins>
            </w:sdtContent>
          </w:sdt>
        </w:p>
      </w:sdtContent>
    </w:sdt>
    <w:sdt>
      <w:sdtPr>
        <w:id w:val="-1461123718"/>
        <w:tag w:val="goog_rdk_2284"/>
      </w:sdtPr>
      <w:sdtContent>
        <w:p w:rsidR="00000000" w:rsidDel="00000000" w:rsidP="00000000" w:rsidRDefault="00000000" w:rsidRPr="00000000" w14:paraId="000001D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6438445"/>
              <w:tag w:val="goog_rdk_2281"/>
            </w:sdtPr>
            <w:sdtContent>
              <w:ins w:author="Rossi Rossi" w:id="118" w:date="2026-09-22T06:56:59Z">
                <w:sdt>
                  <w:sdtPr>
                    <w:id w:val="-1522876490"/>
                    <w:tag w:val="goog_rdk_2282"/>
                  </w:sdtPr>
                  <w:sdtContent>
                    <w:del w:author="Animefor Me" w:id="15" w:date="2026-09-29T09:36:34Z"/>
                  </w:sdtContent>
                </w:sdt>
              </w:ins>
              <w:sdt>
                <w:sdtPr>
                  <w:id w:val="1572707854"/>
                  <w:tag w:val="goog_rdk_228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45315531"/>
        <w:tag w:val="goog_rdk_2288"/>
      </w:sdtPr>
      <w:sdtContent>
        <w:p w:rsidR="00000000" w:rsidDel="00000000" w:rsidP="00000000" w:rsidRDefault="00000000" w:rsidRPr="00000000" w14:paraId="000001D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03515832"/>
              <w:tag w:val="goog_rdk_2285"/>
            </w:sdtPr>
            <w:sdtContent>
              <w:ins w:author="Rossi Rossi" w:id="118" w:date="2026-09-22T06:56:59Z">
                <w:sdt>
                  <w:sdtPr>
                    <w:id w:val="-1377069736"/>
                    <w:tag w:val="goog_rdk_2286"/>
                  </w:sdtPr>
                  <w:sdtContent>
                    <w:del w:author="Animefor Me" w:id="15" w:date="2026-09-29T09:36:34Z"/>
                  </w:sdtContent>
                </w:sdt>
              </w:ins>
              <w:sdt>
                <w:sdtPr>
                  <w:id w:val="-570509109"/>
                  <w:tag w:val="goog_rdk_228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18" w:date="2026-09-22T06:56:59Z">
                <w:del w:author="Animefor Me" w:id="15" w:date="2026-09-29T09:36:34Z"/>
              </w:ins>
            </w:sdtContent>
          </w:sdt>
        </w:p>
      </w:sdtContent>
    </w:sdt>
    <w:sdt>
      <w:sdtPr>
        <w:id w:val="214704989"/>
        <w:tag w:val="goog_rdk_2292"/>
      </w:sdtPr>
      <w:sdtContent>
        <w:p w:rsidR="00000000" w:rsidDel="00000000" w:rsidP="00000000" w:rsidRDefault="00000000" w:rsidRPr="00000000" w14:paraId="000001D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13554337"/>
              <w:tag w:val="goog_rdk_2289"/>
            </w:sdtPr>
            <w:sdtContent>
              <w:ins w:author="Rossi Rossi" w:id="118" w:date="2026-09-22T06:56:59Z">
                <w:sdt>
                  <w:sdtPr>
                    <w:id w:val="1332865367"/>
                    <w:tag w:val="goog_rdk_2290"/>
                  </w:sdtPr>
                  <w:sdtContent>
                    <w:del w:author="Animefor Me" w:id="15" w:date="2026-09-29T09:36:34Z"/>
                  </w:sdtContent>
                </w:sdt>
              </w:ins>
              <w:sdt>
                <w:sdtPr>
                  <w:id w:val="1630569131"/>
                  <w:tag w:val="goog_rdk_229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18" w:date="2026-09-22T06:56:59Z">
                <w:del w:author="Animefor Me" w:id="15" w:date="2026-09-29T09:36:34Z"/>
              </w:ins>
            </w:sdtContent>
          </w:sdt>
        </w:p>
      </w:sdtContent>
    </w:sdt>
    <w:sdt>
      <w:sdtPr>
        <w:id w:val="1862779921"/>
        <w:tag w:val="goog_rdk_2296"/>
      </w:sdtPr>
      <w:sdtContent>
        <w:p w:rsidR="00000000" w:rsidDel="00000000" w:rsidP="00000000" w:rsidRDefault="00000000" w:rsidRPr="00000000" w14:paraId="000001D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97121133"/>
              <w:tag w:val="goog_rdk_2293"/>
            </w:sdtPr>
            <w:sdtContent>
              <w:ins w:author="Rossi Rossi" w:id="118" w:date="2026-09-22T06:56:59Z">
                <w:sdt>
                  <w:sdtPr>
                    <w:id w:val="-1542241564"/>
                    <w:tag w:val="goog_rdk_2294"/>
                  </w:sdtPr>
                  <w:sdtContent>
                    <w:del w:author="Animefor Me" w:id="15" w:date="2026-09-29T09:36:34Z"/>
                  </w:sdtContent>
                </w:sdt>
              </w:ins>
              <w:sdt>
                <w:sdtPr>
                  <w:id w:val="665374716"/>
                  <w:tag w:val="goog_rdk_229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resources.</w:delText>
                      </w:r>
                    </w:del>
                  </w:ins>
                </w:sdtContent>
              </w:sdt>
              <w:ins w:author="Rossi Rossi" w:id="118" w:date="2026-09-22T06:56:59Z">
                <w:del w:author="Animefor Me" w:id="15" w:date="2026-09-29T09:36:34Z"/>
              </w:ins>
            </w:sdtContent>
          </w:sdt>
        </w:p>
      </w:sdtContent>
    </w:sdt>
    <w:sdt>
      <w:sdtPr>
        <w:id w:val="1402120577"/>
        <w:tag w:val="goog_rdk_2300"/>
      </w:sdtPr>
      <w:sdtContent>
        <w:p w:rsidR="00000000" w:rsidDel="00000000" w:rsidP="00000000" w:rsidRDefault="00000000" w:rsidRPr="00000000" w14:paraId="000001D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20994051"/>
              <w:tag w:val="goog_rdk_2297"/>
            </w:sdtPr>
            <w:sdtContent>
              <w:ins w:author="Rossi Rossi" w:id="118" w:date="2026-09-22T06:56:59Z">
                <w:sdt>
                  <w:sdtPr>
                    <w:id w:val="-131347442"/>
                    <w:tag w:val="goog_rdk_2298"/>
                  </w:sdtPr>
                  <w:sdtContent>
                    <w:del w:author="Animefor Me" w:id="15" w:date="2026-09-29T09:36:34Z"/>
                  </w:sdtContent>
                </w:sdt>
              </w:ins>
              <w:sdt>
                <w:sdtPr>
                  <w:id w:val="-513923161"/>
                  <w:tag w:val="goog_rdk_229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74320741"/>
        <w:tag w:val="goog_rdk_2304"/>
      </w:sdtPr>
      <w:sdtContent>
        <w:p w:rsidR="00000000" w:rsidDel="00000000" w:rsidP="00000000" w:rsidRDefault="00000000" w:rsidRPr="00000000" w14:paraId="000001D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93643908"/>
              <w:tag w:val="goog_rdk_2301"/>
            </w:sdtPr>
            <w:sdtContent>
              <w:ins w:author="Rossi Rossi" w:id="118" w:date="2026-09-22T06:56:59Z">
                <w:sdt>
                  <w:sdtPr>
                    <w:id w:val="719826669"/>
                    <w:tag w:val="goog_rdk_2302"/>
                  </w:sdtPr>
                  <w:sdtContent>
                    <w:del w:author="Animefor Me" w:id="15" w:date="2026-09-29T09:36:34Z"/>
                  </w:sdtContent>
                </w:sdt>
              </w:ins>
              <w:sdt>
                <w:sdtPr>
                  <w:id w:val="1980467667"/>
                  <w:tag w:val="goog_rdk_230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Critical security rules</w:delText>
                      </w:r>
                    </w:del>
                  </w:ins>
                </w:sdtContent>
              </w:sdt>
              <w:ins w:author="Rossi Rossi" w:id="118" w:date="2026-09-22T06:56:59Z">
                <w:del w:author="Animefor Me" w:id="15" w:date="2026-09-29T09:36:34Z"/>
              </w:ins>
            </w:sdtContent>
          </w:sdt>
        </w:p>
      </w:sdtContent>
    </w:sdt>
    <w:sdt>
      <w:sdtPr>
        <w:id w:val="21733709"/>
        <w:tag w:val="goog_rdk_2308"/>
      </w:sdtPr>
      <w:sdtContent>
        <w:p w:rsidR="00000000" w:rsidDel="00000000" w:rsidP="00000000" w:rsidRDefault="00000000" w:rsidRPr="00000000" w14:paraId="000001D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498019"/>
              <w:tag w:val="goog_rdk_2305"/>
            </w:sdtPr>
            <w:sdtContent>
              <w:ins w:author="Rossi Rossi" w:id="118" w:date="2026-09-22T06:56:59Z">
                <w:sdt>
                  <w:sdtPr>
                    <w:id w:val="671254728"/>
                    <w:tag w:val="goog_rdk_2306"/>
                  </w:sdtPr>
                  <w:sdtContent>
                    <w:del w:author="Animefor Me" w:id="15" w:date="2026-09-29T09:36:34Z"/>
                  </w:sdtContent>
                </w:sdt>
              </w:ins>
              <w:sdt>
                <w:sdtPr>
                  <w:id w:val="96223021"/>
                  <w:tag w:val="goog_rdk_230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37193177"/>
        <w:tag w:val="goog_rdk_2312"/>
      </w:sdtPr>
      <w:sdtContent>
        <w:p w:rsidR="00000000" w:rsidDel="00000000" w:rsidP="00000000" w:rsidRDefault="00000000" w:rsidRPr="00000000" w14:paraId="000001D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51976142"/>
              <w:tag w:val="goog_rdk_2309"/>
            </w:sdtPr>
            <w:sdtContent>
              <w:ins w:author="Rossi Rossi" w:id="118" w:date="2026-09-22T06:56:59Z">
                <w:sdt>
                  <w:sdtPr>
                    <w:id w:val="882200918"/>
                    <w:tag w:val="goog_rdk_2310"/>
                  </w:sdtPr>
                  <w:sdtContent>
                    <w:del w:author="Animefor Me" w:id="15" w:date="2026-09-29T09:36:34Z"/>
                  </w:sdtContent>
                </w:sdt>
              </w:ins>
              <w:sdt>
                <w:sdtPr>
                  <w:id w:val="1120235162"/>
                  <w:tag w:val="goog_rdk_231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18" w:date="2026-09-22T06:56:59Z">
                <w:del w:author="Animefor Me" w:id="15" w:date="2026-09-29T09:36:34Z"/>
              </w:ins>
            </w:sdtContent>
          </w:sdt>
        </w:p>
      </w:sdtContent>
    </w:sdt>
    <w:sdt>
      <w:sdtPr>
        <w:id w:val="-712221838"/>
        <w:tag w:val="goog_rdk_2316"/>
      </w:sdtPr>
      <w:sdtContent>
        <w:p w:rsidR="00000000" w:rsidDel="00000000" w:rsidP="00000000" w:rsidRDefault="00000000" w:rsidRPr="00000000" w14:paraId="000001D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5738065"/>
              <w:tag w:val="goog_rdk_2313"/>
            </w:sdtPr>
            <w:sdtContent>
              <w:ins w:author="Rossi Rossi" w:id="118" w:date="2026-09-22T06:56:59Z">
                <w:sdt>
                  <w:sdtPr>
                    <w:id w:val="-1790160683"/>
                    <w:tag w:val="goog_rdk_2314"/>
                  </w:sdtPr>
                  <w:sdtContent>
                    <w:del w:author="Animefor Me" w:id="15" w:date="2026-09-29T09:36:34Z"/>
                  </w:sdtContent>
                </w:sdt>
              </w:ins>
              <w:sdt>
                <w:sdtPr>
                  <w:id w:val="1074164912"/>
                  <w:tag w:val="goog_rdk_231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18" w:date="2026-09-22T06:56:59Z">
                <w:del w:author="Animefor Me" w:id="15" w:date="2026-09-29T09:36:34Z"/>
              </w:ins>
            </w:sdtContent>
          </w:sdt>
        </w:p>
      </w:sdtContent>
    </w:sdt>
    <w:sdt>
      <w:sdtPr>
        <w:id w:val="-1206584996"/>
        <w:tag w:val="goog_rdk_2322"/>
      </w:sdtPr>
      <w:sdtContent>
        <w:p w:rsidR="00000000" w:rsidDel="00000000" w:rsidP="00000000" w:rsidRDefault="00000000" w:rsidRPr="00000000" w14:paraId="000001DB">
          <w:pPr>
            <w:numPr>
              <w:ilvl w:val="1"/>
              <w:numId w:val="2"/>
            </w:numPr>
            <w:ind w:left="502" w:hanging="360"/>
            <w:rPr>
              <w:ins w:author="Abinaya Saravanan" w:id="128" w:date="2026-09-23T05:18:41Z"/>
              <w:del w:author="Animefor Me" w:id="15" w:date="2026-09-29T09:36:34Z"/>
            </w:rPr>
            <w:pPrChange w:author="Devika G" w:id="0" w:date="2026-10-01T08:48:34Z">
              <w:pPr>
                <w:numPr>
                  <w:ilvl w:val="1"/>
                  <w:numId w:val="9"/>
                </w:numPr>
                <w:ind w:left="502" w:hanging="360"/>
              </w:pPr>
            </w:pPrChange>
          </w:pPr>
          <w:sdt>
            <w:sdtPr>
              <w:id w:val="1136145915"/>
              <w:tag w:val="goog_rdk_2319"/>
            </w:sdtPr>
            <w:sdtContent>
              <w:ins w:author="Abinaya Saravanan" w:id="128" w:date="2026-09-23T05:18:41Z">
                <w:sdt>
                  <w:sdtPr>
                    <w:id w:val="1939466127"/>
                    <w:tag w:val="goog_rdk_2320"/>
                  </w:sdtPr>
                  <w:sdtContent>
                    <w:del w:author="Animefor Me" w:id="15" w:date="2026-09-29T09:36:34Z"/>
                  </w:sdtContent>
                </w:sdt>
              </w:ins>
              <w:sdt>
                <w:sdtPr>
                  <w:id w:val="1475530684"/>
                  <w:tag w:val="goog_rdk_2321"/>
                </w:sdtPr>
                <w:sdtContent>
                  <w:ins w:author="Abinaya Saravanan" w:id="128" w:date="2026-09-23T05:18:41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8" w:date="2026-09-23T05:18:41Z">
                <w:del w:author="Animefor Me" w:id="15" w:date="2026-09-29T09:36:34Z"/>
              </w:ins>
            </w:sdtContent>
          </w:sdt>
        </w:p>
      </w:sdtContent>
    </w:sdt>
    <w:sdt>
      <w:sdtPr>
        <w:id w:val="2063348715"/>
        <w:tag w:val="goog_rdk_2326"/>
      </w:sdtPr>
      <w:sdtContent>
        <w:p w:rsidR="00000000" w:rsidDel="00000000" w:rsidP="00000000" w:rsidRDefault="00000000" w:rsidRPr="00000000" w14:paraId="000001DC">
          <w:pPr>
            <w:numPr>
              <w:ilvl w:val="1"/>
              <w:numId w:val="2"/>
            </w:numPr>
            <w:ind w:left="502" w:hanging="360"/>
            <w:rPr>
              <w:ins w:author="Abinaya Saravanan" w:id="128" w:date="2026-09-23T05:18:41Z"/>
              <w:del w:author="Animefor Me" w:id="15" w:date="2026-09-29T09:36:34Z"/>
            </w:rPr>
            <w:pPrChange w:author="Devika G" w:id="0" w:date="2026-10-01T08:48:34Z">
              <w:pPr>
                <w:numPr>
                  <w:ilvl w:val="1"/>
                  <w:numId w:val="9"/>
                </w:numPr>
                <w:ind w:left="502" w:hanging="360"/>
              </w:pPr>
            </w:pPrChange>
          </w:pPr>
          <w:sdt>
            <w:sdtPr>
              <w:id w:val="224325015"/>
              <w:tag w:val="goog_rdk_2323"/>
            </w:sdtPr>
            <w:sdtContent>
              <w:ins w:author="Abinaya Saravanan" w:id="128" w:date="2026-09-23T05:18:41Z">
                <w:sdt>
                  <w:sdtPr>
                    <w:id w:val="-509930979"/>
                    <w:tag w:val="goog_rdk_2324"/>
                  </w:sdtPr>
                  <w:sdtContent>
                    <w:del w:author="Animefor Me" w:id="15" w:date="2026-09-29T09:36:34Z"/>
                  </w:sdtContent>
                </w:sdt>
              </w:ins>
              <w:sdt>
                <w:sdtPr>
                  <w:id w:val="-827338116"/>
                  <w:tag w:val="goog_rdk_2325"/>
                </w:sdtPr>
                <w:sdtContent>
                  <w:ins w:author="Abinaya Saravanan" w:id="128" w:date="2026-09-23T05:18:41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28" w:date="2026-09-23T05:18:41Z">
                <w:del w:author="Animefor Me" w:id="15" w:date="2026-09-29T09:36:34Z"/>
              </w:ins>
            </w:sdtContent>
          </w:sdt>
        </w:p>
      </w:sdtContent>
    </w:sdt>
    <w:sdt>
      <w:sdtPr>
        <w:id w:val="-1433510083"/>
        <w:tag w:val="goog_rdk_2330"/>
      </w:sdtPr>
      <w:sdtContent>
        <w:p w:rsidR="00000000" w:rsidDel="00000000" w:rsidP="00000000" w:rsidRDefault="00000000" w:rsidRPr="00000000" w14:paraId="000001DD">
          <w:pPr>
            <w:numPr>
              <w:ilvl w:val="1"/>
              <w:numId w:val="2"/>
            </w:numPr>
            <w:ind w:left="502" w:hanging="360"/>
            <w:rPr>
              <w:ins w:author="Abinaya Saravanan" w:id="128" w:date="2026-09-23T05:18:41Z"/>
              <w:del w:author="Animefor Me" w:id="15" w:date="2026-09-29T09:36:34Z"/>
            </w:rPr>
            <w:pPrChange w:author="Devika G" w:id="0" w:date="2026-10-01T08:48:34Z">
              <w:pPr>
                <w:numPr>
                  <w:ilvl w:val="1"/>
                  <w:numId w:val="9"/>
                </w:numPr>
                <w:ind w:left="502" w:hanging="360"/>
              </w:pPr>
            </w:pPrChange>
          </w:pPr>
          <w:sdt>
            <w:sdtPr>
              <w:id w:val="-1378275507"/>
              <w:tag w:val="goog_rdk_2327"/>
            </w:sdtPr>
            <w:sdtContent>
              <w:ins w:author="Abinaya Saravanan" w:id="128" w:date="2026-09-23T05:18:41Z">
                <w:sdt>
                  <w:sdtPr>
                    <w:id w:val="572178706"/>
                    <w:tag w:val="goog_rdk_2328"/>
                  </w:sdtPr>
                  <w:sdtContent>
                    <w:del w:author="Animefor Me" w:id="15" w:date="2026-09-29T09:36:34Z"/>
                  </w:sdtContent>
                </w:sdt>
              </w:ins>
              <w:sdt>
                <w:sdtPr>
                  <w:id w:val="-236738210"/>
                  <w:tag w:val="goog_rdk_2329"/>
                </w:sdtPr>
                <w:sdtContent>
                  <w:ins w:author="Abinaya Saravanan" w:id="128" w:date="2026-09-23T05:18:41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28" w:date="2026-09-23T05:18:41Z">
                <w:del w:author="Animefor Me" w:id="15" w:date="2026-09-29T09:36:34Z"/>
              </w:ins>
            </w:sdtContent>
          </w:sdt>
        </w:p>
      </w:sdtContent>
    </w:sdt>
    <w:sdt>
      <w:sdtPr>
        <w:id w:val="1165099500"/>
        <w:tag w:val="goog_rdk_2334"/>
      </w:sdtPr>
      <w:sdtContent>
        <w:p w:rsidR="00000000" w:rsidDel="00000000" w:rsidP="00000000" w:rsidRDefault="00000000" w:rsidRPr="00000000" w14:paraId="000001DE">
          <w:pPr>
            <w:numPr>
              <w:ilvl w:val="1"/>
              <w:numId w:val="2"/>
            </w:numPr>
            <w:ind w:left="502" w:hanging="360"/>
            <w:rPr>
              <w:ins w:author="Abinaya Saravanan" w:id="128" w:date="2026-09-23T05:18:41Z"/>
              <w:del w:author="Animefor Me" w:id="15" w:date="2026-09-29T09:36:34Z"/>
            </w:rPr>
            <w:pPrChange w:author="Devika G" w:id="0" w:date="2026-10-01T08:48:34Z">
              <w:pPr>
                <w:numPr>
                  <w:ilvl w:val="1"/>
                  <w:numId w:val="9"/>
                </w:numPr>
                <w:ind w:left="502" w:hanging="360"/>
              </w:pPr>
            </w:pPrChange>
          </w:pPr>
          <w:sdt>
            <w:sdtPr>
              <w:id w:val="-1203103278"/>
              <w:tag w:val="goog_rdk_2331"/>
            </w:sdtPr>
            <w:sdtContent>
              <w:ins w:author="Abinaya Saravanan" w:id="128" w:date="2026-09-23T05:18:41Z">
                <w:sdt>
                  <w:sdtPr>
                    <w:id w:val="1342163197"/>
                    <w:tag w:val="goog_rdk_2332"/>
                  </w:sdtPr>
                  <w:sdtContent>
                    <w:del w:author="Animefor Me" w:id="15" w:date="2026-09-29T09:36:34Z"/>
                  </w:sdtContent>
                </w:sdt>
              </w:ins>
              <w:sdt>
                <w:sdtPr>
                  <w:id w:val="-563442265"/>
                  <w:tag w:val="goog_rdk_2333"/>
                </w:sdtPr>
                <w:sdtContent>
                  <w:ins w:author="Abinaya Saravanan" w:id="128" w:date="2026-09-23T05:18:41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8" w:date="2026-09-23T05:18:41Z">
                <w:del w:author="Animefor Me" w:id="15" w:date="2026-09-29T09:36:34Z"/>
              </w:ins>
            </w:sdtContent>
          </w:sdt>
        </w:p>
      </w:sdtContent>
    </w:sdt>
    <w:sdt>
      <w:sdtPr>
        <w:id w:val="-926122656"/>
        <w:tag w:val="goog_rdk_2340"/>
      </w:sdtPr>
      <w:sdtContent>
        <w:p w:rsidR="00000000" w:rsidDel="00000000" w:rsidP="00000000" w:rsidRDefault="00000000" w:rsidRPr="00000000" w14:paraId="000001D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01392035"/>
              <w:tag w:val="goog_rdk_2337"/>
            </w:sdtPr>
            <w:sdtContent>
              <w:ins w:author="Rossi Rossi" w:id="118" w:date="2026-09-22T06:56:59Z">
                <w:sdt>
                  <w:sdtPr>
                    <w:id w:val="-452886004"/>
                    <w:tag w:val="goog_rdk_2338"/>
                  </w:sdtPr>
                  <w:sdtContent>
                    <w:del w:author="Animefor Me" w:id="15" w:date="2026-09-29T09:36:34Z"/>
                  </w:sdtContent>
                </w:sdt>
              </w:ins>
              <w:sdt>
                <w:sdtPr>
                  <w:id w:val="-1287981895"/>
                  <w:tag w:val="goog_rdk_233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60612143"/>
        <w:tag w:val="goog_rdk_2344"/>
      </w:sdtPr>
      <w:sdtContent>
        <w:p w:rsidR="00000000" w:rsidDel="00000000" w:rsidP="00000000" w:rsidRDefault="00000000" w:rsidRPr="00000000" w14:paraId="000001E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03132752"/>
              <w:tag w:val="goog_rdk_2341"/>
            </w:sdtPr>
            <w:sdtContent>
              <w:ins w:author="Rossi Rossi" w:id="118" w:date="2026-09-22T06:56:59Z">
                <w:sdt>
                  <w:sdtPr>
                    <w:id w:val="-767108261"/>
                    <w:tag w:val="goog_rdk_2342"/>
                  </w:sdtPr>
                  <w:sdtContent>
                    <w:del w:author="Animefor Me" w:id="15" w:date="2026-09-29T09:36:34Z"/>
                  </w:sdtContent>
                </w:sdt>
              </w:ins>
              <w:sdt>
                <w:sdtPr>
                  <w:id w:val="-843671147"/>
                  <w:tag w:val="goog_rdk_234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18" w:date="2026-09-22T06:56:59Z">
                <w:del w:author="Animefor Me" w:id="15" w:date="2026-09-29T09:36:34Z"/>
              </w:ins>
            </w:sdtContent>
          </w:sdt>
        </w:p>
      </w:sdtContent>
    </w:sdt>
    <w:sdt>
      <w:sdtPr>
        <w:id w:val="537570198"/>
        <w:tag w:val="goog_rdk_2348"/>
      </w:sdtPr>
      <w:sdtContent>
        <w:p w:rsidR="00000000" w:rsidDel="00000000" w:rsidP="00000000" w:rsidRDefault="00000000" w:rsidRPr="00000000" w14:paraId="000001E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4306055"/>
              <w:tag w:val="goog_rdk_2345"/>
            </w:sdtPr>
            <w:sdtContent>
              <w:ins w:author="Rossi Rossi" w:id="118" w:date="2026-09-22T06:56:59Z">
                <w:sdt>
                  <w:sdtPr>
                    <w:id w:val="1338413991"/>
                    <w:tag w:val="goog_rdk_2346"/>
                  </w:sdtPr>
                  <w:sdtContent>
                    <w:del w:author="Animefor Me" w:id="15" w:date="2026-09-29T09:36:34Z"/>
                  </w:sdtContent>
                </w:sdt>
              </w:ins>
              <w:sdt>
                <w:sdtPr>
                  <w:id w:val="222428655"/>
                  <w:tag w:val="goog_rdk_234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05779298"/>
        <w:tag w:val="goog_rdk_2352"/>
      </w:sdtPr>
      <w:sdtContent>
        <w:p w:rsidR="00000000" w:rsidDel="00000000" w:rsidP="00000000" w:rsidRDefault="00000000" w:rsidRPr="00000000" w14:paraId="000001E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13073372"/>
              <w:tag w:val="goog_rdk_2349"/>
            </w:sdtPr>
            <w:sdtContent>
              <w:ins w:author="Rossi Rossi" w:id="118" w:date="2026-09-22T06:56:59Z">
                <w:sdt>
                  <w:sdtPr>
                    <w:id w:val="-2029627956"/>
                    <w:tag w:val="goog_rdk_2350"/>
                  </w:sdtPr>
                  <w:sdtContent>
                    <w:del w:author="Animefor Me" w:id="15" w:date="2026-09-29T09:36:34Z"/>
                  </w:sdtContent>
                </w:sdt>
              </w:ins>
              <w:sdt>
                <w:sdtPr>
                  <w:id w:val="995008594"/>
                  <w:tag w:val="goog_rdk_235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18" w:date="2026-09-22T06:56:59Z">
                <w:del w:author="Animefor Me" w:id="15" w:date="2026-09-29T09:36:34Z"/>
              </w:ins>
            </w:sdtContent>
          </w:sdt>
        </w:p>
      </w:sdtContent>
    </w:sdt>
    <w:sdt>
      <w:sdtPr>
        <w:id w:val="381594334"/>
        <w:tag w:val="goog_rdk_2356"/>
      </w:sdtPr>
      <w:sdtContent>
        <w:p w:rsidR="00000000" w:rsidDel="00000000" w:rsidP="00000000" w:rsidRDefault="00000000" w:rsidRPr="00000000" w14:paraId="000001E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81826270"/>
              <w:tag w:val="goog_rdk_2353"/>
            </w:sdtPr>
            <w:sdtContent>
              <w:ins w:author="Rossi Rossi" w:id="118" w:date="2026-09-22T06:56:59Z">
                <w:sdt>
                  <w:sdtPr>
                    <w:id w:val="-302174801"/>
                    <w:tag w:val="goog_rdk_2354"/>
                  </w:sdtPr>
                  <w:sdtContent>
                    <w:del w:author="Animefor Me" w:id="15" w:date="2026-09-29T09:36:34Z"/>
                  </w:sdtContent>
                </w:sdt>
              </w:ins>
              <w:sdt>
                <w:sdtPr>
                  <w:id w:val="-1626371901"/>
                  <w:tag w:val="goog_rdk_235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18" w:date="2026-09-22T06:56:59Z">
                <w:del w:author="Animefor Me" w:id="15" w:date="2026-09-29T09:36:34Z"/>
              </w:ins>
            </w:sdtContent>
          </w:sdt>
        </w:p>
      </w:sdtContent>
    </w:sdt>
    <w:sdt>
      <w:sdtPr>
        <w:id w:val="-1457435208"/>
        <w:tag w:val="goog_rdk_2363"/>
      </w:sdtPr>
      <w:sdtContent>
        <w:p w:rsidR="00000000" w:rsidDel="00000000" w:rsidP="00000000" w:rsidRDefault="00000000" w:rsidRPr="00000000" w14:paraId="000001E4">
          <w:pPr>
            <w:numPr>
              <w:ilvl w:val="1"/>
              <w:numId w:val="2"/>
            </w:numPr>
            <w:ind w:left="502" w:hanging="360"/>
            <w:rPr>
              <w:ins w:author="Anonymous" w:id="129" w:date="2026-09-24T05:05:45Z"/>
              <w:del w:author="Animefor Me" w:id="15" w:date="2026-09-29T09:36:34Z"/>
            </w:rPr>
            <w:pPrChange w:author="Devika G" w:id="0" w:date="2026-10-01T08:48:34Z">
              <w:pPr>
                <w:numPr>
                  <w:ilvl w:val="1"/>
                  <w:numId w:val="9"/>
                </w:numPr>
                <w:ind w:left="502" w:hanging="360"/>
              </w:pPr>
            </w:pPrChange>
          </w:pPr>
          <w:sdt>
            <w:sdtPr>
              <w:id w:val="-185715455"/>
              <w:tag w:val="goog_rdk_2357"/>
            </w:sdtPr>
            <w:sdtContent>
              <w:ins w:author="Rossi Rossi" w:id="118" w:date="2026-09-22T06:56:59Z">
                <w:sdt>
                  <w:sdtPr>
                    <w:id w:val="844281335"/>
                    <w:tag w:val="goog_rdk_2358"/>
                  </w:sdtPr>
                  <w:sdtContent>
                    <w:del w:author="Animefor Me" w:id="15" w:date="2026-09-29T09:36:34Z"/>
                  </w:sdtContent>
                </w:sdt>
              </w:ins>
              <w:sdt>
                <w:sdtPr>
                  <w:id w:val="2024904495"/>
                  <w:tag w:val="goog_rdk_235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**Billing alerts**: Set up billing alerts in the Google Cloud Console to notify you if usage or costs </w:delText>
                      </w:r>
                    </w:del>
                  </w:ins>
                </w:sdtContent>
              </w:sdt>
              <w:ins w:author="Rossi Rossi" w:id="118" w:date="2026-09-22T06:56:59Z">
                <w:del w:author="Animefor Me" w:id="15" w:date="2026-09-29T09:36:34Z"/>
              </w:ins>
            </w:sdtContent>
          </w:sdt>
          <w:sdt>
            <w:sdtPr>
              <w:id w:val="88053884"/>
              <w:tag w:val="goog_rdk_2360"/>
            </w:sdtPr>
            <w:sdtContent>
              <w:ins w:author="Anonymous" w:id="129" w:date="2026-09-24T05:05:45Z">
                <w:sdt>
                  <w:sdtPr>
                    <w:id w:val="-965484087"/>
                    <w:tag w:val="goog_rdk_2361"/>
                  </w:sdtPr>
                  <w:sdtContent>
                    <w:del w:author="Animefor Me" w:id="15" w:date="2026-09-29T09:36:34Z"/>
                  </w:sdtContent>
                </w:sdt>
              </w:ins>
              <w:sdt>
                <w:sdtPr>
                  <w:id w:val="1450311306"/>
                  <w:tag w:val="goog_rdk_2362"/>
                </w:sdtPr>
                <w:sdtContent>
                  <w:ins w:author="Anonymous" w:id="129" w:date="2026-09-24T05:05:45Z">
                    <w:del w:author="Animefor Me" w:id="15" w:date="2026-09-29T09:36:34Z">
                      <w:r w:rsidDel="00000000" w:rsidR="00000000" w:rsidRPr="00000000">
                        <w:rPr>
                          <w:rtl w:val="0"/>
                        </w:rPr>
                      </w:r>
                    </w:del>
                  </w:ins>
                </w:sdtContent>
              </w:sdt>
              <w:ins w:author="Anonymous" w:id="129" w:date="2026-09-24T05:05:45Z">
                <w:del w:author="Animefor Me" w:id="15" w:date="2026-09-29T09:36:34Z"/>
              </w:ins>
            </w:sdtContent>
          </w:sdt>
        </w:p>
      </w:sdtContent>
    </w:sdt>
    <w:sdt>
      <w:sdtPr>
        <w:id w:val="181463360"/>
        <w:tag w:val="goog_rdk_2369"/>
      </w:sdtPr>
      <w:sdtContent>
        <w:p w:rsidR="00000000" w:rsidDel="00000000" w:rsidP="00000000" w:rsidRDefault="00000000" w:rsidRPr="00000000" w14:paraId="000001E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44863841"/>
              <w:tag w:val="goog_rdk_2366"/>
            </w:sdtPr>
            <w:sdtContent>
              <w:ins w:author="Rossi Rossi" w:id="118" w:date="2026-09-22T06:56:59Z">
                <w:sdt>
                  <w:sdtPr>
                    <w:id w:val="582543181"/>
                    <w:tag w:val="goog_rdk_2367"/>
                  </w:sdtPr>
                  <w:sdtContent>
                    <w:del w:author="Animefor Me" w:id="15" w:date="2026-09-29T09:36:34Z"/>
                  </w:sdtContent>
                </w:sdt>
              </w:ins>
              <w:sdt>
                <w:sdtPr>
                  <w:id w:val="1078996541"/>
                  <w:tag w:val="goog_rdk_236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spike.</w:delText>
                      </w:r>
                    </w:del>
                  </w:ins>
                </w:sdtContent>
              </w:sdt>
              <w:ins w:author="Rossi Rossi" w:id="118" w:date="2026-09-22T06:56:59Z">
                <w:del w:author="Animefor Me" w:id="15" w:date="2026-09-29T09:36:34Z"/>
              </w:ins>
            </w:sdtContent>
          </w:sdt>
        </w:p>
      </w:sdtContent>
    </w:sdt>
    <w:sdt>
      <w:sdtPr>
        <w:id w:val="-409371210"/>
        <w:tag w:val="goog_rdk_2373"/>
      </w:sdtPr>
      <w:sdtContent>
        <w:p w:rsidR="00000000" w:rsidDel="00000000" w:rsidP="00000000" w:rsidRDefault="00000000" w:rsidRPr="00000000" w14:paraId="000001E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4233240"/>
              <w:tag w:val="goog_rdk_2370"/>
            </w:sdtPr>
            <w:sdtContent>
              <w:ins w:author="Rossi Rossi" w:id="118" w:date="2026-09-22T06:56:59Z">
                <w:sdt>
                  <w:sdtPr>
                    <w:id w:val="1172624518"/>
                    <w:tag w:val="goog_rdk_2371"/>
                  </w:sdtPr>
                  <w:sdtContent>
                    <w:del w:author="Animefor Me" w:id="15" w:date="2026-09-29T09:36:34Z"/>
                  </w:sdtContent>
                </w:sdt>
              </w:ins>
              <w:sdt>
                <w:sdtPr>
                  <w:id w:val="1479312580"/>
                  <w:tag w:val="goog_rdk_237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39989128"/>
        <w:tag w:val="goog_rdk_2377"/>
      </w:sdtPr>
      <w:sdtContent>
        <w:p w:rsidR="00000000" w:rsidDel="00000000" w:rsidP="00000000" w:rsidRDefault="00000000" w:rsidRPr="00000000" w14:paraId="000001E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63344745"/>
              <w:tag w:val="goog_rdk_2374"/>
            </w:sdtPr>
            <w:sdtContent>
              <w:ins w:author="Rossi Rossi" w:id="118" w:date="2026-09-22T06:56:59Z">
                <w:sdt>
                  <w:sdtPr>
                    <w:id w:val="1279415248"/>
                    <w:tag w:val="goog_rdk_2375"/>
                  </w:sdtPr>
                  <w:sdtContent>
                    <w:del w:author="Animefor Me" w:id="15" w:date="2026-09-29T09:36:34Z"/>
                  </w:sdtContent>
                </w:sdt>
              </w:ins>
              <w:sdt>
                <w:sdtPr>
                  <w:id w:val="-795877143"/>
                  <w:tag w:val="goog_rdk_237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Leak response checklist</w:delText>
                      </w:r>
                    </w:del>
                  </w:ins>
                </w:sdtContent>
              </w:sdt>
              <w:ins w:author="Rossi Rossi" w:id="118" w:date="2026-09-22T06:56:59Z">
                <w:del w:author="Animefor Me" w:id="15" w:date="2026-09-29T09:36:34Z"/>
              </w:ins>
            </w:sdtContent>
          </w:sdt>
        </w:p>
      </w:sdtContent>
    </w:sdt>
    <w:sdt>
      <w:sdtPr>
        <w:id w:val="1307110609"/>
        <w:tag w:val="goog_rdk_2381"/>
      </w:sdtPr>
      <w:sdtContent>
        <w:p w:rsidR="00000000" w:rsidDel="00000000" w:rsidP="00000000" w:rsidRDefault="00000000" w:rsidRPr="00000000" w14:paraId="000001E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74800013"/>
              <w:tag w:val="goog_rdk_2378"/>
            </w:sdtPr>
            <w:sdtContent>
              <w:ins w:author="Rossi Rossi" w:id="118" w:date="2026-09-22T06:56:59Z">
                <w:sdt>
                  <w:sdtPr>
                    <w:id w:val="-787928727"/>
                    <w:tag w:val="goog_rdk_2379"/>
                  </w:sdtPr>
                  <w:sdtContent>
                    <w:del w:author="Animefor Me" w:id="15" w:date="2026-09-29T09:36:34Z"/>
                  </w:sdtContent>
                </w:sdt>
              </w:ins>
              <w:sdt>
                <w:sdtPr>
                  <w:id w:val="1788877751"/>
                  <w:tag w:val="goog_rdk_238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85110599"/>
        <w:tag w:val="goog_rdk_2385"/>
      </w:sdtPr>
      <w:sdtContent>
        <w:p w:rsidR="00000000" w:rsidDel="00000000" w:rsidP="00000000" w:rsidRDefault="00000000" w:rsidRPr="00000000" w14:paraId="000001E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20589660"/>
              <w:tag w:val="goog_rdk_2382"/>
            </w:sdtPr>
            <w:sdtContent>
              <w:ins w:author="Rossi Rossi" w:id="118" w:date="2026-09-22T06:56:59Z">
                <w:sdt>
                  <w:sdtPr>
                    <w:id w:val="1169565638"/>
                    <w:tag w:val="goog_rdk_2383"/>
                  </w:sdtPr>
                  <w:sdtContent>
                    <w:del w:author="Animefor Me" w:id="15" w:date="2026-09-29T09:36:34Z"/>
                  </w:sdtContent>
                </w:sdt>
              </w:ins>
              <w:sdt>
                <w:sdtPr>
                  <w:id w:val="-1869343931"/>
                  <w:tag w:val="goog_rdk_238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118" w:date="2026-09-22T06:56:59Z">
                <w:del w:author="Animefor Me" w:id="15" w:date="2026-09-29T09:36:34Z"/>
              </w:ins>
            </w:sdtContent>
          </w:sdt>
        </w:p>
      </w:sdtContent>
    </w:sdt>
    <w:sdt>
      <w:sdtPr>
        <w:id w:val="-1619666833"/>
        <w:tag w:val="goog_rdk_2389"/>
      </w:sdtPr>
      <w:sdtContent>
        <w:p w:rsidR="00000000" w:rsidDel="00000000" w:rsidP="00000000" w:rsidRDefault="00000000" w:rsidRPr="00000000" w14:paraId="000001E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81456643"/>
              <w:tag w:val="goog_rdk_2386"/>
            </w:sdtPr>
            <w:sdtContent>
              <w:ins w:author="Rossi Rossi" w:id="118" w:date="2026-09-22T06:56:59Z">
                <w:sdt>
                  <w:sdtPr>
                    <w:id w:val="1629575247"/>
                    <w:tag w:val="goog_rdk_2387"/>
                  </w:sdtPr>
                  <w:sdtContent>
                    <w:del w:author="Animefor Me" w:id="15" w:date="2026-09-29T09:36:34Z"/>
                  </w:sdtContent>
                </w:sdt>
              </w:ins>
              <w:sdt>
                <w:sdtPr>
                  <w:id w:val="233493612"/>
                  <w:tag w:val="goog_rdk_238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28468800"/>
        <w:tag w:val="goog_rdk_2393"/>
      </w:sdtPr>
      <w:sdtContent>
        <w:p w:rsidR="00000000" w:rsidDel="00000000" w:rsidP="00000000" w:rsidRDefault="00000000" w:rsidRPr="00000000" w14:paraId="000001E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24517705"/>
              <w:tag w:val="goog_rdk_2390"/>
            </w:sdtPr>
            <w:sdtContent>
              <w:ins w:author="Rossi Rossi" w:id="118" w:date="2026-09-22T06:56:59Z">
                <w:sdt>
                  <w:sdtPr>
                    <w:id w:val="-1632980541"/>
                    <w:tag w:val="goog_rdk_2391"/>
                  </w:sdtPr>
                  <w:sdtContent>
                    <w:del w:author="Animefor Me" w:id="15" w:date="2026-09-29T09:36:34Z"/>
                  </w:sdtContent>
                </w:sdt>
              </w:ins>
              <w:sdt>
                <w:sdtPr>
                  <w:id w:val="979841235"/>
                  <w:tag w:val="goog_rdk_239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118" w:date="2026-09-22T06:56:59Z">
                <w:del w:author="Animefor Me" w:id="15" w:date="2026-09-29T09:36:34Z"/>
              </w:ins>
            </w:sdtContent>
          </w:sdt>
        </w:p>
      </w:sdtContent>
    </w:sdt>
    <w:sdt>
      <w:sdtPr>
        <w:id w:val="597272751"/>
        <w:tag w:val="goog_rdk_2397"/>
      </w:sdtPr>
      <w:sdtContent>
        <w:p w:rsidR="00000000" w:rsidDel="00000000" w:rsidP="00000000" w:rsidRDefault="00000000" w:rsidRPr="00000000" w14:paraId="000001E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63580616"/>
              <w:tag w:val="goog_rdk_2394"/>
            </w:sdtPr>
            <w:sdtContent>
              <w:ins w:author="Rossi Rossi" w:id="118" w:date="2026-09-22T06:56:59Z">
                <w:sdt>
                  <w:sdtPr>
                    <w:id w:val="175888910"/>
                    <w:tag w:val="goog_rdk_2395"/>
                  </w:sdtPr>
                  <w:sdtContent>
                    <w:del w:author="Animefor Me" w:id="15" w:date="2026-09-29T09:36:34Z"/>
                  </w:sdtContent>
                </w:sdt>
              </w:ins>
              <w:sdt>
                <w:sdtPr>
                  <w:id w:val="218670165"/>
                  <w:tag w:val="goog_rdk_239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118" w:date="2026-09-22T06:56:59Z">
                <w:del w:author="Animefor Me" w:id="15" w:date="2026-09-29T09:36:34Z"/>
              </w:ins>
            </w:sdtContent>
          </w:sdt>
        </w:p>
      </w:sdtContent>
    </w:sdt>
    <w:sdt>
      <w:sdtPr>
        <w:id w:val="-611312169"/>
        <w:tag w:val="goog_rdk_2401"/>
      </w:sdtPr>
      <w:sdtContent>
        <w:p w:rsidR="00000000" w:rsidDel="00000000" w:rsidP="00000000" w:rsidRDefault="00000000" w:rsidRPr="00000000" w14:paraId="000001E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05216014"/>
              <w:tag w:val="goog_rdk_2398"/>
            </w:sdtPr>
            <w:sdtContent>
              <w:ins w:author="Rossi Rossi" w:id="118" w:date="2026-09-22T06:56:59Z">
                <w:sdt>
                  <w:sdtPr>
                    <w:id w:val="-329995927"/>
                    <w:tag w:val="goog_rdk_2399"/>
                  </w:sdtPr>
                  <w:sdtContent>
                    <w:del w:author="Animefor Me" w:id="15" w:date="2026-09-29T09:36:34Z"/>
                  </w:sdtContent>
                </w:sdt>
              </w:ins>
              <w:sdt>
                <w:sdtPr>
                  <w:id w:val="-643588438"/>
                  <w:tag w:val="goog_rdk_240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118" w:date="2026-09-22T06:56:59Z">
                <w:del w:author="Animefor Me" w:id="15" w:date="2026-09-29T09:36:34Z"/>
              </w:ins>
            </w:sdtContent>
          </w:sdt>
        </w:p>
      </w:sdtContent>
    </w:sdt>
    <w:sdt>
      <w:sdtPr>
        <w:id w:val="-486708322"/>
        <w:tag w:val="goog_rdk_2405"/>
      </w:sdtPr>
      <w:sdtContent>
        <w:p w:rsidR="00000000" w:rsidDel="00000000" w:rsidP="00000000" w:rsidRDefault="00000000" w:rsidRPr="00000000" w14:paraId="000001E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77366698"/>
              <w:tag w:val="goog_rdk_2402"/>
            </w:sdtPr>
            <w:sdtContent>
              <w:ins w:author="Rossi Rossi" w:id="118" w:date="2026-09-22T06:56:59Z">
                <w:sdt>
                  <w:sdtPr>
                    <w:id w:val="-248811000"/>
                    <w:tag w:val="goog_rdk_2403"/>
                  </w:sdtPr>
                  <w:sdtContent>
                    <w:del w:author="Animefor Me" w:id="15" w:date="2026-09-29T09:36:34Z"/>
                  </w:sdtContent>
                </w:sdt>
              </w:ins>
              <w:sdt>
                <w:sdtPr>
                  <w:id w:val="-790589019"/>
                  <w:tag w:val="goog_rdk_240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118" w:date="2026-09-22T06:56:59Z">
                <w:del w:author="Animefor Me" w:id="15" w:date="2026-09-29T09:36:34Z"/>
              </w:ins>
            </w:sdtContent>
          </w:sdt>
        </w:p>
      </w:sdtContent>
    </w:sdt>
    <w:sdt>
      <w:sdtPr>
        <w:id w:val="743812519"/>
        <w:tag w:val="goog_rdk_2411"/>
      </w:sdtPr>
      <w:sdtContent>
        <w:p w:rsidR="00000000" w:rsidDel="00000000" w:rsidP="00000000" w:rsidRDefault="00000000" w:rsidRPr="00000000" w14:paraId="000001EF">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360030407"/>
              <w:tag w:val="goog_rdk_2408"/>
            </w:sdtPr>
            <w:sdtContent>
              <w:ins w:author="Abinaya Saravanan" w:id="130" w:date="2026-09-23T05:19:12Z">
                <w:sdt>
                  <w:sdtPr>
                    <w:id w:val="910905277"/>
                    <w:tag w:val="goog_rdk_2409"/>
                  </w:sdtPr>
                  <w:sdtContent>
                    <w:del w:author="Animefor Me" w:id="15" w:date="2026-09-29T09:36:34Z"/>
                  </w:sdtContent>
                </w:sdt>
              </w:ins>
              <w:sdt>
                <w:sdtPr>
                  <w:id w:val="2006944857"/>
                  <w:tag w:val="goog_rdk_2410"/>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0" w:date="2026-09-23T05:19:12Z">
                <w:del w:author="Animefor Me" w:id="15" w:date="2026-09-29T09:36:34Z"/>
              </w:ins>
            </w:sdtContent>
          </w:sdt>
        </w:p>
      </w:sdtContent>
    </w:sdt>
    <w:sdt>
      <w:sdtPr>
        <w:id w:val="-1133730721"/>
        <w:tag w:val="goog_rdk_2415"/>
      </w:sdtPr>
      <w:sdtContent>
        <w:p w:rsidR="00000000" w:rsidDel="00000000" w:rsidP="00000000" w:rsidRDefault="00000000" w:rsidRPr="00000000" w14:paraId="000001F0">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2087845980"/>
              <w:tag w:val="goog_rdk_2412"/>
            </w:sdtPr>
            <w:sdtContent>
              <w:ins w:author="Abinaya Saravanan" w:id="130" w:date="2026-09-23T05:19:12Z">
                <w:sdt>
                  <w:sdtPr>
                    <w:id w:val="261928252"/>
                    <w:tag w:val="goog_rdk_2413"/>
                  </w:sdtPr>
                  <w:sdtContent>
                    <w:del w:author="Animefor Me" w:id="15" w:date="2026-09-29T09:36:34Z"/>
                  </w:sdtContent>
                </w:sdt>
              </w:ins>
              <w:sdt>
                <w:sdtPr>
                  <w:id w:val="-348153779"/>
                  <w:tag w:val="goog_rdk_2414"/>
                </w:sdtPr>
                <w:sdtContent>
                  <w:ins w:author="Abinaya Saravanan" w:id="130" w:date="2026-09-23T05:19:12Z">
                    <w:del w:author="Animefor Me" w:id="15" w:date="2026-09-29T09:36:34Z">
                      <w:r w:rsidDel="00000000" w:rsidR="00000000" w:rsidRPr="00000000">
                        <w:rPr>
                          <w:rtl w:val="0"/>
                        </w:rPr>
                      </w:r>
                    </w:del>
                  </w:ins>
                </w:sdtContent>
              </w:sdt>
              <w:ins w:author="Abinaya Saravanan" w:id="130" w:date="2026-09-23T05:19:12Z">
                <w:del w:author="Animefor Me" w:id="15" w:date="2026-09-29T09:36:34Z"/>
              </w:ins>
            </w:sdtContent>
          </w:sdt>
        </w:p>
      </w:sdtContent>
    </w:sdt>
    <w:sdt>
      <w:sdtPr>
        <w:id w:val="-644041970"/>
        <w:tag w:val="goog_rdk_2419"/>
      </w:sdtPr>
      <w:sdtContent>
        <w:p w:rsidR="00000000" w:rsidDel="00000000" w:rsidP="00000000" w:rsidRDefault="00000000" w:rsidRPr="00000000" w14:paraId="000001F1">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268863006"/>
              <w:tag w:val="goog_rdk_2416"/>
            </w:sdtPr>
            <w:sdtContent>
              <w:ins w:author="Abinaya Saravanan" w:id="130" w:date="2026-09-23T05:19:12Z">
                <w:sdt>
                  <w:sdtPr>
                    <w:id w:val="1929940821"/>
                    <w:tag w:val="goog_rdk_2417"/>
                  </w:sdtPr>
                  <w:sdtContent>
                    <w:del w:author="Animefor Me" w:id="15" w:date="2026-09-29T09:36:34Z"/>
                  </w:sdtContent>
                </w:sdt>
              </w:ins>
              <w:sdt>
                <w:sdtPr>
                  <w:id w:val="-23169431"/>
                  <w:tag w:val="goog_rdk_2418"/>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0" w:date="2026-09-23T05:19:12Z">
                <w:del w:author="Animefor Me" w:id="15" w:date="2026-09-29T09:36:34Z"/>
              </w:ins>
            </w:sdtContent>
          </w:sdt>
        </w:p>
      </w:sdtContent>
    </w:sdt>
    <w:sdt>
      <w:sdtPr>
        <w:id w:val="-634747530"/>
        <w:tag w:val="goog_rdk_2423"/>
      </w:sdtPr>
      <w:sdtContent>
        <w:p w:rsidR="00000000" w:rsidDel="00000000" w:rsidP="00000000" w:rsidRDefault="00000000" w:rsidRPr="00000000" w14:paraId="000001F2">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715797462"/>
              <w:tag w:val="goog_rdk_2420"/>
            </w:sdtPr>
            <w:sdtContent>
              <w:ins w:author="Abinaya Saravanan" w:id="130" w:date="2026-09-23T05:19:12Z">
                <w:sdt>
                  <w:sdtPr>
                    <w:id w:val="1790752993"/>
                    <w:tag w:val="goog_rdk_2421"/>
                  </w:sdtPr>
                  <w:sdtContent>
                    <w:del w:author="Animefor Me" w:id="15" w:date="2026-09-29T09:36:34Z"/>
                  </w:sdtContent>
                </w:sdt>
              </w:ins>
              <w:sdt>
                <w:sdtPr>
                  <w:id w:val="-1555618413"/>
                  <w:tag w:val="goog_rdk_2422"/>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0" w:date="2026-09-23T05:19:12Z">
                <w:del w:author="Animefor Me" w:id="15" w:date="2026-09-29T09:36:34Z"/>
              </w:ins>
            </w:sdtContent>
          </w:sdt>
        </w:p>
      </w:sdtContent>
    </w:sdt>
    <w:sdt>
      <w:sdtPr>
        <w:id w:val="582116013"/>
        <w:tag w:val="goog_rdk_2427"/>
      </w:sdtPr>
      <w:sdtContent>
        <w:p w:rsidR="00000000" w:rsidDel="00000000" w:rsidP="00000000" w:rsidRDefault="00000000" w:rsidRPr="00000000" w14:paraId="000001F3">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2126215874"/>
              <w:tag w:val="goog_rdk_2424"/>
            </w:sdtPr>
            <w:sdtContent>
              <w:ins w:author="Abinaya Saravanan" w:id="130" w:date="2026-09-23T05:19:12Z">
                <w:sdt>
                  <w:sdtPr>
                    <w:id w:val="-523716613"/>
                    <w:tag w:val="goog_rdk_2425"/>
                  </w:sdtPr>
                  <w:sdtContent>
                    <w:del w:author="Animefor Me" w:id="15" w:date="2026-09-29T09:36:34Z"/>
                  </w:sdtContent>
                </w:sdt>
              </w:ins>
              <w:sdt>
                <w:sdtPr>
                  <w:id w:val="532437897"/>
                  <w:tag w:val="goog_rdk_2426"/>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0" w:date="2026-09-23T05:19:12Z">
                <w:del w:author="Animefor Me" w:id="15" w:date="2026-09-29T09:36:34Z"/>
              </w:ins>
            </w:sdtContent>
          </w:sdt>
        </w:p>
      </w:sdtContent>
    </w:sdt>
    <w:sdt>
      <w:sdtPr>
        <w:id w:val="-1244181138"/>
        <w:tag w:val="goog_rdk_2431"/>
      </w:sdtPr>
      <w:sdtContent>
        <w:p w:rsidR="00000000" w:rsidDel="00000000" w:rsidP="00000000" w:rsidRDefault="00000000" w:rsidRPr="00000000" w14:paraId="000001F4">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475084145"/>
              <w:tag w:val="goog_rdk_2428"/>
            </w:sdtPr>
            <w:sdtContent>
              <w:ins w:author="Abinaya Saravanan" w:id="130" w:date="2026-09-23T05:19:12Z">
                <w:sdt>
                  <w:sdtPr>
                    <w:id w:val="1080507859"/>
                    <w:tag w:val="goog_rdk_2429"/>
                  </w:sdtPr>
                  <w:sdtContent>
                    <w:del w:author="Animefor Me" w:id="15" w:date="2026-09-29T09:36:34Z"/>
                  </w:sdtContent>
                </w:sdt>
              </w:ins>
              <w:sdt>
                <w:sdtPr>
                  <w:id w:val="-1206088802"/>
                  <w:tag w:val="goog_rdk_2430"/>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0" w:date="2026-09-23T05:19:12Z">
                <w:del w:author="Animefor Me" w:id="15" w:date="2026-09-29T09:36:34Z"/>
              </w:ins>
            </w:sdtContent>
          </w:sdt>
        </w:p>
      </w:sdtContent>
    </w:sdt>
    <w:sdt>
      <w:sdtPr>
        <w:id w:val="-94190594"/>
        <w:tag w:val="goog_rdk_2435"/>
      </w:sdtPr>
      <w:sdtContent>
        <w:p w:rsidR="00000000" w:rsidDel="00000000" w:rsidP="00000000" w:rsidRDefault="00000000" w:rsidRPr="00000000" w14:paraId="000001F5">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1417415983"/>
              <w:tag w:val="goog_rdk_2432"/>
            </w:sdtPr>
            <w:sdtContent>
              <w:ins w:author="Abinaya Saravanan" w:id="130" w:date="2026-09-23T05:19:12Z">
                <w:sdt>
                  <w:sdtPr>
                    <w:id w:val="621961315"/>
                    <w:tag w:val="goog_rdk_2433"/>
                  </w:sdtPr>
                  <w:sdtContent>
                    <w:del w:author="Animefor Me" w:id="15" w:date="2026-09-29T09:36:34Z"/>
                  </w:sdtContent>
                </w:sdt>
              </w:ins>
              <w:sdt>
                <w:sdtPr>
                  <w:id w:val="1646816430"/>
                  <w:tag w:val="goog_rdk_2434"/>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0" w:date="2026-09-23T05:19:12Z">
                <w:del w:author="Animefor Me" w:id="15" w:date="2026-09-29T09:36:34Z"/>
              </w:ins>
            </w:sdtContent>
          </w:sdt>
        </w:p>
      </w:sdtContent>
    </w:sdt>
    <w:sdt>
      <w:sdtPr>
        <w:id w:val="-1242079524"/>
        <w:tag w:val="goog_rdk_2439"/>
      </w:sdtPr>
      <w:sdtContent>
        <w:p w:rsidR="00000000" w:rsidDel="00000000" w:rsidP="00000000" w:rsidRDefault="00000000" w:rsidRPr="00000000" w14:paraId="000001F6">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822568009"/>
              <w:tag w:val="goog_rdk_2436"/>
            </w:sdtPr>
            <w:sdtContent>
              <w:ins w:author="Abinaya Saravanan" w:id="130" w:date="2026-09-23T05:19:12Z">
                <w:sdt>
                  <w:sdtPr>
                    <w:id w:val="-370587807"/>
                    <w:tag w:val="goog_rdk_2437"/>
                  </w:sdtPr>
                  <w:sdtContent>
                    <w:del w:author="Animefor Me" w:id="15" w:date="2026-09-29T09:36:34Z"/>
                  </w:sdtContent>
                </w:sdt>
              </w:ins>
              <w:sdt>
                <w:sdtPr>
                  <w:id w:val="-1589177224"/>
                  <w:tag w:val="goog_rdk_2438"/>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0" w:date="2026-09-23T05:19:12Z">
                <w:del w:author="Animefor Me" w:id="15" w:date="2026-09-29T09:36:34Z"/>
              </w:ins>
            </w:sdtContent>
          </w:sdt>
        </w:p>
      </w:sdtContent>
    </w:sdt>
    <w:sdt>
      <w:sdtPr>
        <w:id w:val="-777795736"/>
        <w:tag w:val="goog_rdk_2443"/>
      </w:sdtPr>
      <w:sdtContent>
        <w:p w:rsidR="00000000" w:rsidDel="00000000" w:rsidP="00000000" w:rsidRDefault="00000000" w:rsidRPr="00000000" w14:paraId="000001F7">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456632353"/>
              <w:tag w:val="goog_rdk_2440"/>
            </w:sdtPr>
            <w:sdtContent>
              <w:ins w:author="Abinaya Saravanan" w:id="130" w:date="2026-09-23T05:19:12Z">
                <w:sdt>
                  <w:sdtPr>
                    <w:id w:val="-34517648"/>
                    <w:tag w:val="goog_rdk_2441"/>
                  </w:sdtPr>
                  <w:sdtContent>
                    <w:del w:author="Animefor Me" w:id="15" w:date="2026-09-29T09:36:34Z"/>
                  </w:sdtContent>
                </w:sdt>
              </w:ins>
              <w:sdt>
                <w:sdtPr>
                  <w:id w:val="720897656"/>
                  <w:tag w:val="goog_rdk_2442"/>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0" w:date="2026-09-23T05:19:12Z">
                <w:del w:author="Animefor Me" w:id="15" w:date="2026-09-29T09:36:34Z"/>
              </w:ins>
            </w:sdtContent>
          </w:sdt>
        </w:p>
      </w:sdtContent>
    </w:sdt>
    <w:sdt>
      <w:sdtPr>
        <w:id w:val="-1863662750"/>
        <w:tag w:val="goog_rdk_2447"/>
      </w:sdtPr>
      <w:sdtContent>
        <w:p w:rsidR="00000000" w:rsidDel="00000000" w:rsidP="00000000" w:rsidRDefault="00000000" w:rsidRPr="00000000" w14:paraId="000001F8">
          <w:pPr>
            <w:numPr>
              <w:ilvl w:val="1"/>
              <w:numId w:val="2"/>
            </w:numPr>
            <w:ind w:left="502" w:hanging="360"/>
            <w:rPr>
              <w:ins w:author="Abinaya Saravanan" w:id="130" w:date="2026-09-23T05:19:12Z"/>
              <w:del w:author="Animefor Me" w:id="15" w:date="2026-09-29T09:36:34Z"/>
            </w:rPr>
            <w:pPrChange w:author="Devika G" w:id="0" w:date="2026-10-01T08:48:34Z">
              <w:pPr>
                <w:numPr>
                  <w:ilvl w:val="1"/>
                  <w:numId w:val="9"/>
                </w:numPr>
                <w:ind w:left="502" w:hanging="360"/>
              </w:pPr>
            </w:pPrChange>
          </w:pPr>
          <w:sdt>
            <w:sdtPr>
              <w:id w:val="1486883353"/>
              <w:tag w:val="goog_rdk_2444"/>
            </w:sdtPr>
            <w:sdtContent>
              <w:ins w:author="Abinaya Saravanan" w:id="130" w:date="2026-09-23T05:19:12Z">
                <w:sdt>
                  <w:sdtPr>
                    <w:id w:val="-128201880"/>
                    <w:tag w:val="goog_rdk_2445"/>
                  </w:sdtPr>
                  <w:sdtContent>
                    <w:del w:author="Animefor Me" w:id="15" w:date="2026-09-29T09:36:34Z"/>
                  </w:sdtContent>
                </w:sdt>
              </w:ins>
              <w:sdt>
                <w:sdtPr>
                  <w:id w:val="1945424521"/>
                  <w:tag w:val="goog_rdk_2446"/>
                </w:sdtPr>
                <w:sdtContent>
                  <w:ins w:author="Abinaya Saravanan" w:id="130"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0" w:date="2026-09-23T05:19:12Z">
                <w:del w:author="Animefor Me" w:id="15" w:date="2026-09-29T09:36:34Z"/>
              </w:ins>
            </w:sdtContent>
          </w:sdt>
        </w:p>
      </w:sdtContent>
    </w:sdt>
    <w:sdt>
      <w:sdtPr>
        <w:id w:val="-1871168869"/>
        <w:tag w:val="goog_rdk_2453"/>
      </w:sdtPr>
      <w:sdtContent>
        <w:p w:rsidR="00000000" w:rsidDel="00000000" w:rsidP="00000000" w:rsidRDefault="00000000" w:rsidRPr="00000000" w14:paraId="000001F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51648462"/>
              <w:tag w:val="goog_rdk_2450"/>
            </w:sdtPr>
            <w:sdtContent>
              <w:ins w:author="Rossi Rossi" w:id="118" w:date="2026-09-22T06:56:59Z">
                <w:sdt>
                  <w:sdtPr>
                    <w:id w:val="1176078013"/>
                    <w:tag w:val="goog_rdk_2451"/>
                  </w:sdtPr>
                  <w:sdtContent>
                    <w:del w:author="Animefor Me" w:id="15" w:date="2026-09-29T09:36:34Z"/>
                  </w:sdtContent>
                </w:sdt>
              </w:ins>
              <w:sdt>
                <w:sdtPr>
                  <w:id w:val="778615820"/>
                  <w:tag w:val="goog_rdk_245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11112993"/>
        <w:tag w:val="goog_rdk_2457"/>
      </w:sdtPr>
      <w:sdtContent>
        <w:p w:rsidR="00000000" w:rsidDel="00000000" w:rsidP="00000000" w:rsidRDefault="00000000" w:rsidRPr="00000000" w14:paraId="000001F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35421512"/>
              <w:tag w:val="goog_rdk_2454"/>
            </w:sdtPr>
            <w:sdtContent>
              <w:ins w:author="Rossi Rossi" w:id="118" w:date="2026-09-22T06:56:59Z">
                <w:sdt>
                  <w:sdtPr>
                    <w:id w:val="1744861708"/>
                    <w:tag w:val="goog_rdk_2455"/>
                  </w:sdtPr>
                  <w:sdtContent>
                    <w:del w:author="Animefor Me" w:id="15" w:date="2026-09-29T09:36:34Z"/>
                  </w:sdtContent>
                </w:sdt>
              </w:ins>
              <w:sdt>
                <w:sdtPr>
                  <w:id w:val="-1914802288"/>
                  <w:tag w:val="goog_rdk_245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118" w:date="2026-09-22T06:56:59Z">
                <w:del w:author="Animefor Me" w:id="15" w:date="2026-09-29T09:36:34Z"/>
              </w:ins>
            </w:sdtContent>
          </w:sdt>
        </w:p>
      </w:sdtContent>
    </w:sdt>
    <w:sdt>
      <w:sdtPr>
        <w:id w:val="-1676453761"/>
        <w:tag w:val="goog_rdk_2461"/>
      </w:sdtPr>
      <w:sdtContent>
        <w:p w:rsidR="00000000" w:rsidDel="00000000" w:rsidP="00000000" w:rsidRDefault="00000000" w:rsidRPr="00000000" w14:paraId="000001F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01898570"/>
              <w:tag w:val="goog_rdk_2458"/>
            </w:sdtPr>
            <w:sdtContent>
              <w:ins w:author="Rossi Rossi" w:id="118" w:date="2026-09-22T06:56:59Z">
                <w:sdt>
                  <w:sdtPr>
                    <w:id w:val="58686875"/>
                    <w:tag w:val="goog_rdk_2459"/>
                  </w:sdtPr>
                  <w:sdtContent>
                    <w:del w:author="Animefor Me" w:id="15" w:date="2026-09-29T09:36:34Z"/>
                  </w:sdtContent>
                </w:sdt>
              </w:ins>
              <w:sdt>
                <w:sdtPr>
                  <w:id w:val="1157432087"/>
                  <w:tag w:val="goog_rdk_246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68259080"/>
        <w:tag w:val="goog_rdk_2465"/>
      </w:sdtPr>
      <w:sdtContent>
        <w:p w:rsidR="00000000" w:rsidDel="00000000" w:rsidP="00000000" w:rsidRDefault="00000000" w:rsidRPr="00000000" w14:paraId="000001F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0435803"/>
              <w:tag w:val="goog_rdk_2462"/>
            </w:sdtPr>
            <w:sdtContent>
              <w:ins w:author="Rossi Rossi" w:id="118" w:date="2026-09-22T06:56:59Z">
                <w:sdt>
                  <w:sdtPr>
                    <w:id w:val="-2080720844"/>
                    <w:tag w:val="goog_rdk_2463"/>
                  </w:sdtPr>
                  <w:sdtContent>
                    <w:del w:author="Animefor Me" w:id="15" w:date="2026-09-29T09:36:34Z"/>
                  </w:sdtContent>
                </w:sdt>
              </w:ins>
              <w:sdt>
                <w:sdtPr>
                  <w:id w:val="-1432093133"/>
                  <w:tag w:val="goog_rdk_246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118" w:date="2026-09-22T06:56:59Z">
                <w:del w:author="Animefor Me" w:id="15" w:date="2026-09-29T09:36:34Z"/>
              </w:ins>
            </w:sdtContent>
          </w:sdt>
        </w:p>
      </w:sdtContent>
    </w:sdt>
    <w:sdt>
      <w:sdtPr>
        <w:id w:val="1785487650"/>
        <w:tag w:val="goog_rdk_2469"/>
      </w:sdtPr>
      <w:sdtContent>
        <w:p w:rsidR="00000000" w:rsidDel="00000000" w:rsidP="00000000" w:rsidRDefault="00000000" w:rsidRPr="00000000" w14:paraId="000001F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98635883"/>
              <w:tag w:val="goog_rdk_2466"/>
            </w:sdtPr>
            <w:sdtContent>
              <w:ins w:author="Rossi Rossi" w:id="118" w:date="2026-09-22T06:56:59Z">
                <w:sdt>
                  <w:sdtPr>
                    <w:id w:val="-1222152977"/>
                    <w:tag w:val="goog_rdk_2467"/>
                  </w:sdtPr>
                  <w:sdtContent>
                    <w:del w:author="Animefor Me" w:id="15" w:date="2026-09-29T09:36:34Z"/>
                  </w:sdtContent>
                </w:sdt>
              </w:ins>
              <w:sdt>
                <w:sdtPr>
                  <w:id w:val="424309759"/>
                  <w:tag w:val="goog_rdk_246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compromised.</w:delText>
                      </w:r>
                    </w:del>
                  </w:ins>
                </w:sdtContent>
              </w:sdt>
              <w:ins w:author="Rossi Rossi" w:id="118" w:date="2026-09-22T06:56:59Z">
                <w:del w:author="Animefor Me" w:id="15" w:date="2026-09-29T09:36:34Z"/>
              </w:ins>
            </w:sdtContent>
          </w:sdt>
        </w:p>
      </w:sdtContent>
    </w:sdt>
    <w:sdt>
      <w:sdtPr>
        <w:id w:val="-1772179119"/>
        <w:tag w:val="goog_rdk_2475"/>
      </w:sdtPr>
      <w:sdtContent>
        <w:p w:rsidR="00000000" w:rsidDel="00000000" w:rsidP="00000000" w:rsidRDefault="00000000" w:rsidRPr="00000000" w14:paraId="000001FE">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1626675170"/>
              <w:tag w:val="goog_rdk_2472"/>
            </w:sdtPr>
            <w:sdtContent>
              <w:ins w:author="Abinaya Saravanan" w:id="131" w:date="2026-09-23T05:19:35Z">
                <w:sdt>
                  <w:sdtPr>
                    <w:id w:val="-1991414777"/>
                    <w:tag w:val="goog_rdk_2473"/>
                  </w:sdtPr>
                  <w:sdtContent>
                    <w:del w:author="Animefor Me" w:id="15" w:date="2026-09-29T09:36:34Z"/>
                  </w:sdtContent>
                </w:sdt>
              </w:ins>
              <w:sdt>
                <w:sdtPr>
                  <w:id w:val="1983389777"/>
                  <w:tag w:val="goog_rdk_2474"/>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1" w:date="2026-09-23T05:19:35Z">
                <w:del w:author="Animefor Me" w:id="15" w:date="2026-09-29T09:36:34Z"/>
              </w:ins>
            </w:sdtContent>
          </w:sdt>
        </w:p>
      </w:sdtContent>
    </w:sdt>
    <w:sdt>
      <w:sdtPr>
        <w:id w:val="-1073934855"/>
        <w:tag w:val="goog_rdk_2479"/>
      </w:sdtPr>
      <w:sdtContent>
        <w:p w:rsidR="00000000" w:rsidDel="00000000" w:rsidP="00000000" w:rsidRDefault="00000000" w:rsidRPr="00000000" w14:paraId="000001FF">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1384186868"/>
              <w:tag w:val="goog_rdk_2476"/>
            </w:sdtPr>
            <w:sdtContent>
              <w:ins w:author="Abinaya Saravanan" w:id="131" w:date="2026-09-23T05:19:35Z">
                <w:sdt>
                  <w:sdtPr>
                    <w:id w:val="222282712"/>
                    <w:tag w:val="goog_rdk_2477"/>
                  </w:sdtPr>
                  <w:sdtContent>
                    <w:del w:author="Animefor Me" w:id="15" w:date="2026-09-29T09:36:34Z"/>
                  </w:sdtContent>
                </w:sdt>
              </w:ins>
              <w:sdt>
                <w:sdtPr>
                  <w:id w:val="-1703275362"/>
                  <w:tag w:val="goog_rdk_2478"/>
                </w:sdtPr>
                <w:sdtContent>
                  <w:ins w:author="Abinaya Saravanan" w:id="131" w:date="2026-09-23T05:19:35Z">
                    <w:del w:author="Animefor Me" w:id="15" w:date="2026-09-29T09:36:34Z">
                      <w:r w:rsidDel="00000000" w:rsidR="00000000" w:rsidRPr="00000000">
                        <w:rPr>
                          <w:rtl w:val="0"/>
                        </w:rPr>
                      </w:r>
                    </w:del>
                  </w:ins>
                </w:sdtContent>
              </w:sdt>
              <w:ins w:author="Abinaya Saravanan" w:id="131" w:date="2026-09-23T05:19:35Z">
                <w:del w:author="Animefor Me" w:id="15" w:date="2026-09-29T09:36:34Z"/>
              </w:ins>
            </w:sdtContent>
          </w:sdt>
        </w:p>
      </w:sdtContent>
    </w:sdt>
    <w:sdt>
      <w:sdtPr>
        <w:id w:val="-1243787924"/>
        <w:tag w:val="goog_rdk_2483"/>
      </w:sdtPr>
      <w:sdtContent>
        <w:p w:rsidR="00000000" w:rsidDel="00000000" w:rsidP="00000000" w:rsidRDefault="00000000" w:rsidRPr="00000000" w14:paraId="00000200">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675561182"/>
              <w:tag w:val="goog_rdk_2480"/>
            </w:sdtPr>
            <w:sdtContent>
              <w:ins w:author="Abinaya Saravanan" w:id="131" w:date="2026-09-23T05:19:35Z">
                <w:sdt>
                  <w:sdtPr>
                    <w:id w:val="-2134324130"/>
                    <w:tag w:val="goog_rdk_2481"/>
                  </w:sdtPr>
                  <w:sdtContent>
                    <w:del w:author="Animefor Me" w:id="15" w:date="2026-09-29T09:36:34Z"/>
                  </w:sdtContent>
                </w:sdt>
              </w:ins>
              <w:sdt>
                <w:sdtPr>
                  <w:id w:val="5536160"/>
                  <w:tag w:val="goog_rdk_2482"/>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1" w:date="2026-09-23T05:19:35Z">
                <w:del w:author="Animefor Me" w:id="15" w:date="2026-09-29T09:36:34Z"/>
              </w:ins>
            </w:sdtContent>
          </w:sdt>
        </w:p>
      </w:sdtContent>
    </w:sdt>
    <w:sdt>
      <w:sdtPr>
        <w:id w:val="326638902"/>
        <w:tag w:val="goog_rdk_2487"/>
      </w:sdtPr>
      <w:sdtContent>
        <w:p w:rsidR="00000000" w:rsidDel="00000000" w:rsidP="00000000" w:rsidRDefault="00000000" w:rsidRPr="00000000" w14:paraId="00000201">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1266369499"/>
              <w:tag w:val="goog_rdk_2484"/>
            </w:sdtPr>
            <w:sdtContent>
              <w:ins w:author="Abinaya Saravanan" w:id="131" w:date="2026-09-23T05:19:35Z">
                <w:sdt>
                  <w:sdtPr>
                    <w:id w:val="845116684"/>
                    <w:tag w:val="goog_rdk_2485"/>
                  </w:sdtPr>
                  <w:sdtContent>
                    <w:del w:author="Animefor Me" w:id="15" w:date="2026-09-29T09:36:34Z"/>
                  </w:sdtContent>
                </w:sdt>
              </w:ins>
              <w:sdt>
                <w:sdtPr>
                  <w:id w:val="-944687384"/>
                  <w:tag w:val="goog_rdk_2486"/>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1" w:date="2026-09-23T05:19:35Z">
                <w:del w:author="Animefor Me" w:id="15" w:date="2026-09-29T09:36:34Z"/>
              </w:ins>
            </w:sdtContent>
          </w:sdt>
        </w:p>
      </w:sdtContent>
    </w:sdt>
    <w:sdt>
      <w:sdtPr>
        <w:id w:val="-1840737802"/>
        <w:tag w:val="goog_rdk_2491"/>
      </w:sdtPr>
      <w:sdtContent>
        <w:p w:rsidR="00000000" w:rsidDel="00000000" w:rsidP="00000000" w:rsidRDefault="00000000" w:rsidRPr="00000000" w14:paraId="00000202">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1536894720"/>
              <w:tag w:val="goog_rdk_2488"/>
            </w:sdtPr>
            <w:sdtContent>
              <w:ins w:author="Abinaya Saravanan" w:id="131" w:date="2026-09-23T05:19:35Z">
                <w:sdt>
                  <w:sdtPr>
                    <w:id w:val="-1418713264"/>
                    <w:tag w:val="goog_rdk_2489"/>
                  </w:sdtPr>
                  <w:sdtContent>
                    <w:del w:author="Animefor Me" w:id="15" w:date="2026-09-29T09:36:34Z"/>
                  </w:sdtContent>
                </w:sdt>
              </w:ins>
              <w:sdt>
                <w:sdtPr>
                  <w:id w:val="1394638404"/>
                  <w:tag w:val="goog_rdk_2490"/>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1" w:date="2026-09-23T05:19:35Z">
                <w:del w:author="Animefor Me" w:id="15" w:date="2026-09-29T09:36:34Z"/>
              </w:ins>
            </w:sdtContent>
          </w:sdt>
        </w:p>
      </w:sdtContent>
    </w:sdt>
    <w:sdt>
      <w:sdtPr>
        <w:id w:val="-2085142935"/>
        <w:tag w:val="goog_rdk_2495"/>
      </w:sdtPr>
      <w:sdtContent>
        <w:p w:rsidR="00000000" w:rsidDel="00000000" w:rsidP="00000000" w:rsidRDefault="00000000" w:rsidRPr="00000000" w14:paraId="00000203">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2049162166"/>
              <w:tag w:val="goog_rdk_2492"/>
            </w:sdtPr>
            <w:sdtContent>
              <w:ins w:author="Abinaya Saravanan" w:id="131" w:date="2026-09-23T05:19:35Z">
                <w:sdt>
                  <w:sdtPr>
                    <w:id w:val="1033548764"/>
                    <w:tag w:val="goog_rdk_2493"/>
                  </w:sdtPr>
                  <w:sdtContent>
                    <w:del w:author="Animefor Me" w:id="15" w:date="2026-09-29T09:36:34Z"/>
                  </w:sdtContent>
                </w:sdt>
              </w:ins>
              <w:sdt>
                <w:sdtPr>
                  <w:id w:val="-1676898645"/>
                  <w:tag w:val="goog_rdk_2494"/>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1" w:date="2026-09-23T05:19:35Z">
                <w:del w:author="Animefor Me" w:id="15" w:date="2026-09-29T09:36:34Z"/>
              </w:ins>
            </w:sdtContent>
          </w:sdt>
        </w:p>
      </w:sdtContent>
    </w:sdt>
    <w:sdt>
      <w:sdtPr>
        <w:id w:val="2127926268"/>
        <w:tag w:val="goog_rdk_2505"/>
      </w:sdtPr>
      <w:sdtContent>
        <w:p w:rsidR="00000000" w:rsidDel="00000000" w:rsidP="00000000" w:rsidRDefault="00000000" w:rsidRPr="00000000" w14:paraId="00000204">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1161808911"/>
              <w:tag w:val="goog_rdk_2496"/>
            </w:sdtPr>
            <w:sdtContent>
              <w:ins w:author="Abinaya Saravanan" w:id="131" w:date="2026-09-23T05:19:35Z">
                <w:sdt>
                  <w:sdtPr>
                    <w:id w:val="-1826380227"/>
                    <w:tag w:val="goog_rdk_2497"/>
                  </w:sdtPr>
                  <w:sdtContent>
                    <w:del w:author="Animefor Me" w:id="15" w:date="2026-09-29T09:36:34Z"/>
                  </w:sdtContent>
                </w:sdt>
              </w:ins>
              <w:sdt>
                <w:sdtPr>
                  <w:id w:val="-789153112"/>
                  <w:tag w:val="goog_rdk_2498"/>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1" w:date="2026-09-23T05:19:35Z">
                <w:del w:author="Animefor Me" w:id="15" w:date="2026-09-29T09:36:34Z"/>
              </w:ins>
            </w:sdtContent>
          </w:sdt>
          <w:sdt>
            <w:sdtPr>
              <w:id w:val="1140541177"/>
              <w:tag w:val="goog_rdk_2499"/>
            </w:sdtPr>
            <w:sdtContent>
              <w:ins w:author="sabaRi" w:id="132" w:date="2026-09-26T16:20:42Z">
                <w:sdt>
                  <w:sdtPr>
                    <w:id w:val="117352210"/>
                    <w:tag w:val="goog_rdk_2500"/>
                  </w:sdtPr>
                  <w:sdtContent>
                    <w:del w:author="Animefor Me" w:id="15" w:date="2026-09-29T09:36:34Z"/>
                  </w:sdtContent>
                </w:sdt>
              </w:ins>
              <w:sdt>
                <w:sdtPr>
                  <w:id w:val="46666882"/>
                  <w:tag w:val="goog_rdk_2501"/>
                </w:sdtPr>
                <w:sdtContent>
                  <w:ins w:author="sabaRi" w:id="132" w:date="2026-09-26T16:20:4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w:delText>
                      </w:r>
                    </w:del>
                  </w:ins>
                </w:sdtContent>
              </w:sdt>
              <w:ins w:author="sabaRi" w:id="132" w:date="2026-09-26T16:20:42Z">
                <w:del w:author="Animefor Me" w:id="15" w:date="2026-09-29T09:36:34Z"/>
              </w:ins>
            </w:sdtContent>
          </w:sdt>
          <w:sdt>
            <w:sdtPr>
              <w:id w:val="63335460"/>
              <w:tag w:val="goog_rdk_2502"/>
            </w:sdtPr>
            <w:sdtContent>
              <w:ins w:author="Abinaya Saravanan" w:id="131" w:date="2026-09-23T05:19:35Z">
                <w:sdt>
                  <w:sdtPr>
                    <w:id w:val="-998245984"/>
                    <w:tag w:val="goog_rdk_2503"/>
                  </w:sdtPr>
                  <w:sdtContent>
                    <w:del w:author="Animefor Me" w:id="15" w:date="2026-09-29T09:36:34Z"/>
                  </w:sdtContent>
                </w:sdt>
              </w:ins>
              <w:sdt>
                <w:sdtPr>
                  <w:id w:val="189879943"/>
                  <w:tag w:val="goog_rdk_2504"/>
                </w:sdtPr>
                <w:sdtContent>
                  <w:ins w:author="Abinaya Saravanan" w:id="131" w:date="2026-09-23T05:19:35Z">
                    <w:del w:author="Animefor Me" w:id="15" w:date="2026-09-29T09:36:34Z">
                      <w:r w:rsidDel="00000000" w:rsidR="00000000" w:rsidRPr="00000000">
                        <w:rPr>
                          <w:rtl w:val="0"/>
                        </w:rPr>
                      </w:r>
                    </w:del>
                  </w:ins>
                </w:sdtContent>
              </w:sdt>
              <w:ins w:author="Abinaya Saravanan" w:id="131" w:date="2026-09-23T05:19:35Z">
                <w:del w:author="Animefor Me" w:id="15" w:date="2026-09-29T09:36:34Z"/>
              </w:ins>
            </w:sdtContent>
          </w:sdt>
        </w:p>
      </w:sdtContent>
    </w:sdt>
    <w:sdt>
      <w:sdtPr>
        <w:id w:val="593164312"/>
        <w:tag w:val="goog_rdk_2509"/>
      </w:sdtPr>
      <w:sdtContent>
        <w:p w:rsidR="00000000" w:rsidDel="00000000" w:rsidP="00000000" w:rsidRDefault="00000000" w:rsidRPr="00000000" w14:paraId="00000205">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398552437"/>
              <w:tag w:val="goog_rdk_2506"/>
            </w:sdtPr>
            <w:sdtContent>
              <w:ins w:author="Abinaya Saravanan" w:id="131" w:date="2026-09-23T05:19:35Z">
                <w:sdt>
                  <w:sdtPr>
                    <w:id w:val="-1661899938"/>
                    <w:tag w:val="goog_rdk_2507"/>
                  </w:sdtPr>
                  <w:sdtContent>
                    <w:del w:author="Animefor Me" w:id="15" w:date="2026-09-29T09:36:34Z"/>
                  </w:sdtContent>
                </w:sdt>
              </w:ins>
              <w:sdt>
                <w:sdtPr>
                  <w:id w:val="-246259129"/>
                  <w:tag w:val="goog_rdk_2508"/>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1" w:date="2026-09-23T05:19:35Z">
                <w:del w:author="Animefor Me" w:id="15" w:date="2026-09-29T09:36:34Z"/>
              </w:ins>
            </w:sdtContent>
          </w:sdt>
        </w:p>
      </w:sdtContent>
    </w:sdt>
    <w:sdt>
      <w:sdtPr>
        <w:id w:val="-371036603"/>
        <w:tag w:val="goog_rdk_2513"/>
      </w:sdtPr>
      <w:sdtContent>
        <w:p w:rsidR="00000000" w:rsidDel="00000000" w:rsidP="00000000" w:rsidRDefault="00000000" w:rsidRPr="00000000" w14:paraId="00000206">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1379859862"/>
              <w:tag w:val="goog_rdk_2510"/>
            </w:sdtPr>
            <w:sdtContent>
              <w:ins w:author="Abinaya Saravanan" w:id="131" w:date="2026-09-23T05:19:35Z">
                <w:sdt>
                  <w:sdtPr>
                    <w:id w:val="-954932111"/>
                    <w:tag w:val="goog_rdk_2511"/>
                  </w:sdtPr>
                  <w:sdtContent>
                    <w:del w:author="Animefor Me" w:id="15" w:date="2026-09-29T09:36:34Z"/>
                  </w:sdtContent>
                </w:sdt>
              </w:ins>
              <w:sdt>
                <w:sdtPr>
                  <w:id w:val="1728712804"/>
                  <w:tag w:val="goog_rdk_2512"/>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1" w:date="2026-09-23T05:19:35Z">
                <w:del w:author="Animefor Me" w:id="15" w:date="2026-09-29T09:36:34Z"/>
              </w:ins>
            </w:sdtContent>
          </w:sdt>
        </w:p>
      </w:sdtContent>
    </w:sdt>
    <w:sdt>
      <w:sdtPr>
        <w:id w:val="-1009024199"/>
        <w:tag w:val="goog_rdk_2517"/>
      </w:sdtPr>
      <w:sdtContent>
        <w:p w:rsidR="00000000" w:rsidDel="00000000" w:rsidP="00000000" w:rsidRDefault="00000000" w:rsidRPr="00000000" w14:paraId="00000207">
          <w:pPr>
            <w:numPr>
              <w:ilvl w:val="1"/>
              <w:numId w:val="2"/>
            </w:numPr>
            <w:ind w:left="502" w:hanging="360"/>
            <w:rPr>
              <w:ins w:author="Abinaya Saravanan" w:id="131" w:date="2026-09-23T05:19:35Z"/>
              <w:del w:author="Animefor Me" w:id="15" w:date="2026-09-29T09:36:34Z"/>
            </w:rPr>
            <w:pPrChange w:author="Devika G" w:id="0" w:date="2026-10-01T08:48:34Z">
              <w:pPr>
                <w:numPr>
                  <w:ilvl w:val="1"/>
                  <w:numId w:val="9"/>
                </w:numPr>
                <w:ind w:left="502" w:hanging="360"/>
              </w:pPr>
            </w:pPrChange>
          </w:pPr>
          <w:sdt>
            <w:sdtPr>
              <w:id w:val="-703003185"/>
              <w:tag w:val="goog_rdk_2514"/>
            </w:sdtPr>
            <w:sdtContent>
              <w:ins w:author="Abinaya Saravanan" w:id="131" w:date="2026-09-23T05:19:35Z">
                <w:sdt>
                  <w:sdtPr>
                    <w:id w:val="-1723090142"/>
                    <w:tag w:val="goog_rdk_2515"/>
                  </w:sdtPr>
                  <w:sdtContent>
                    <w:del w:author="Animefor Me" w:id="15" w:date="2026-09-29T09:36:34Z"/>
                  </w:sdtContent>
                </w:sdt>
              </w:ins>
              <w:sdt>
                <w:sdtPr>
                  <w:id w:val="1418920787"/>
                  <w:tag w:val="goog_rdk_2516"/>
                </w:sdtPr>
                <w:sdtContent>
                  <w:ins w:author="Abinaya Saravanan" w:id="131"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1" w:date="2026-09-23T05:19:35Z">
                <w:del w:author="Animefor Me" w:id="15" w:date="2026-09-29T09:36:34Z"/>
              </w:ins>
            </w:sdtContent>
          </w:sdt>
        </w:p>
      </w:sdtContent>
    </w:sdt>
    <w:sdt>
      <w:sdtPr>
        <w:id w:val="-1591643327"/>
        <w:tag w:val="goog_rdk_2523"/>
      </w:sdtPr>
      <w:sdtContent>
        <w:p w:rsidR="00000000" w:rsidDel="00000000" w:rsidP="00000000" w:rsidRDefault="00000000" w:rsidRPr="00000000" w14:paraId="0000020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83578811"/>
              <w:tag w:val="goog_rdk_2520"/>
            </w:sdtPr>
            <w:sdtContent>
              <w:ins w:author="Rossi Rossi" w:id="118" w:date="2026-09-22T06:56:59Z">
                <w:sdt>
                  <w:sdtPr>
                    <w:id w:val="-998813975"/>
                    <w:tag w:val="goog_rdk_2521"/>
                  </w:sdtPr>
                  <w:sdtContent>
                    <w:del w:author="Animefor Me" w:id="15" w:date="2026-09-29T09:36:34Z"/>
                  </w:sdtContent>
                </w:sdt>
              </w:ins>
              <w:sdt>
                <w:sdtPr>
                  <w:id w:val="1009911743"/>
                  <w:tag w:val="goog_rdk_252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90045665"/>
        <w:tag w:val="goog_rdk_2527"/>
      </w:sdtPr>
      <w:sdtContent>
        <w:p w:rsidR="00000000" w:rsidDel="00000000" w:rsidP="00000000" w:rsidRDefault="00000000" w:rsidRPr="00000000" w14:paraId="0000020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34152835"/>
              <w:tag w:val="goog_rdk_2524"/>
            </w:sdtPr>
            <w:sdtContent>
              <w:ins w:author="Rossi Rossi" w:id="118" w:date="2026-09-22T06:56:59Z">
                <w:sdt>
                  <w:sdtPr>
                    <w:id w:val="-872551439"/>
                    <w:tag w:val="goog_rdk_2525"/>
                  </w:sdtPr>
                  <w:sdtContent>
                    <w:del w:author="Animefor Me" w:id="15" w:date="2026-09-29T09:36:34Z"/>
                  </w:sdtContent>
                </w:sdt>
              </w:ins>
              <w:sdt>
                <w:sdtPr>
                  <w:id w:val="-968198400"/>
                  <w:tag w:val="goog_rdk_252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Apply request origin restrictions</w:delText>
                      </w:r>
                    </w:del>
                  </w:ins>
                </w:sdtContent>
              </w:sdt>
              <w:ins w:author="Rossi Rossi" w:id="118" w:date="2026-09-22T06:56:59Z">
                <w:del w:author="Animefor Me" w:id="15" w:date="2026-09-29T09:36:34Z"/>
              </w:ins>
            </w:sdtContent>
          </w:sdt>
        </w:p>
      </w:sdtContent>
    </w:sdt>
    <w:sdt>
      <w:sdtPr>
        <w:id w:val="730256042"/>
        <w:tag w:val="goog_rdk_2531"/>
      </w:sdtPr>
      <w:sdtContent>
        <w:p w:rsidR="00000000" w:rsidDel="00000000" w:rsidP="00000000" w:rsidRDefault="00000000" w:rsidRPr="00000000" w14:paraId="0000020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12593871"/>
              <w:tag w:val="goog_rdk_2528"/>
            </w:sdtPr>
            <w:sdtContent>
              <w:ins w:author="Rossi Rossi" w:id="118" w:date="2026-09-22T06:56:59Z">
                <w:sdt>
                  <w:sdtPr>
                    <w:id w:val="1056644975"/>
                    <w:tag w:val="goog_rdk_2529"/>
                  </w:sdtPr>
                  <w:sdtContent>
                    <w:del w:author="Animefor Me" w:id="15" w:date="2026-09-29T09:36:34Z"/>
                  </w:sdtContent>
                </w:sdt>
              </w:ins>
              <w:sdt>
                <w:sdtPr>
                  <w:id w:val="-403723723"/>
                  <w:tag w:val="goog_rdk_253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44814635"/>
        <w:tag w:val="goog_rdk_2535"/>
      </w:sdtPr>
      <w:sdtContent>
        <w:p w:rsidR="00000000" w:rsidDel="00000000" w:rsidP="00000000" w:rsidRDefault="00000000" w:rsidRPr="00000000" w14:paraId="0000020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03833409"/>
              <w:tag w:val="goog_rdk_2532"/>
            </w:sdtPr>
            <w:sdtContent>
              <w:ins w:author="Rossi Rossi" w:id="118" w:date="2026-09-22T06:56:59Z">
                <w:sdt>
                  <w:sdtPr>
                    <w:id w:val="-1717597536"/>
                    <w:tag w:val="goog_rdk_2533"/>
                  </w:sdtPr>
                  <w:sdtContent>
                    <w:del w:author="Animefor Me" w:id="15" w:date="2026-09-29T09:36:34Z"/>
                  </w:sdtContent>
                </w:sdt>
              </w:ins>
              <w:sdt>
                <w:sdtPr>
                  <w:id w:val="-92688470"/>
                  <w:tag w:val="goog_rdk_253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118" w:date="2026-09-22T06:56:59Z">
                <w:del w:author="Animefor Me" w:id="15" w:date="2026-09-29T09:36:34Z"/>
              </w:ins>
            </w:sdtContent>
          </w:sdt>
        </w:p>
      </w:sdtContent>
    </w:sdt>
    <w:sdt>
      <w:sdtPr>
        <w:id w:val="-2032365786"/>
        <w:tag w:val="goog_rdk_2539"/>
      </w:sdtPr>
      <w:sdtContent>
        <w:p w:rsidR="00000000" w:rsidDel="00000000" w:rsidP="00000000" w:rsidRDefault="00000000" w:rsidRPr="00000000" w14:paraId="0000020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15869613"/>
              <w:tag w:val="goog_rdk_2536"/>
            </w:sdtPr>
            <w:sdtContent>
              <w:ins w:author="Rossi Rossi" w:id="118" w:date="2026-09-22T06:56:59Z">
                <w:sdt>
                  <w:sdtPr>
                    <w:id w:val="-1152810555"/>
                    <w:tag w:val="goog_rdk_2537"/>
                  </w:sdtPr>
                  <w:sdtContent>
                    <w:del w:author="Animefor Me" w:id="15" w:date="2026-09-29T09:36:34Z"/>
                  </w:sdtContent>
                </w:sdt>
              </w:ins>
              <w:sdt>
                <w:sdtPr>
                  <w:id w:val="-1439912666"/>
                  <w:tag w:val="goog_rdk_253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key.</w:delText>
                      </w:r>
                    </w:del>
                  </w:ins>
                </w:sdtContent>
              </w:sdt>
              <w:ins w:author="Rossi Rossi" w:id="118" w:date="2026-09-22T06:56:59Z">
                <w:del w:author="Animefor Me" w:id="15" w:date="2026-09-29T09:36:34Z"/>
              </w:ins>
            </w:sdtContent>
          </w:sdt>
        </w:p>
      </w:sdtContent>
    </w:sdt>
    <w:sdt>
      <w:sdtPr>
        <w:id w:val="-2058658266"/>
        <w:tag w:val="goog_rdk_2543"/>
      </w:sdtPr>
      <w:sdtContent>
        <w:p w:rsidR="00000000" w:rsidDel="00000000" w:rsidP="00000000" w:rsidRDefault="00000000" w:rsidRPr="00000000" w14:paraId="0000020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5937818"/>
              <w:tag w:val="goog_rdk_2540"/>
            </w:sdtPr>
            <w:sdtContent>
              <w:ins w:author="Rossi Rossi" w:id="118" w:date="2026-09-22T06:56:59Z">
                <w:sdt>
                  <w:sdtPr>
                    <w:id w:val="-787081094"/>
                    <w:tag w:val="goog_rdk_2541"/>
                  </w:sdtPr>
                  <w:sdtContent>
                    <w:del w:author="Animefor Me" w:id="15" w:date="2026-09-29T09:36:34Z"/>
                  </w:sdtContent>
                </w:sdt>
              </w:ins>
              <w:sdt>
                <w:sdtPr>
                  <w:id w:val="-1598059441"/>
                  <w:tag w:val="goog_rdk_254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96574603"/>
        <w:tag w:val="goog_rdk_2547"/>
      </w:sdtPr>
      <w:sdtContent>
        <w:p w:rsidR="00000000" w:rsidDel="00000000" w:rsidP="00000000" w:rsidRDefault="00000000" w:rsidRPr="00000000" w14:paraId="0000020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11252040"/>
              <w:tag w:val="goog_rdk_2544"/>
            </w:sdtPr>
            <w:sdtContent>
              <w:ins w:author="Rossi Rossi" w:id="118" w:date="2026-09-22T06:56:59Z">
                <w:sdt>
                  <w:sdtPr>
                    <w:id w:val="819166216"/>
                    <w:tag w:val="goog_rdk_2545"/>
                  </w:sdtPr>
                  <w:sdtContent>
                    <w:del w:author="Animefor Me" w:id="15" w:date="2026-09-29T09:36:34Z"/>
                  </w:sdtContent>
                </w:sdt>
              </w:ins>
              <w:sdt>
                <w:sdtPr>
                  <w:id w:val="-1932535807"/>
                  <w:tag w:val="goog_rdk_254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118" w:date="2026-09-22T06:56:59Z">
                <w:del w:author="Animefor Me" w:id="15" w:date="2026-09-29T09:36:34Z"/>
              </w:ins>
            </w:sdtContent>
          </w:sdt>
        </w:p>
      </w:sdtContent>
    </w:sdt>
    <w:sdt>
      <w:sdtPr>
        <w:id w:val="-782015255"/>
        <w:tag w:val="goog_rdk_2551"/>
      </w:sdtPr>
      <w:sdtContent>
        <w:p w:rsidR="00000000" w:rsidDel="00000000" w:rsidP="00000000" w:rsidRDefault="00000000" w:rsidRPr="00000000" w14:paraId="0000020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17621436"/>
              <w:tag w:val="goog_rdk_2548"/>
            </w:sdtPr>
            <w:sdtContent>
              <w:ins w:author="Rossi Rossi" w:id="118" w:date="2026-09-22T06:56:59Z">
                <w:sdt>
                  <w:sdtPr>
                    <w:id w:val="727128721"/>
                    <w:tag w:val="goog_rdk_2549"/>
                  </w:sdtPr>
                  <w:sdtContent>
                    <w:del w:author="Animefor Me" w:id="15" w:date="2026-09-29T09:36:34Z"/>
                  </w:sdtContent>
                </w:sdt>
              </w:ins>
              <w:sdt>
                <w:sdtPr>
                  <w:id w:val="-14703619"/>
                  <w:tag w:val="goog_rdk_255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118" w:date="2026-09-22T06:56:59Z">
                <w:del w:author="Animefor Me" w:id="15" w:date="2026-09-29T09:36:34Z"/>
              </w:ins>
            </w:sdtContent>
          </w:sdt>
        </w:p>
      </w:sdtContent>
    </w:sdt>
    <w:sdt>
      <w:sdtPr>
        <w:id w:val="-295104201"/>
        <w:tag w:val="goog_rdk_2555"/>
      </w:sdtPr>
      <w:sdtContent>
        <w:p w:rsidR="00000000" w:rsidDel="00000000" w:rsidP="00000000" w:rsidRDefault="00000000" w:rsidRPr="00000000" w14:paraId="0000021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22736990"/>
              <w:tag w:val="goog_rdk_2552"/>
            </w:sdtPr>
            <w:sdtContent>
              <w:ins w:author="Rossi Rossi" w:id="118" w:date="2026-09-22T06:56:59Z">
                <w:sdt>
                  <w:sdtPr>
                    <w:id w:val="1383155885"/>
                    <w:tag w:val="goog_rdk_2553"/>
                  </w:sdtPr>
                  <w:sdtContent>
                    <w:del w:author="Animefor Me" w:id="15" w:date="2026-09-29T09:36:34Z"/>
                  </w:sdtContent>
                </w:sdt>
              </w:ins>
              <w:sdt>
                <w:sdtPr>
                  <w:id w:val="-761030449"/>
                  <w:tag w:val="goog_rdk_255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118" w:date="2026-09-22T06:56:59Z">
                <w:del w:author="Animefor Me" w:id="15" w:date="2026-09-29T09:36:34Z"/>
              </w:ins>
            </w:sdtContent>
          </w:sdt>
        </w:p>
      </w:sdtContent>
    </w:sdt>
    <w:sdt>
      <w:sdtPr>
        <w:id w:val="-1860830844"/>
        <w:tag w:val="goog_rdk_2559"/>
      </w:sdtPr>
      <w:sdtContent>
        <w:p w:rsidR="00000000" w:rsidDel="00000000" w:rsidP="00000000" w:rsidRDefault="00000000" w:rsidRPr="00000000" w14:paraId="0000021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05545722"/>
              <w:tag w:val="goog_rdk_2556"/>
            </w:sdtPr>
            <w:sdtContent>
              <w:ins w:author="Rossi Rossi" w:id="118" w:date="2026-09-22T06:56:59Z">
                <w:sdt>
                  <w:sdtPr>
                    <w:id w:val="38497753"/>
                    <w:tag w:val="goog_rdk_2557"/>
                  </w:sdtPr>
                  <w:sdtContent>
                    <w:del w:author="Animefor Me" w:id="15" w:date="2026-09-29T09:36:34Z"/>
                  </w:sdtContent>
                </w:sdt>
              </w:ins>
              <w:sdt>
                <w:sdtPr>
                  <w:id w:val="-598963570"/>
                  <w:tag w:val="goog_rdk_255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118" w:date="2026-09-22T06:56:59Z">
                <w:del w:author="Animefor Me" w:id="15" w:date="2026-09-29T09:36:34Z"/>
              </w:ins>
            </w:sdtContent>
          </w:sdt>
        </w:p>
      </w:sdtContent>
    </w:sdt>
    <w:sdt>
      <w:sdtPr>
        <w:id w:val="-1464974161"/>
        <w:tag w:val="goog_rdk_2565"/>
      </w:sdtPr>
      <w:sdtContent>
        <w:p w:rsidR="00000000" w:rsidDel="00000000" w:rsidP="00000000" w:rsidRDefault="00000000" w:rsidRPr="00000000" w14:paraId="00000212">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1717118446"/>
              <w:tag w:val="goog_rdk_2562"/>
            </w:sdtPr>
            <w:sdtContent>
              <w:ins w:author="Abinaya Saravanan" w:id="133" w:date="2026-09-23T05:20:05Z">
                <w:sdt>
                  <w:sdtPr>
                    <w:id w:val="-1853875594"/>
                    <w:tag w:val="goog_rdk_2563"/>
                  </w:sdtPr>
                  <w:sdtContent>
                    <w:del w:author="Animefor Me" w:id="15" w:date="2026-09-29T09:36:34Z"/>
                  </w:sdtContent>
                </w:sdt>
              </w:ins>
              <w:sdt>
                <w:sdtPr>
                  <w:id w:val="-1557357286"/>
                  <w:tag w:val="goog_rdk_2564"/>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3" w:date="2026-09-23T05:20:05Z">
                <w:del w:author="Animefor Me" w:id="15" w:date="2026-09-29T09:36:34Z"/>
              </w:ins>
            </w:sdtContent>
          </w:sdt>
        </w:p>
      </w:sdtContent>
    </w:sdt>
    <w:sdt>
      <w:sdtPr>
        <w:id w:val="1367942240"/>
        <w:tag w:val="goog_rdk_2569"/>
      </w:sdtPr>
      <w:sdtContent>
        <w:p w:rsidR="00000000" w:rsidDel="00000000" w:rsidP="00000000" w:rsidRDefault="00000000" w:rsidRPr="00000000" w14:paraId="00000213">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270114419"/>
              <w:tag w:val="goog_rdk_2566"/>
            </w:sdtPr>
            <w:sdtContent>
              <w:ins w:author="Abinaya Saravanan" w:id="133" w:date="2026-09-23T05:20:05Z">
                <w:sdt>
                  <w:sdtPr>
                    <w:id w:val="1747340372"/>
                    <w:tag w:val="goog_rdk_2567"/>
                  </w:sdtPr>
                  <w:sdtContent>
                    <w:del w:author="Animefor Me" w:id="15" w:date="2026-09-29T09:36:34Z"/>
                  </w:sdtContent>
                </w:sdt>
              </w:ins>
              <w:sdt>
                <w:sdtPr>
                  <w:id w:val="-1880861638"/>
                  <w:tag w:val="goog_rdk_2568"/>
                </w:sdtPr>
                <w:sdtContent>
                  <w:ins w:author="Abinaya Saravanan" w:id="133" w:date="2026-09-23T05:20:05Z">
                    <w:del w:author="Animefor Me" w:id="15" w:date="2026-09-29T09:36:34Z">
                      <w:r w:rsidDel="00000000" w:rsidR="00000000" w:rsidRPr="00000000">
                        <w:rPr>
                          <w:rtl w:val="0"/>
                        </w:rPr>
                      </w:r>
                    </w:del>
                  </w:ins>
                </w:sdtContent>
              </w:sdt>
              <w:ins w:author="Abinaya Saravanan" w:id="133" w:date="2026-09-23T05:20:05Z">
                <w:del w:author="Animefor Me" w:id="15" w:date="2026-09-29T09:36:34Z"/>
              </w:ins>
            </w:sdtContent>
          </w:sdt>
        </w:p>
      </w:sdtContent>
    </w:sdt>
    <w:sdt>
      <w:sdtPr>
        <w:id w:val="-1934133594"/>
        <w:tag w:val="goog_rdk_2573"/>
      </w:sdtPr>
      <w:sdtContent>
        <w:p w:rsidR="00000000" w:rsidDel="00000000" w:rsidP="00000000" w:rsidRDefault="00000000" w:rsidRPr="00000000" w14:paraId="00000214">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2041082505"/>
              <w:tag w:val="goog_rdk_2570"/>
            </w:sdtPr>
            <w:sdtContent>
              <w:ins w:author="Abinaya Saravanan" w:id="133" w:date="2026-09-23T05:20:05Z">
                <w:sdt>
                  <w:sdtPr>
                    <w:id w:val="973930304"/>
                    <w:tag w:val="goog_rdk_2571"/>
                  </w:sdtPr>
                  <w:sdtContent>
                    <w:del w:author="Animefor Me" w:id="15" w:date="2026-09-29T09:36:34Z"/>
                  </w:sdtContent>
                </w:sdt>
              </w:ins>
              <w:sdt>
                <w:sdtPr>
                  <w:id w:val="-1182944098"/>
                  <w:tag w:val="goog_rdk_2572"/>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3" w:date="2026-09-23T05:20:05Z">
                <w:del w:author="Animefor Me" w:id="15" w:date="2026-09-29T09:36:34Z"/>
              </w:ins>
            </w:sdtContent>
          </w:sdt>
        </w:p>
      </w:sdtContent>
    </w:sdt>
    <w:sdt>
      <w:sdtPr>
        <w:id w:val="-1296919668"/>
        <w:tag w:val="goog_rdk_2577"/>
      </w:sdtPr>
      <w:sdtContent>
        <w:p w:rsidR="00000000" w:rsidDel="00000000" w:rsidP="00000000" w:rsidRDefault="00000000" w:rsidRPr="00000000" w14:paraId="00000215">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846242212"/>
              <w:tag w:val="goog_rdk_2574"/>
            </w:sdtPr>
            <w:sdtContent>
              <w:ins w:author="Abinaya Saravanan" w:id="133" w:date="2026-09-23T05:20:05Z">
                <w:sdt>
                  <w:sdtPr>
                    <w:id w:val="-1753436370"/>
                    <w:tag w:val="goog_rdk_2575"/>
                  </w:sdtPr>
                  <w:sdtContent>
                    <w:del w:author="Animefor Me" w:id="15" w:date="2026-09-29T09:36:34Z"/>
                  </w:sdtContent>
                </w:sdt>
              </w:ins>
              <w:sdt>
                <w:sdtPr>
                  <w:id w:val="506772451"/>
                  <w:tag w:val="goog_rdk_2576"/>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3" w:date="2026-09-23T05:20:05Z">
                <w:del w:author="Animefor Me" w:id="15" w:date="2026-09-29T09:36:34Z"/>
              </w:ins>
            </w:sdtContent>
          </w:sdt>
        </w:p>
      </w:sdtContent>
    </w:sdt>
    <w:sdt>
      <w:sdtPr>
        <w:id w:val="429858969"/>
        <w:tag w:val="goog_rdk_2581"/>
      </w:sdtPr>
      <w:sdtContent>
        <w:p w:rsidR="00000000" w:rsidDel="00000000" w:rsidP="00000000" w:rsidRDefault="00000000" w:rsidRPr="00000000" w14:paraId="00000216">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1800736018"/>
              <w:tag w:val="goog_rdk_2578"/>
            </w:sdtPr>
            <w:sdtContent>
              <w:ins w:author="Abinaya Saravanan" w:id="133" w:date="2026-09-23T05:20:05Z">
                <w:sdt>
                  <w:sdtPr>
                    <w:id w:val="-1259807994"/>
                    <w:tag w:val="goog_rdk_2579"/>
                  </w:sdtPr>
                  <w:sdtContent>
                    <w:del w:author="Animefor Me" w:id="15" w:date="2026-09-29T09:36:34Z"/>
                  </w:sdtContent>
                </w:sdt>
              </w:ins>
              <w:sdt>
                <w:sdtPr>
                  <w:id w:val="-1194720235"/>
                  <w:tag w:val="goog_rdk_2580"/>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3" w:date="2026-09-23T05:20:05Z">
                <w:del w:author="Animefor Me" w:id="15" w:date="2026-09-29T09:36:34Z"/>
              </w:ins>
            </w:sdtContent>
          </w:sdt>
        </w:p>
      </w:sdtContent>
    </w:sdt>
    <w:sdt>
      <w:sdtPr>
        <w:id w:val="776557273"/>
        <w:tag w:val="goog_rdk_2585"/>
      </w:sdtPr>
      <w:sdtContent>
        <w:p w:rsidR="00000000" w:rsidDel="00000000" w:rsidP="00000000" w:rsidRDefault="00000000" w:rsidRPr="00000000" w14:paraId="00000217">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243869261"/>
              <w:tag w:val="goog_rdk_2582"/>
            </w:sdtPr>
            <w:sdtContent>
              <w:ins w:author="Abinaya Saravanan" w:id="133" w:date="2026-09-23T05:20:05Z">
                <w:sdt>
                  <w:sdtPr>
                    <w:id w:val="-602527109"/>
                    <w:tag w:val="goog_rdk_2583"/>
                  </w:sdtPr>
                  <w:sdtContent>
                    <w:del w:author="Animefor Me" w:id="15" w:date="2026-09-29T09:36:34Z"/>
                  </w:sdtContent>
                </w:sdt>
              </w:ins>
              <w:sdt>
                <w:sdtPr>
                  <w:id w:val="-1995566947"/>
                  <w:tag w:val="goog_rdk_2584"/>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3" w:date="2026-09-23T05:20:05Z">
                <w:del w:author="Animefor Me" w:id="15" w:date="2026-09-29T09:36:34Z"/>
              </w:ins>
            </w:sdtContent>
          </w:sdt>
        </w:p>
      </w:sdtContent>
    </w:sdt>
    <w:sdt>
      <w:sdtPr>
        <w:id w:val="256414746"/>
        <w:tag w:val="goog_rdk_2589"/>
      </w:sdtPr>
      <w:sdtContent>
        <w:p w:rsidR="00000000" w:rsidDel="00000000" w:rsidP="00000000" w:rsidRDefault="00000000" w:rsidRPr="00000000" w14:paraId="00000218">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785329729"/>
              <w:tag w:val="goog_rdk_2586"/>
            </w:sdtPr>
            <w:sdtContent>
              <w:ins w:author="Abinaya Saravanan" w:id="133" w:date="2026-09-23T05:20:05Z">
                <w:sdt>
                  <w:sdtPr>
                    <w:id w:val="162138516"/>
                    <w:tag w:val="goog_rdk_2587"/>
                  </w:sdtPr>
                  <w:sdtContent>
                    <w:del w:author="Animefor Me" w:id="15" w:date="2026-09-29T09:36:34Z"/>
                  </w:sdtContent>
                </w:sdt>
              </w:ins>
              <w:sdt>
                <w:sdtPr>
                  <w:id w:val="1785452124"/>
                  <w:tag w:val="goog_rdk_2588"/>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3" w:date="2026-09-23T05:20:05Z">
                <w:del w:author="Animefor Me" w:id="15" w:date="2026-09-29T09:36:34Z"/>
              </w:ins>
            </w:sdtContent>
          </w:sdt>
        </w:p>
      </w:sdtContent>
    </w:sdt>
    <w:sdt>
      <w:sdtPr>
        <w:id w:val="1454425183"/>
        <w:tag w:val="goog_rdk_2593"/>
      </w:sdtPr>
      <w:sdtContent>
        <w:p w:rsidR="00000000" w:rsidDel="00000000" w:rsidP="00000000" w:rsidRDefault="00000000" w:rsidRPr="00000000" w14:paraId="00000219">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358599299"/>
              <w:tag w:val="goog_rdk_2590"/>
            </w:sdtPr>
            <w:sdtContent>
              <w:ins w:author="Abinaya Saravanan" w:id="133" w:date="2026-09-23T05:20:05Z">
                <w:sdt>
                  <w:sdtPr>
                    <w:id w:val="1131314184"/>
                    <w:tag w:val="goog_rdk_2591"/>
                  </w:sdtPr>
                  <w:sdtContent>
                    <w:del w:author="Animefor Me" w:id="15" w:date="2026-09-29T09:36:34Z"/>
                  </w:sdtContent>
                </w:sdt>
              </w:ins>
              <w:sdt>
                <w:sdtPr>
                  <w:id w:val="-1368286031"/>
                  <w:tag w:val="goog_rdk_2592"/>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3" w:date="2026-09-23T05:20:05Z">
                <w:del w:author="Animefor Me" w:id="15" w:date="2026-09-29T09:36:34Z"/>
              </w:ins>
            </w:sdtContent>
          </w:sdt>
        </w:p>
      </w:sdtContent>
    </w:sdt>
    <w:sdt>
      <w:sdtPr>
        <w:id w:val="1117951464"/>
        <w:tag w:val="goog_rdk_2597"/>
      </w:sdtPr>
      <w:sdtContent>
        <w:p w:rsidR="00000000" w:rsidDel="00000000" w:rsidP="00000000" w:rsidRDefault="00000000" w:rsidRPr="00000000" w14:paraId="0000021A">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2080580632"/>
              <w:tag w:val="goog_rdk_2594"/>
            </w:sdtPr>
            <w:sdtContent>
              <w:ins w:author="Abinaya Saravanan" w:id="133" w:date="2026-09-23T05:20:05Z">
                <w:sdt>
                  <w:sdtPr>
                    <w:id w:val="1515724961"/>
                    <w:tag w:val="goog_rdk_2595"/>
                  </w:sdtPr>
                  <w:sdtContent>
                    <w:del w:author="Animefor Me" w:id="15" w:date="2026-09-29T09:36:34Z"/>
                  </w:sdtContent>
                </w:sdt>
              </w:ins>
              <w:sdt>
                <w:sdtPr>
                  <w:id w:val="-135491925"/>
                  <w:tag w:val="goog_rdk_2596"/>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3" w:date="2026-09-23T05:20:05Z">
                <w:del w:author="Animefor Me" w:id="15" w:date="2026-09-29T09:36:34Z"/>
              </w:ins>
            </w:sdtContent>
          </w:sdt>
        </w:p>
      </w:sdtContent>
    </w:sdt>
    <w:sdt>
      <w:sdtPr>
        <w:id w:val="-787235783"/>
        <w:tag w:val="goog_rdk_2601"/>
      </w:sdtPr>
      <w:sdtContent>
        <w:p w:rsidR="00000000" w:rsidDel="00000000" w:rsidP="00000000" w:rsidRDefault="00000000" w:rsidRPr="00000000" w14:paraId="0000021B">
          <w:pPr>
            <w:numPr>
              <w:ilvl w:val="1"/>
              <w:numId w:val="2"/>
            </w:numPr>
            <w:ind w:left="502" w:hanging="360"/>
            <w:rPr>
              <w:ins w:author="Abinaya Saravanan" w:id="133" w:date="2026-09-23T05:20:05Z"/>
              <w:del w:author="Animefor Me" w:id="15" w:date="2026-09-29T09:36:34Z"/>
            </w:rPr>
            <w:pPrChange w:author="Devika G" w:id="0" w:date="2026-10-01T08:48:34Z">
              <w:pPr>
                <w:numPr>
                  <w:ilvl w:val="1"/>
                  <w:numId w:val="9"/>
                </w:numPr>
                <w:ind w:left="502" w:hanging="360"/>
              </w:pPr>
            </w:pPrChange>
          </w:pPr>
          <w:sdt>
            <w:sdtPr>
              <w:id w:val="-676641932"/>
              <w:tag w:val="goog_rdk_2598"/>
            </w:sdtPr>
            <w:sdtContent>
              <w:ins w:author="Abinaya Saravanan" w:id="133" w:date="2026-09-23T05:20:05Z">
                <w:sdt>
                  <w:sdtPr>
                    <w:id w:val="-625237624"/>
                    <w:tag w:val="goog_rdk_2599"/>
                  </w:sdtPr>
                  <w:sdtContent>
                    <w:del w:author="Animefor Me" w:id="15" w:date="2026-09-29T09:36:34Z"/>
                  </w:sdtContent>
                </w:sdt>
              </w:ins>
              <w:sdt>
                <w:sdtPr>
                  <w:id w:val="-641950012"/>
                  <w:tag w:val="goog_rdk_2600"/>
                </w:sdtPr>
                <w:sdtContent>
                  <w:ins w:author="Abinaya Saravanan" w:id="133"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3" w:date="2026-09-23T05:20:05Z">
                <w:del w:author="Animefor Me" w:id="15" w:date="2026-09-29T09:36:34Z"/>
              </w:ins>
            </w:sdtContent>
          </w:sdt>
        </w:p>
      </w:sdtContent>
    </w:sdt>
    <w:sdt>
      <w:sdtPr>
        <w:id w:val="139124398"/>
        <w:tag w:val="goog_rdk_2607"/>
      </w:sdtPr>
      <w:sdtContent>
        <w:p w:rsidR="00000000" w:rsidDel="00000000" w:rsidP="00000000" w:rsidRDefault="00000000" w:rsidRPr="00000000" w14:paraId="0000021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9031866"/>
              <w:tag w:val="goog_rdk_2604"/>
            </w:sdtPr>
            <w:sdtContent>
              <w:ins w:author="Rossi Rossi" w:id="118" w:date="2026-09-22T06:56:59Z">
                <w:sdt>
                  <w:sdtPr>
                    <w:id w:val="-1320086487"/>
                    <w:tag w:val="goog_rdk_2605"/>
                  </w:sdtPr>
                  <w:sdtContent>
                    <w:del w:author="Animefor Me" w:id="15" w:date="2026-09-29T09:36:34Z"/>
                  </w:sdtContent>
                </w:sdt>
              </w:ins>
              <w:sdt>
                <w:sdtPr>
                  <w:id w:val="2134346335"/>
                  <w:tag w:val="goog_rdk_260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27813004"/>
        <w:tag w:val="goog_rdk_2611"/>
      </w:sdtPr>
      <w:sdtContent>
        <w:p w:rsidR="00000000" w:rsidDel="00000000" w:rsidP="00000000" w:rsidRDefault="00000000" w:rsidRPr="00000000" w14:paraId="0000021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85409070"/>
              <w:tag w:val="goog_rdk_2608"/>
            </w:sdtPr>
            <w:sdtContent>
              <w:ins w:author="Rossi Rossi" w:id="118" w:date="2026-09-22T06:56:59Z">
                <w:sdt>
                  <w:sdtPr>
                    <w:id w:val="23197187"/>
                    <w:tag w:val="goog_rdk_2609"/>
                  </w:sdtPr>
                  <w:sdtContent>
                    <w:del w:author="Animefor Me" w:id="15" w:date="2026-09-29T09:36:34Z"/>
                  </w:sdtContent>
                </w:sdt>
              </w:ins>
              <w:sdt>
                <w:sdtPr>
                  <w:id w:val="590230588"/>
                  <w:tag w:val="goog_rdk_261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118" w:date="2026-09-22T06:56:59Z">
                <w:del w:author="Animefor Me" w:id="15" w:date="2026-09-29T09:36:34Z"/>
              </w:ins>
            </w:sdtContent>
          </w:sdt>
        </w:p>
      </w:sdtContent>
    </w:sdt>
    <w:sdt>
      <w:sdtPr>
        <w:id w:val="1781798243"/>
        <w:tag w:val="goog_rdk_2615"/>
      </w:sdtPr>
      <w:sdtContent>
        <w:p w:rsidR="00000000" w:rsidDel="00000000" w:rsidP="00000000" w:rsidRDefault="00000000" w:rsidRPr="00000000" w14:paraId="0000021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57958955"/>
              <w:tag w:val="goog_rdk_2612"/>
            </w:sdtPr>
            <w:sdtContent>
              <w:ins w:author="Rossi Rossi" w:id="118" w:date="2026-09-22T06:56:59Z">
                <w:sdt>
                  <w:sdtPr>
                    <w:id w:val="-1365750804"/>
                    <w:tag w:val="goog_rdk_2613"/>
                  </w:sdtPr>
                  <w:sdtContent>
                    <w:del w:author="Animefor Me" w:id="15" w:date="2026-09-29T09:36:34Z"/>
                  </w:sdtContent>
                </w:sdt>
              </w:ins>
              <w:sdt>
                <w:sdtPr>
                  <w:id w:val="1362590257"/>
                  <w:tag w:val="goog_rdk_261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26100079"/>
        <w:tag w:val="goog_rdk_2619"/>
      </w:sdtPr>
      <w:sdtContent>
        <w:p w:rsidR="00000000" w:rsidDel="00000000" w:rsidP="00000000" w:rsidRDefault="00000000" w:rsidRPr="00000000" w14:paraId="0000021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81666595"/>
              <w:tag w:val="goog_rdk_2616"/>
            </w:sdtPr>
            <w:sdtContent>
              <w:ins w:author="Rossi Rossi" w:id="118" w:date="2026-09-22T06:56:59Z">
                <w:sdt>
                  <w:sdtPr>
                    <w:id w:val="1925145713"/>
                    <w:tag w:val="goog_rdk_2617"/>
                  </w:sdtPr>
                  <w:sdtContent>
                    <w:del w:author="Animefor Me" w:id="15" w:date="2026-09-29T09:36:34Z"/>
                  </w:sdtContent>
                </w:sdt>
              </w:ins>
              <w:sdt>
                <w:sdtPr>
                  <w:id w:val="2039812123"/>
                  <w:tag w:val="goog_rdk_261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118" w:date="2026-09-22T06:56:59Z">
                <w:del w:author="Animefor Me" w:id="15" w:date="2026-09-29T09:36:34Z"/>
              </w:ins>
            </w:sdtContent>
          </w:sdt>
        </w:p>
      </w:sdtContent>
    </w:sdt>
    <w:sdt>
      <w:sdtPr>
        <w:id w:val="-443454026"/>
        <w:tag w:val="goog_rdk_2623"/>
      </w:sdtPr>
      <w:sdtContent>
        <w:p w:rsidR="00000000" w:rsidDel="00000000" w:rsidP="00000000" w:rsidRDefault="00000000" w:rsidRPr="00000000" w14:paraId="0000022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80315117"/>
              <w:tag w:val="goog_rdk_2620"/>
            </w:sdtPr>
            <w:sdtContent>
              <w:ins w:author="Rossi Rossi" w:id="118" w:date="2026-09-22T06:56:59Z">
                <w:sdt>
                  <w:sdtPr>
                    <w:id w:val="-1662879778"/>
                    <w:tag w:val="goog_rdk_2621"/>
                  </w:sdtPr>
                  <w:sdtContent>
                    <w:del w:author="Animefor Me" w:id="15" w:date="2026-09-29T09:36:34Z"/>
                  </w:sdtContent>
                </w:sdt>
              </w:ins>
              <w:sdt>
                <w:sdtPr>
                  <w:id w:val="269594442"/>
                  <w:tag w:val="goog_rdk_262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79877982"/>
        <w:tag w:val="goog_rdk_2627"/>
      </w:sdtPr>
      <w:sdtContent>
        <w:p w:rsidR="00000000" w:rsidDel="00000000" w:rsidP="00000000" w:rsidRDefault="00000000" w:rsidRPr="00000000" w14:paraId="0000022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78137573"/>
              <w:tag w:val="goog_rdk_2624"/>
            </w:sdtPr>
            <w:sdtContent>
              <w:ins w:author="Rossi Rossi" w:id="118" w:date="2026-09-22T06:56:59Z">
                <w:sdt>
                  <w:sdtPr>
                    <w:id w:val="1796701679"/>
                    <w:tag w:val="goog_rdk_2625"/>
                  </w:sdtPr>
                  <w:sdtContent>
                    <w:del w:author="Animefor Me" w:id="15" w:date="2026-09-29T09:36:34Z"/>
                  </w:sdtContent>
                </w:sdt>
              </w:ins>
              <w:sdt>
                <w:sdtPr>
                  <w:id w:val="1192231352"/>
                  <w:tag w:val="goog_rdk_262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118" w:date="2026-09-22T06:56:59Z">
                <w:del w:author="Animefor Me" w:id="15" w:date="2026-09-29T09:36:34Z"/>
              </w:ins>
            </w:sdtContent>
          </w:sdt>
        </w:p>
      </w:sdtContent>
    </w:sdt>
    <w:sdt>
      <w:sdtPr>
        <w:id w:val="250429334"/>
        <w:tag w:val="goog_rdk_2633"/>
      </w:sdtPr>
      <w:sdtContent>
        <w:p w:rsidR="00000000" w:rsidDel="00000000" w:rsidP="00000000" w:rsidRDefault="00000000" w:rsidRPr="00000000" w14:paraId="00000222">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775557113"/>
              <w:tag w:val="goog_rdk_2630"/>
            </w:sdtPr>
            <w:sdtContent>
              <w:ins w:author="Abinaya Saravanan" w:id="134" w:date="2026-09-23T05:20:30Z">
                <w:sdt>
                  <w:sdtPr>
                    <w:id w:val="1870959488"/>
                    <w:tag w:val="goog_rdk_2631"/>
                  </w:sdtPr>
                  <w:sdtContent>
                    <w:del w:author="Animefor Me" w:id="15" w:date="2026-09-29T09:36:34Z"/>
                  </w:sdtContent>
                </w:sdt>
              </w:ins>
              <w:sdt>
                <w:sdtPr>
                  <w:id w:val="1112769129"/>
                  <w:tag w:val="goog_rdk_2632"/>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4" w:date="2026-09-23T05:20:30Z">
                <w:del w:author="Animefor Me" w:id="15" w:date="2026-09-29T09:36:34Z"/>
              </w:ins>
            </w:sdtContent>
          </w:sdt>
        </w:p>
      </w:sdtContent>
    </w:sdt>
    <w:sdt>
      <w:sdtPr>
        <w:id w:val="-173351247"/>
        <w:tag w:val="goog_rdk_2637"/>
      </w:sdtPr>
      <w:sdtContent>
        <w:p w:rsidR="00000000" w:rsidDel="00000000" w:rsidP="00000000" w:rsidRDefault="00000000" w:rsidRPr="00000000" w14:paraId="00000223">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422668192"/>
              <w:tag w:val="goog_rdk_2634"/>
            </w:sdtPr>
            <w:sdtContent>
              <w:ins w:author="Abinaya Saravanan" w:id="134" w:date="2026-09-23T05:20:30Z">
                <w:sdt>
                  <w:sdtPr>
                    <w:id w:val="955439257"/>
                    <w:tag w:val="goog_rdk_2635"/>
                  </w:sdtPr>
                  <w:sdtContent>
                    <w:del w:author="Animefor Me" w:id="15" w:date="2026-09-29T09:36:34Z"/>
                  </w:sdtContent>
                </w:sdt>
              </w:ins>
              <w:sdt>
                <w:sdtPr>
                  <w:id w:val="-1567165925"/>
                  <w:tag w:val="goog_rdk_2636"/>
                </w:sdtPr>
                <w:sdtContent>
                  <w:ins w:author="Abinaya Saravanan" w:id="134" w:date="2026-09-23T05:20:30Z">
                    <w:del w:author="Animefor Me" w:id="15" w:date="2026-09-29T09:36:34Z">
                      <w:r w:rsidDel="00000000" w:rsidR="00000000" w:rsidRPr="00000000">
                        <w:rPr>
                          <w:rtl w:val="0"/>
                        </w:rPr>
                      </w:r>
                    </w:del>
                  </w:ins>
                </w:sdtContent>
              </w:sdt>
              <w:ins w:author="Abinaya Saravanan" w:id="134" w:date="2026-09-23T05:20:30Z">
                <w:del w:author="Animefor Me" w:id="15" w:date="2026-09-29T09:36:34Z"/>
              </w:ins>
            </w:sdtContent>
          </w:sdt>
        </w:p>
      </w:sdtContent>
    </w:sdt>
    <w:sdt>
      <w:sdtPr>
        <w:id w:val="1615938295"/>
        <w:tag w:val="goog_rdk_2641"/>
      </w:sdtPr>
      <w:sdtContent>
        <w:p w:rsidR="00000000" w:rsidDel="00000000" w:rsidP="00000000" w:rsidRDefault="00000000" w:rsidRPr="00000000" w14:paraId="00000224">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104144895"/>
              <w:tag w:val="goog_rdk_2638"/>
            </w:sdtPr>
            <w:sdtContent>
              <w:ins w:author="Abinaya Saravanan" w:id="134" w:date="2026-09-23T05:20:30Z">
                <w:sdt>
                  <w:sdtPr>
                    <w:id w:val="-1234533753"/>
                    <w:tag w:val="goog_rdk_2639"/>
                  </w:sdtPr>
                  <w:sdtContent>
                    <w:del w:author="Animefor Me" w:id="15" w:date="2026-09-29T09:36:34Z"/>
                  </w:sdtContent>
                </w:sdt>
              </w:ins>
              <w:sdt>
                <w:sdtPr>
                  <w:id w:val="659974355"/>
                  <w:tag w:val="goog_rdk_2640"/>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4" w:date="2026-09-23T05:20:30Z">
                <w:del w:author="Animefor Me" w:id="15" w:date="2026-09-29T09:36:34Z"/>
              </w:ins>
            </w:sdtContent>
          </w:sdt>
        </w:p>
      </w:sdtContent>
    </w:sdt>
    <w:sdt>
      <w:sdtPr>
        <w:id w:val="-1722239222"/>
        <w:tag w:val="goog_rdk_2645"/>
      </w:sdtPr>
      <w:sdtContent>
        <w:p w:rsidR="00000000" w:rsidDel="00000000" w:rsidP="00000000" w:rsidRDefault="00000000" w:rsidRPr="00000000" w14:paraId="00000225">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648864495"/>
              <w:tag w:val="goog_rdk_2642"/>
            </w:sdtPr>
            <w:sdtContent>
              <w:ins w:author="Abinaya Saravanan" w:id="134" w:date="2026-09-23T05:20:30Z">
                <w:sdt>
                  <w:sdtPr>
                    <w:id w:val="-64711732"/>
                    <w:tag w:val="goog_rdk_2643"/>
                  </w:sdtPr>
                  <w:sdtContent>
                    <w:del w:author="Animefor Me" w:id="15" w:date="2026-09-29T09:36:34Z"/>
                  </w:sdtContent>
                </w:sdt>
              </w:ins>
              <w:sdt>
                <w:sdtPr>
                  <w:id w:val="1351025624"/>
                  <w:tag w:val="goog_rdk_2644"/>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4" w:date="2026-09-23T05:20:30Z">
                <w:del w:author="Animefor Me" w:id="15" w:date="2026-09-29T09:36:34Z"/>
              </w:ins>
            </w:sdtContent>
          </w:sdt>
        </w:p>
      </w:sdtContent>
    </w:sdt>
    <w:sdt>
      <w:sdtPr>
        <w:id w:val="1979801252"/>
        <w:tag w:val="goog_rdk_2655"/>
      </w:sdtPr>
      <w:sdtContent>
        <w:p w:rsidR="00000000" w:rsidDel="00000000" w:rsidP="00000000" w:rsidRDefault="00000000" w:rsidRPr="00000000" w14:paraId="00000226">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126023592"/>
              <w:tag w:val="goog_rdk_2646"/>
            </w:sdtPr>
            <w:sdtContent>
              <w:ins w:author="Abinaya Saravanan" w:id="134" w:date="2026-09-23T05:20:30Z">
                <w:sdt>
                  <w:sdtPr>
                    <w:id w:val="-2112002435"/>
                    <w:tag w:val="goog_rdk_2647"/>
                  </w:sdtPr>
                  <w:sdtContent>
                    <w:del w:author="Animefor Me" w:id="15" w:date="2026-09-29T09:36:34Z"/>
                  </w:sdtContent>
                </w:sdt>
              </w:ins>
              <w:sdt>
                <w:sdtPr>
                  <w:id w:val="-362206627"/>
                  <w:tag w:val="goog_rdk_2648"/>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w:delText>
                      </w:r>
                    </w:del>
                  </w:ins>
                </w:sdtContent>
              </w:sdt>
              <w:ins w:author="Abinaya Saravanan" w:id="134" w:date="2026-09-23T05:20:30Z">
                <w:del w:author="Animefor Me" w:id="15" w:date="2026-09-29T09:36:34Z"/>
              </w:ins>
            </w:sdtContent>
          </w:sdt>
          <w:sdt>
            <w:sdtPr>
              <w:id w:val="-1957993945"/>
              <w:tag w:val="goog_rdk_2649"/>
            </w:sdtPr>
            <w:sdtContent>
              <w:ins w:author="janani" w:id="135" w:date="2026-09-24T16:02:04Z">
                <w:sdt>
                  <w:sdtPr>
                    <w:id w:val="-78567395"/>
                    <w:tag w:val="goog_rdk_2650"/>
                  </w:sdtPr>
                  <w:sdtContent>
                    <w:del w:author="Animefor Me" w:id="15" w:date="2026-09-29T09:36:34Z"/>
                  </w:sdtContent>
                </w:sdt>
              </w:ins>
              <w:sdt>
                <w:sdtPr>
                  <w:id w:val="50088908"/>
                  <w:tag w:val="goog_rdk_2651"/>
                </w:sdtPr>
                <w:sdtContent>
                  <w:ins w:author="janani" w:id="135" w:date="2026-09-24T16:02:0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janani" w:id="135" w:date="2026-09-24T16:02:04Z">
                <w:del w:author="Animefor Me" w:id="15" w:date="2026-09-29T09:36:34Z"/>
              </w:ins>
            </w:sdtContent>
          </w:sdt>
          <w:sdt>
            <w:sdtPr>
              <w:id w:val="-1884075357"/>
              <w:tag w:val="goog_rdk_2652"/>
            </w:sdtPr>
            <w:sdtContent>
              <w:ins w:author="Abinaya Saravanan" w:id="134" w:date="2026-09-23T05:20:30Z">
                <w:sdt>
                  <w:sdtPr>
                    <w:id w:val="2099193030"/>
                    <w:tag w:val="goog_rdk_2653"/>
                  </w:sdtPr>
                  <w:sdtContent>
                    <w:del w:author="Animefor Me" w:id="15" w:date="2026-09-29T09:36:34Z"/>
                  </w:sdtContent>
                </w:sdt>
              </w:ins>
              <w:sdt>
                <w:sdtPr>
                  <w:id w:val="1845304361"/>
                  <w:tag w:val="goog_rdk_2654"/>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-1.5-pro")</w:delText>
                      </w:r>
                    </w:del>
                  </w:ins>
                </w:sdtContent>
              </w:sdt>
              <w:ins w:author="Abinaya Saravanan" w:id="134" w:date="2026-09-23T05:20:30Z">
                <w:del w:author="Animefor Me" w:id="15" w:date="2026-09-29T09:36:34Z"/>
              </w:ins>
            </w:sdtContent>
          </w:sdt>
        </w:p>
      </w:sdtContent>
    </w:sdt>
    <w:sdt>
      <w:sdtPr>
        <w:id w:val="597371293"/>
        <w:tag w:val="goog_rdk_2659"/>
      </w:sdtPr>
      <w:sdtContent>
        <w:p w:rsidR="00000000" w:rsidDel="00000000" w:rsidP="00000000" w:rsidRDefault="00000000" w:rsidRPr="00000000" w14:paraId="00000227">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107559762"/>
              <w:tag w:val="goog_rdk_2656"/>
            </w:sdtPr>
            <w:sdtContent>
              <w:ins w:author="Abinaya Saravanan" w:id="134" w:date="2026-09-23T05:20:30Z">
                <w:sdt>
                  <w:sdtPr>
                    <w:id w:val="-1495440972"/>
                    <w:tag w:val="goog_rdk_2657"/>
                  </w:sdtPr>
                  <w:sdtContent>
                    <w:del w:author="Animefor Me" w:id="15" w:date="2026-09-29T09:36:34Z"/>
                  </w:sdtContent>
                </w:sdt>
              </w:ins>
              <w:sdt>
                <w:sdtPr>
                  <w:id w:val="315268941"/>
                  <w:tag w:val="goog_rdk_2658"/>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4" w:date="2026-09-23T05:20:30Z">
                <w:del w:author="Animefor Me" w:id="15" w:date="2026-09-29T09:36:34Z"/>
              </w:ins>
            </w:sdtContent>
          </w:sdt>
        </w:p>
      </w:sdtContent>
    </w:sdt>
    <w:sdt>
      <w:sdtPr>
        <w:id w:val="1563433567"/>
        <w:tag w:val="goog_rdk_2663"/>
      </w:sdtPr>
      <w:sdtContent>
        <w:p w:rsidR="00000000" w:rsidDel="00000000" w:rsidP="00000000" w:rsidRDefault="00000000" w:rsidRPr="00000000" w14:paraId="00000228">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183516928"/>
              <w:tag w:val="goog_rdk_2660"/>
            </w:sdtPr>
            <w:sdtContent>
              <w:ins w:author="Abinaya Saravanan" w:id="134" w:date="2026-09-23T05:20:30Z">
                <w:sdt>
                  <w:sdtPr>
                    <w:id w:val="2036075946"/>
                    <w:tag w:val="goog_rdk_2661"/>
                  </w:sdtPr>
                  <w:sdtContent>
                    <w:del w:author="Animefor Me" w:id="15" w:date="2026-09-29T09:36:34Z"/>
                  </w:sdtContent>
                </w:sdt>
              </w:ins>
              <w:sdt>
                <w:sdtPr>
                  <w:id w:val="339112528"/>
                  <w:tag w:val="goog_rdk_2662"/>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4" w:date="2026-09-23T05:20:30Z">
                <w:del w:author="Animefor Me" w:id="15" w:date="2026-09-29T09:36:34Z"/>
              </w:ins>
            </w:sdtContent>
          </w:sdt>
        </w:p>
      </w:sdtContent>
    </w:sdt>
    <w:sdt>
      <w:sdtPr>
        <w:id w:val="-224795028"/>
        <w:tag w:val="goog_rdk_2667"/>
      </w:sdtPr>
      <w:sdtContent>
        <w:p w:rsidR="00000000" w:rsidDel="00000000" w:rsidP="00000000" w:rsidRDefault="00000000" w:rsidRPr="00000000" w14:paraId="00000229">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1823612575"/>
              <w:tag w:val="goog_rdk_2664"/>
            </w:sdtPr>
            <w:sdtContent>
              <w:ins w:author="Abinaya Saravanan" w:id="134" w:date="2026-09-23T05:20:30Z">
                <w:sdt>
                  <w:sdtPr>
                    <w:id w:val="495404747"/>
                    <w:tag w:val="goog_rdk_2665"/>
                  </w:sdtPr>
                  <w:sdtContent>
                    <w:del w:author="Animefor Me" w:id="15" w:date="2026-09-29T09:36:34Z"/>
                  </w:sdtContent>
                </w:sdt>
              </w:ins>
              <w:sdt>
                <w:sdtPr>
                  <w:id w:val="-698526811"/>
                  <w:tag w:val="goog_rdk_2666"/>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4" w:date="2026-09-23T05:20:30Z">
                <w:del w:author="Animefor Me" w:id="15" w:date="2026-09-29T09:36:34Z"/>
              </w:ins>
            </w:sdtContent>
          </w:sdt>
        </w:p>
      </w:sdtContent>
    </w:sdt>
    <w:sdt>
      <w:sdtPr>
        <w:id w:val="1625858208"/>
        <w:tag w:val="goog_rdk_2671"/>
      </w:sdtPr>
      <w:sdtContent>
        <w:p w:rsidR="00000000" w:rsidDel="00000000" w:rsidP="00000000" w:rsidRDefault="00000000" w:rsidRPr="00000000" w14:paraId="0000022A">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22433584"/>
              <w:tag w:val="goog_rdk_2668"/>
            </w:sdtPr>
            <w:sdtContent>
              <w:ins w:author="Abinaya Saravanan" w:id="134" w:date="2026-09-23T05:20:30Z">
                <w:sdt>
                  <w:sdtPr>
                    <w:id w:val="-592921174"/>
                    <w:tag w:val="goog_rdk_2669"/>
                  </w:sdtPr>
                  <w:sdtContent>
                    <w:del w:author="Animefor Me" w:id="15" w:date="2026-09-29T09:36:34Z"/>
                  </w:sdtContent>
                </w:sdt>
              </w:ins>
              <w:sdt>
                <w:sdtPr>
                  <w:id w:val="1470481692"/>
                  <w:tag w:val="goog_rdk_2670"/>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4" w:date="2026-09-23T05:20:30Z">
                <w:del w:author="Animefor Me" w:id="15" w:date="2026-09-29T09:36:34Z"/>
              </w:ins>
            </w:sdtContent>
          </w:sdt>
        </w:p>
      </w:sdtContent>
    </w:sdt>
    <w:sdt>
      <w:sdtPr>
        <w:id w:val="-1107540493"/>
        <w:tag w:val="goog_rdk_2675"/>
      </w:sdtPr>
      <w:sdtContent>
        <w:p w:rsidR="00000000" w:rsidDel="00000000" w:rsidP="00000000" w:rsidRDefault="00000000" w:rsidRPr="00000000" w14:paraId="0000022B">
          <w:pPr>
            <w:numPr>
              <w:ilvl w:val="1"/>
              <w:numId w:val="2"/>
            </w:numPr>
            <w:ind w:left="502" w:hanging="360"/>
            <w:rPr>
              <w:ins w:author="Abinaya Saravanan" w:id="134" w:date="2026-09-23T05:20:30Z"/>
              <w:del w:author="Animefor Me" w:id="15" w:date="2026-09-29T09:36:34Z"/>
            </w:rPr>
            <w:pPrChange w:author="Devika G" w:id="0" w:date="2026-10-01T08:48:34Z">
              <w:pPr>
                <w:numPr>
                  <w:ilvl w:val="1"/>
                  <w:numId w:val="9"/>
                </w:numPr>
                <w:ind w:left="502" w:hanging="360"/>
              </w:pPr>
            </w:pPrChange>
          </w:pPr>
          <w:sdt>
            <w:sdtPr>
              <w:id w:val="-959911240"/>
              <w:tag w:val="goog_rdk_2672"/>
            </w:sdtPr>
            <w:sdtContent>
              <w:ins w:author="Abinaya Saravanan" w:id="134" w:date="2026-09-23T05:20:30Z">
                <w:sdt>
                  <w:sdtPr>
                    <w:id w:val="1300932835"/>
                    <w:tag w:val="goog_rdk_2673"/>
                  </w:sdtPr>
                  <w:sdtContent>
                    <w:del w:author="Animefor Me" w:id="15" w:date="2026-09-29T09:36:34Z"/>
                  </w:sdtContent>
                </w:sdt>
              </w:ins>
              <w:sdt>
                <w:sdtPr>
                  <w:id w:val="-600907571"/>
                  <w:tag w:val="goog_rdk_2674"/>
                </w:sdtPr>
                <w:sdtContent>
                  <w:ins w:author="Abinaya Saravanan" w:id="134"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4" w:date="2026-09-23T05:20:30Z">
                <w:del w:author="Animefor Me" w:id="15" w:date="2026-09-29T09:36:34Z"/>
              </w:ins>
            </w:sdtContent>
          </w:sdt>
        </w:p>
      </w:sdtContent>
    </w:sdt>
    <w:sdt>
      <w:sdtPr>
        <w:id w:val="333527148"/>
        <w:tag w:val="goog_rdk_2681"/>
      </w:sdtPr>
      <w:sdtContent>
        <w:p w:rsidR="00000000" w:rsidDel="00000000" w:rsidP="00000000" w:rsidRDefault="00000000" w:rsidRPr="00000000" w14:paraId="0000022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10530264"/>
              <w:tag w:val="goog_rdk_2678"/>
            </w:sdtPr>
            <w:sdtContent>
              <w:ins w:author="Rossi Rossi" w:id="118" w:date="2026-09-22T06:56:59Z">
                <w:sdt>
                  <w:sdtPr>
                    <w:id w:val="1062658629"/>
                    <w:tag w:val="goog_rdk_2679"/>
                  </w:sdtPr>
                  <w:sdtContent>
                    <w:del w:author="Animefor Me" w:id="15" w:date="2026-09-29T09:36:34Z"/>
                  </w:sdtContent>
                </w:sdt>
              </w:ins>
              <w:sdt>
                <w:sdtPr>
                  <w:id w:val="-309553750"/>
                  <w:tag w:val="goog_rdk_268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8373927"/>
        <w:tag w:val="goog_rdk_2685"/>
      </w:sdtPr>
      <w:sdtContent>
        <w:p w:rsidR="00000000" w:rsidDel="00000000" w:rsidP="00000000" w:rsidRDefault="00000000" w:rsidRPr="00000000" w14:paraId="0000022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51188230"/>
              <w:tag w:val="goog_rdk_2682"/>
            </w:sdtPr>
            <w:sdtContent>
              <w:ins w:author="Rossi Rossi" w:id="118" w:date="2026-09-22T06:56:59Z">
                <w:sdt>
                  <w:sdtPr>
                    <w:id w:val="1381879620"/>
                    <w:tag w:val="goog_rdk_2683"/>
                  </w:sdtPr>
                  <w:sdtContent>
                    <w:del w:author="Animefor Me" w:id="15" w:date="2026-09-29T09:36:34Z"/>
                  </w:sdtContent>
                </w:sdt>
              </w:ins>
              <w:sdt>
                <w:sdtPr>
                  <w:id w:val="-1918709559"/>
                  <w:tag w:val="goog_rdk_268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118" w:date="2026-09-22T06:56:59Z">
                <w:del w:author="Animefor Me" w:id="15" w:date="2026-09-29T09:36:34Z"/>
              </w:ins>
            </w:sdtContent>
          </w:sdt>
        </w:p>
      </w:sdtContent>
    </w:sdt>
    <w:sdt>
      <w:sdtPr>
        <w:id w:val="-178948781"/>
        <w:tag w:val="goog_rdk_2689"/>
      </w:sdtPr>
      <w:sdtContent>
        <w:p w:rsidR="00000000" w:rsidDel="00000000" w:rsidP="00000000" w:rsidRDefault="00000000" w:rsidRPr="00000000" w14:paraId="0000022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54253809"/>
              <w:tag w:val="goog_rdk_2686"/>
            </w:sdtPr>
            <w:sdtContent>
              <w:ins w:author="Rossi Rossi" w:id="118" w:date="2026-09-22T06:56:59Z">
                <w:sdt>
                  <w:sdtPr>
                    <w:id w:val="-1133409588"/>
                    <w:tag w:val="goog_rdk_2687"/>
                  </w:sdtPr>
                  <w:sdtContent>
                    <w:del w:author="Animefor Me" w:id="15" w:date="2026-09-29T09:36:34Z"/>
                  </w:sdtContent>
                </w:sdt>
              </w:ins>
              <w:sdt>
                <w:sdtPr>
                  <w:id w:val="-114054910"/>
                  <w:tag w:val="goog_rdk_268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3287578"/>
        <w:tag w:val="goog_rdk_2693"/>
      </w:sdtPr>
      <w:sdtContent>
        <w:p w:rsidR="00000000" w:rsidDel="00000000" w:rsidP="00000000" w:rsidRDefault="00000000" w:rsidRPr="00000000" w14:paraId="0000022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50519855"/>
              <w:tag w:val="goog_rdk_2690"/>
            </w:sdtPr>
            <w:sdtContent>
              <w:ins w:author="Rossi Rossi" w:id="118" w:date="2026-09-22T06:56:59Z">
                <w:sdt>
                  <w:sdtPr>
                    <w:id w:val="-611850642"/>
                    <w:tag w:val="goog_rdk_2691"/>
                  </w:sdtPr>
                  <w:sdtContent>
                    <w:del w:author="Animefor Me" w:id="15" w:date="2026-09-29T09:36:34Z"/>
                  </w:sdtContent>
                </w:sdt>
              </w:ins>
              <w:sdt>
                <w:sdtPr>
                  <w:id w:val="-1794316526"/>
                  <w:tag w:val="goog_rdk_269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118" w:date="2026-09-22T06:56:59Z">
                <w:del w:author="Animefor Me" w:id="15" w:date="2026-09-29T09:36:34Z"/>
              </w:ins>
            </w:sdtContent>
          </w:sdt>
        </w:p>
      </w:sdtContent>
    </w:sdt>
    <w:sdt>
      <w:sdtPr>
        <w:id w:val="-978932474"/>
        <w:tag w:val="goog_rdk_2697"/>
      </w:sdtPr>
      <w:sdtContent>
        <w:p w:rsidR="00000000" w:rsidDel="00000000" w:rsidP="00000000" w:rsidRDefault="00000000" w:rsidRPr="00000000" w14:paraId="0000023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00976131"/>
              <w:tag w:val="goog_rdk_2694"/>
            </w:sdtPr>
            <w:sdtContent>
              <w:ins w:author="Rossi Rossi" w:id="118" w:date="2026-09-22T06:56:59Z">
                <w:sdt>
                  <w:sdtPr>
                    <w:id w:val="-2103952478"/>
                    <w:tag w:val="goog_rdk_2695"/>
                  </w:sdtPr>
                  <w:sdtContent>
                    <w:del w:author="Animefor Me" w:id="15" w:date="2026-09-29T09:36:34Z"/>
                  </w:sdtContent>
                </w:sdt>
              </w:ins>
              <w:sdt>
                <w:sdtPr>
                  <w:id w:val="-1045762382"/>
                  <w:tag w:val="goog_rdk_269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118" w:date="2026-09-22T06:56:59Z">
                <w:del w:author="Animefor Me" w:id="15" w:date="2026-09-29T09:36:34Z"/>
              </w:ins>
            </w:sdtContent>
          </w:sdt>
        </w:p>
      </w:sdtContent>
    </w:sdt>
    <w:sdt>
      <w:sdtPr>
        <w:id w:val="1181639397"/>
        <w:tag w:val="goog_rdk_2701"/>
      </w:sdtPr>
      <w:sdtContent>
        <w:p w:rsidR="00000000" w:rsidDel="00000000" w:rsidP="00000000" w:rsidRDefault="00000000" w:rsidRPr="00000000" w14:paraId="0000023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11121296"/>
              <w:tag w:val="goog_rdk_2698"/>
            </w:sdtPr>
            <w:sdtContent>
              <w:ins w:author="Rossi Rossi" w:id="118" w:date="2026-09-22T06:56:59Z">
                <w:sdt>
                  <w:sdtPr>
                    <w:id w:val="1580166114"/>
                    <w:tag w:val="goog_rdk_2699"/>
                  </w:sdtPr>
                  <w:sdtContent>
                    <w:del w:author="Animefor Me" w:id="15" w:date="2026-09-29T09:36:34Z"/>
                  </w:sdtContent>
                </w:sdt>
              </w:ins>
              <w:sdt>
                <w:sdtPr>
                  <w:id w:val="643882896"/>
                  <w:tag w:val="goog_rdk_270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118" w:date="2026-09-22T06:56:59Z">
                <w:del w:author="Animefor Me" w:id="15" w:date="2026-09-29T09:36:34Z"/>
              </w:ins>
            </w:sdtContent>
          </w:sdt>
        </w:p>
      </w:sdtContent>
    </w:sdt>
    <w:sdt>
      <w:sdtPr>
        <w:id w:val="1616399108"/>
        <w:tag w:val="goog_rdk_2705"/>
      </w:sdtPr>
      <w:sdtContent>
        <w:p w:rsidR="00000000" w:rsidDel="00000000" w:rsidP="00000000" w:rsidRDefault="00000000" w:rsidRPr="00000000" w14:paraId="0000023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22597991"/>
              <w:tag w:val="goog_rdk_2702"/>
            </w:sdtPr>
            <w:sdtContent>
              <w:ins w:author="Rossi Rossi" w:id="118" w:date="2026-09-22T06:56:59Z">
                <w:sdt>
                  <w:sdtPr>
                    <w:id w:val="1408657350"/>
                    <w:tag w:val="goog_rdk_2703"/>
                  </w:sdtPr>
                  <w:sdtContent>
                    <w:del w:author="Animefor Me" w:id="15" w:date="2026-09-29T09:36:34Z"/>
                  </w:sdtContent>
                </w:sdt>
              </w:ins>
              <w:sdt>
                <w:sdtPr>
                  <w:id w:val="-615022604"/>
                  <w:tag w:val="goog_rdk_270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Click **Restrict key** to confirm.</w:delText>
                      </w:r>
                    </w:del>
                  </w:ins>
                </w:sdtContent>
              </w:sdt>
              <w:ins w:author="Rossi Rossi" w:id="118" w:date="2026-09-22T06:56:59Z">
                <w:del w:author="Animefor Me" w:id="15" w:date="2026-09-29T09:36:34Z"/>
              </w:ins>
            </w:sdtContent>
          </w:sdt>
        </w:p>
      </w:sdtContent>
    </w:sdt>
    <w:sdt>
      <w:sdtPr>
        <w:id w:val="1280173286"/>
        <w:tag w:val="goog_rdk_2711"/>
      </w:sdtPr>
      <w:sdtContent>
        <w:p w:rsidR="00000000" w:rsidDel="00000000" w:rsidP="00000000" w:rsidRDefault="00000000" w:rsidRPr="00000000" w14:paraId="00000233">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902631381"/>
              <w:tag w:val="goog_rdk_2708"/>
            </w:sdtPr>
            <w:sdtContent>
              <w:ins w:author="Abinaya Saravanan" w:id="136" w:date="2026-09-23T05:20:57Z">
                <w:sdt>
                  <w:sdtPr>
                    <w:id w:val="1576925192"/>
                    <w:tag w:val="goog_rdk_2709"/>
                  </w:sdtPr>
                  <w:sdtContent>
                    <w:del w:author="Animefor Me" w:id="15" w:date="2026-09-29T09:36:34Z"/>
                  </w:sdtContent>
                </w:sdt>
              </w:ins>
              <w:sdt>
                <w:sdtPr>
                  <w:id w:val="-740225350"/>
                  <w:tag w:val="goog_rdk_2710"/>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6" w:date="2026-09-23T05:20:57Z">
                <w:del w:author="Animefor Me" w:id="15" w:date="2026-09-29T09:36:34Z"/>
              </w:ins>
            </w:sdtContent>
          </w:sdt>
        </w:p>
      </w:sdtContent>
    </w:sdt>
    <w:sdt>
      <w:sdtPr>
        <w:id w:val="644894631"/>
        <w:tag w:val="goog_rdk_2715"/>
      </w:sdtPr>
      <w:sdtContent>
        <w:p w:rsidR="00000000" w:rsidDel="00000000" w:rsidP="00000000" w:rsidRDefault="00000000" w:rsidRPr="00000000" w14:paraId="00000234">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190488767"/>
              <w:tag w:val="goog_rdk_2712"/>
            </w:sdtPr>
            <w:sdtContent>
              <w:ins w:author="Abinaya Saravanan" w:id="136" w:date="2026-09-23T05:20:57Z">
                <w:sdt>
                  <w:sdtPr>
                    <w:id w:val="922998462"/>
                    <w:tag w:val="goog_rdk_2713"/>
                  </w:sdtPr>
                  <w:sdtContent>
                    <w:del w:author="Animefor Me" w:id="15" w:date="2026-09-29T09:36:34Z"/>
                  </w:sdtContent>
                </w:sdt>
              </w:ins>
              <w:sdt>
                <w:sdtPr>
                  <w:id w:val="1321575622"/>
                  <w:tag w:val="goog_rdk_2714"/>
                </w:sdtPr>
                <w:sdtContent>
                  <w:ins w:author="Abinaya Saravanan" w:id="136" w:date="2026-09-23T05:20:57Z">
                    <w:del w:author="Animefor Me" w:id="15" w:date="2026-09-29T09:36:34Z">
                      <w:r w:rsidDel="00000000" w:rsidR="00000000" w:rsidRPr="00000000">
                        <w:rPr>
                          <w:rtl w:val="0"/>
                        </w:rPr>
                      </w:r>
                    </w:del>
                  </w:ins>
                </w:sdtContent>
              </w:sdt>
              <w:ins w:author="Abinaya Saravanan" w:id="136" w:date="2026-09-23T05:20:57Z">
                <w:del w:author="Animefor Me" w:id="15" w:date="2026-09-29T09:36:34Z"/>
              </w:ins>
            </w:sdtContent>
          </w:sdt>
        </w:p>
      </w:sdtContent>
    </w:sdt>
    <w:sdt>
      <w:sdtPr>
        <w:id w:val="216427114"/>
        <w:tag w:val="goog_rdk_2719"/>
      </w:sdtPr>
      <w:sdtContent>
        <w:p w:rsidR="00000000" w:rsidDel="00000000" w:rsidP="00000000" w:rsidRDefault="00000000" w:rsidRPr="00000000" w14:paraId="00000235">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923090201"/>
              <w:tag w:val="goog_rdk_2716"/>
            </w:sdtPr>
            <w:sdtContent>
              <w:ins w:author="Abinaya Saravanan" w:id="136" w:date="2026-09-23T05:20:57Z">
                <w:sdt>
                  <w:sdtPr>
                    <w:id w:val="-1308252750"/>
                    <w:tag w:val="goog_rdk_2717"/>
                  </w:sdtPr>
                  <w:sdtContent>
                    <w:del w:author="Animefor Me" w:id="15" w:date="2026-09-29T09:36:34Z"/>
                  </w:sdtContent>
                </w:sdt>
              </w:ins>
              <w:sdt>
                <w:sdtPr>
                  <w:id w:val="26613570"/>
                  <w:tag w:val="goog_rdk_2718"/>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6" w:date="2026-09-23T05:20:57Z">
                <w:del w:author="Animefor Me" w:id="15" w:date="2026-09-29T09:36:34Z"/>
              </w:ins>
            </w:sdtContent>
          </w:sdt>
        </w:p>
      </w:sdtContent>
    </w:sdt>
    <w:sdt>
      <w:sdtPr>
        <w:id w:val="1503107268"/>
        <w:tag w:val="goog_rdk_2723"/>
      </w:sdtPr>
      <w:sdtContent>
        <w:p w:rsidR="00000000" w:rsidDel="00000000" w:rsidP="00000000" w:rsidRDefault="00000000" w:rsidRPr="00000000" w14:paraId="00000236">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104711307"/>
              <w:tag w:val="goog_rdk_2720"/>
            </w:sdtPr>
            <w:sdtContent>
              <w:ins w:author="Abinaya Saravanan" w:id="136" w:date="2026-09-23T05:20:57Z">
                <w:sdt>
                  <w:sdtPr>
                    <w:id w:val="-1240735239"/>
                    <w:tag w:val="goog_rdk_2721"/>
                  </w:sdtPr>
                  <w:sdtContent>
                    <w:del w:author="Animefor Me" w:id="15" w:date="2026-09-29T09:36:34Z"/>
                  </w:sdtContent>
                </w:sdt>
              </w:ins>
              <w:sdt>
                <w:sdtPr>
                  <w:id w:val="-2031154371"/>
                  <w:tag w:val="goog_rdk_2722"/>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6" w:date="2026-09-23T05:20:57Z">
                <w:del w:author="Animefor Me" w:id="15" w:date="2026-09-29T09:36:34Z"/>
              </w:ins>
            </w:sdtContent>
          </w:sdt>
        </w:p>
      </w:sdtContent>
    </w:sdt>
    <w:sdt>
      <w:sdtPr>
        <w:id w:val="-1644666547"/>
        <w:tag w:val="goog_rdk_2727"/>
      </w:sdtPr>
      <w:sdtContent>
        <w:p w:rsidR="00000000" w:rsidDel="00000000" w:rsidP="00000000" w:rsidRDefault="00000000" w:rsidRPr="00000000" w14:paraId="00000237">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758469605"/>
              <w:tag w:val="goog_rdk_2724"/>
            </w:sdtPr>
            <w:sdtContent>
              <w:ins w:author="Abinaya Saravanan" w:id="136" w:date="2026-09-23T05:20:57Z">
                <w:sdt>
                  <w:sdtPr>
                    <w:id w:val="19599691"/>
                    <w:tag w:val="goog_rdk_2725"/>
                  </w:sdtPr>
                  <w:sdtContent>
                    <w:del w:author="Animefor Me" w:id="15" w:date="2026-09-29T09:36:34Z"/>
                  </w:sdtContent>
                </w:sdt>
              </w:ins>
              <w:sdt>
                <w:sdtPr>
                  <w:id w:val="-1989376338"/>
                  <w:tag w:val="goog_rdk_2726"/>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6" w:date="2026-09-23T05:20:57Z">
                <w:del w:author="Animefor Me" w:id="15" w:date="2026-09-29T09:36:34Z"/>
              </w:ins>
            </w:sdtContent>
          </w:sdt>
        </w:p>
      </w:sdtContent>
    </w:sdt>
    <w:sdt>
      <w:sdtPr>
        <w:id w:val="-1747892942"/>
        <w:tag w:val="goog_rdk_2731"/>
      </w:sdtPr>
      <w:sdtContent>
        <w:p w:rsidR="00000000" w:rsidDel="00000000" w:rsidP="00000000" w:rsidRDefault="00000000" w:rsidRPr="00000000" w14:paraId="00000238">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1007601552"/>
              <w:tag w:val="goog_rdk_2728"/>
            </w:sdtPr>
            <w:sdtContent>
              <w:ins w:author="Abinaya Saravanan" w:id="136" w:date="2026-09-23T05:20:57Z">
                <w:sdt>
                  <w:sdtPr>
                    <w:id w:val="-1015198680"/>
                    <w:tag w:val="goog_rdk_2729"/>
                  </w:sdtPr>
                  <w:sdtContent>
                    <w:del w:author="Animefor Me" w:id="15" w:date="2026-09-29T09:36:34Z"/>
                  </w:sdtContent>
                </w:sdt>
              </w:ins>
              <w:sdt>
                <w:sdtPr>
                  <w:id w:val="1172365817"/>
                  <w:tag w:val="goog_rdk_2730"/>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6" w:date="2026-09-23T05:20:57Z">
                <w:del w:author="Animefor Me" w:id="15" w:date="2026-09-29T09:36:34Z"/>
              </w:ins>
            </w:sdtContent>
          </w:sdt>
        </w:p>
      </w:sdtContent>
    </w:sdt>
    <w:sdt>
      <w:sdtPr>
        <w:id w:val="731972429"/>
        <w:tag w:val="goog_rdk_2735"/>
      </w:sdtPr>
      <w:sdtContent>
        <w:p w:rsidR="00000000" w:rsidDel="00000000" w:rsidP="00000000" w:rsidRDefault="00000000" w:rsidRPr="00000000" w14:paraId="00000239">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175909732"/>
              <w:tag w:val="goog_rdk_2732"/>
            </w:sdtPr>
            <w:sdtContent>
              <w:ins w:author="Abinaya Saravanan" w:id="136" w:date="2026-09-23T05:20:57Z">
                <w:sdt>
                  <w:sdtPr>
                    <w:id w:val="882919051"/>
                    <w:tag w:val="goog_rdk_2733"/>
                  </w:sdtPr>
                  <w:sdtContent>
                    <w:del w:author="Animefor Me" w:id="15" w:date="2026-09-29T09:36:34Z"/>
                  </w:sdtContent>
                </w:sdt>
              </w:ins>
              <w:sdt>
                <w:sdtPr>
                  <w:id w:val="1928411099"/>
                  <w:tag w:val="goog_rdk_2734"/>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6" w:date="2026-09-23T05:20:57Z">
                <w:del w:author="Animefor Me" w:id="15" w:date="2026-09-29T09:36:34Z"/>
              </w:ins>
            </w:sdtContent>
          </w:sdt>
        </w:p>
      </w:sdtContent>
    </w:sdt>
    <w:sdt>
      <w:sdtPr>
        <w:id w:val="-1119748099"/>
        <w:tag w:val="goog_rdk_2739"/>
      </w:sdtPr>
      <w:sdtContent>
        <w:p w:rsidR="00000000" w:rsidDel="00000000" w:rsidP="00000000" w:rsidRDefault="00000000" w:rsidRPr="00000000" w14:paraId="0000023A">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1980989179"/>
              <w:tag w:val="goog_rdk_2736"/>
            </w:sdtPr>
            <w:sdtContent>
              <w:ins w:author="Abinaya Saravanan" w:id="136" w:date="2026-09-23T05:20:57Z">
                <w:sdt>
                  <w:sdtPr>
                    <w:id w:val="194255499"/>
                    <w:tag w:val="goog_rdk_2737"/>
                  </w:sdtPr>
                  <w:sdtContent>
                    <w:del w:author="Animefor Me" w:id="15" w:date="2026-09-29T09:36:34Z"/>
                  </w:sdtContent>
                </w:sdt>
              </w:ins>
              <w:sdt>
                <w:sdtPr>
                  <w:id w:val="-1044121842"/>
                  <w:tag w:val="goog_rdk_2738"/>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6" w:date="2026-09-23T05:20:57Z">
                <w:del w:author="Animefor Me" w:id="15" w:date="2026-09-29T09:36:34Z"/>
              </w:ins>
            </w:sdtContent>
          </w:sdt>
        </w:p>
      </w:sdtContent>
    </w:sdt>
    <w:sdt>
      <w:sdtPr>
        <w:id w:val="1202572120"/>
        <w:tag w:val="goog_rdk_2743"/>
      </w:sdtPr>
      <w:sdtContent>
        <w:p w:rsidR="00000000" w:rsidDel="00000000" w:rsidP="00000000" w:rsidRDefault="00000000" w:rsidRPr="00000000" w14:paraId="0000023B">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1180868379"/>
              <w:tag w:val="goog_rdk_2740"/>
            </w:sdtPr>
            <w:sdtContent>
              <w:ins w:author="Abinaya Saravanan" w:id="136" w:date="2026-09-23T05:20:57Z">
                <w:sdt>
                  <w:sdtPr>
                    <w:id w:val="1256343256"/>
                    <w:tag w:val="goog_rdk_2741"/>
                  </w:sdtPr>
                  <w:sdtContent>
                    <w:del w:author="Animefor Me" w:id="15" w:date="2026-09-29T09:36:34Z"/>
                  </w:sdtContent>
                </w:sdt>
              </w:ins>
              <w:sdt>
                <w:sdtPr>
                  <w:id w:val="982216637"/>
                  <w:tag w:val="goog_rdk_2742"/>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6" w:date="2026-09-23T05:20:57Z">
                <w:del w:author="Animefor Me" w:id="15" w:date="2026-09-29T09:36:34Z"/>
              </w:ins>
            </w:sdtContent>
          </w:sdt>
        </w:p>
      </w:sdtContent>
    </w:sdt>
    <w:sdt>
      <w:sdtPr>
        <w:id w:val="-896988667"/>
        <w:tag w:val="goog_rdk_2747"/>
      </w:sdtPr>
      <w:sdtContent>
        <w:p w:rsidR="00000000" w:rsidDel="00000000" w:rsidP="00000000" w:rsidRDefault="00000000" w:rsidRPr="00000000" w14:paraId="0000023C">
          <w:pPr>
            <w:numPr>
              <w:ilvl w:val="1"/>
              <w:numId w:val="2"/>
            </w:numPr>
            <w:ind w:left="502" w:hanging="360"/>
            <w:rPr>
              <w:ins w:author="Abinaya Saravanan" w:id="136" w:date="2026-09-23T05:20:57Z"/>
              <w:del w:author="Animefor Me" w:id="15" w:date="2026-09-29T09:36:34Z"/>
            </w:rPr>
            <w:pPrChange w:author="Devika G" w:id="0" w:date="2026-10-01T08:48:34Z">
              <w:pPr>
                <w:numPr>
                  <w:ilvl w:val="1"/>
                  <w:numId w:val="9"/>
                </w:numPr>
                <w:ind w:left="502" w:hanging="360"/>
              </w:pPr>
            </w:pPrChange>
          </w:pPr>
          <w:sdt>
            <w:sdtPr>
              <w:id w:val="-1203284924"/>
              <w:tag w:val="goog_rdk_2744"/>
            </w:sdtPr>
            <w:sdtContent>
              <w:ins w:author="Abinaya Saravanan" w:id="136" w:date="2026-09-23T05:20:57Z">
                <w:sdt>
                  <w:sdtPr>
                    <w:id w:val="1662756472"/>
                    <w:tag w:val="goog_rdk_2745"/>
                  </w:sdtPr>
                  <w:sdtContent>
                    <w:del w:author="Animefor Me" w:id="15" w:date="2026-09-29T09:36:34Z"/>
                  </w:sdtContent>
                </w:sdt>
              </w:ins>
              <w:sdt>
                <w:sdtPr>
                  <w:id w:val="1615820139"/>
                  <w:tag w:val="goog_rdk_2746"/>
                </w:sdtPr>
                <w:sdtContent>
                  <w:ins w:author="Abinaya Saravanan" w:id="136"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6" w:date="2026-09-23T05:20:57Z">
                <w:del w:author="Animefor Me" w:id="15" w:date="2026-09-29T09:36:34Z"/>
              </w:ins>
            </w:sdtContent>
          </w:sdt>
        </w:p>
      </w:sdtContent>
    </w:sdt>
    <w:sdt>
      <w:sdtPr>
        <w:id w:val="1723585647"/>
        <w:tag w:val="goog_rdk_2753"/>
      </w:sdtPr>
      <w:sdtContent>
        <w:p w:rsidR="00000000" w:rsidDel="00000000" w:rsidP="00000000" w:rsidRDefault="00000000" w:rsidRPr="00000000" w14:paraId="0000023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93872459"/>
              <w:tag w:val="goog_rdk_2750"/>
            </w:sdtPr>
            <w:sdtContent>
              <w:ins w:author="Rossi Rossi" w:id="118" w:date="2026-09-22T06:56:59Z">
                <w:sdt>
                  <w:sdtPr>
                    <w:id w:val="566900199"/>
                    <w:tag w:val="goog_rdk_2751"/>
                  </w:sdtPr>
                  <w:sdtContent>
                    <w:del w:author="Animefor Me" w:id="15" w:date="2026-09-29T09:36:34Z"/>
                  </w:sdtContent>
                </w:sdt>
              </w:ins>
              <w:sdt>
                <w:sdtPr>
                  <w:id w:val="-298856796"/>
                  <w:tag w:val="goog_rdk_275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88692827"/>
        <w:tag w:val="goog_rdk_2757"/>
      </w:sdtPr>
      <w:sdtContent>
        <w:p w:rsidR="00000000" w:rsidDel="00000000" w:rsidP="00000000" w:rsidRDefault="00000000" w:rsidRPr="00000000" w14:paraId="0000023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09630648"/>
              <w:tag w:val="goog_rdk_2754"/>
            </w:sdtPr>
            <w:sdtContent>
              <w:ins w:author="Rossi Rossi" w:id="118" w:date="2026-09-22T06:56:59Z">
                <w:sdt>
                  <w:sdtPr>
                    <w:id w:val="1425861619"/>
                    <w:tag w:val="goog_rdk_2755"/>
                  </w:sdtPr>
                  <w:sdtContent>
                    <w:del w:author="Animefor Me" w:id="15" w:date="2026-09-29T09:36:34Z"/>
                  </w:sdtContent>
                </w:sdt>
              </w:ins>
              <w:sdt>
                <w:sdtPr>
                  <w:id w:val="-1865651500"/>
                  <w:tag w:val="goog_rdk_275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8" w:date="2026-09-22T06:56:59Z">
                <w:del w:author="Animefor Me" w:id="15" w:date="2026-09-29T09:36:34Z"/>
              </w:ins>
            </w:sdtContent>
          </w:sdt>
        </w:p>
      </w:sdtContent>
    </w:sdt>
    <w:sdt>
      <w:sdtPr>
        <w:id w:val="962501348"/>
        <w:tag w:val="goog_rdk_2761"/>
      </w:sdtPr>
      <w:sdtContent>
        <w:p w:rsidR="00000000" w:rsidDel="00000000" w:rsidP="00000000" w:rsidRDefault="00000000" w:rsidRPr="00000000" w14:paraId="0000023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65095313"/>
              <w:tag w:val="goog_rdk_2758"/>
            </w:sdtPr>
            <w:sdtContent>
              <w:ins w:author="Rossi Rossi" w:id="118" w:date="2026-09-22T06:56:59Z">
                <w:sdt>
                  <w:sdtPr>
                    <w:id w:val="-1807602000"/>
                    <w:tag w:val="goog_rdk_2759"/>
                  </w:sdtPr>
                  <w:sdtContent>
                    <w:del w:author="Animefor Me" w:id="15" w:date="2026-09-29T09:36:34Z"/>
                  </w:sdtContent>
                </w:sdt>
              </w:ins>
              <w:sdt>
                <w:sdtPr>
                  <w:id w:val="1415153020"/>
                  <w:tag w:val="goog_rdk_276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118" w:date="2026-09-22T06:56:59Z">
                <w:del w:author="Animefor Me" w:id="15" w:date="2026-09-29T09:36:34Z"/>
              </w:ins>
            </w:sdtContent>
          </w:sdt>
        </w:p>
      </w:sdtContent>
    </w:sdt>
    <w:sdt>
      <w:sdtPr>
        <w:id w:val="-1015073652"/>
        <w:tag w:val="goog_rdk_2765"/>
      </w:sdtPr>
      <w:sdtContent>
        <w:p w:rsidR="00000000" w:rsidDel="00000000" w:rsidP="00000000" w:rsidRDefault="00000000" w:rsidRPr="00000000" w14:paraId="0000024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59425178"/>
              <w:tag w:val="goog_rdk_2762"/>
            </w:sdtPr>
            <w:sdtContent>
              <w:ins w:author="Rossi Rossi" w:id="118" w:date="2026-09-22T06:56:59Z">
                <w:sdt>
                  <w:sdtPr>
                    <w:id w:val="751586174"/>
                    <w:tag w:val="goog_rdk_2763"/>
                  </w:sdtPr>
                  <w:sdtContent>
                    <w:del w:author="Animefor Me" w:id="15" w:date="2026-09-29T09:36:34Z"/>
                  </w:sdtContent>
                </w:sdt>
              </w:ins>
              <w:sdt>
                <w:sdtPr>
                  <w:id w:val="1926434623"/>
                  <w:tag w:val="goog_rdk_276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46086953"/>
        <w:tag w:val="goog_rdk_2769"/>
      </w:sdtPr>
      <w:sdtContent>
        <w:p w:rsidR="00000000" w:rsidDel="00000000" w:rsidP="00000000" w:rsidRDefault="00000000" w:rsidRPr="00000000" w14:paraId="0000024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10107385"/>
              <w:tag w:val="goog_rdk_2766"/>
            </w:sdtPr>
            <w:sdtContent>
              <w:ins w:author="Rossi Rossi" w:id="118" w:date="2026-09-22T06:56:59Z">
                <w:sdt>
                  <w:sdtPr>
                    <w:id w:val="923947201"/>
                    <w:tag w:val="goog_rdk_2767"/>
                  </w:sdtPr>
                  <w:sdtContent>
                    <w:del w:author="Animefor Me" w:id="15" w:date="2026-09-29T09:36:34Z"/>
                  </w:sdtContent>
                </w:sdt>
              </w:ins>
              <w:sdt>
                <w:sdtPr>
                  <w:id w:val="1026393235"/>
                  <w:tag w:val="goog_rdk_276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118" w:date="2026-09-22T06:56:59Z">
                <w:del w:author="Animefor Me" w:id="15" w:date="2026-09-29T09:36:34Z"/>
              </w:ins>
            </w:sdtContent>
          </w:sdt>
        </w:p>
      </w:sdtContent>
    </w:sdt>
    <w:sdt>
      <w:sdtPr>
        <w:id w:val="197399383"/>
        <w:tag w:val="goog_rdk_2773"/>
      </w:sdtPr>
      <w:sdtContent>
        <w:p w:rsidR="00000000" w:rsidDel="00000000" w:rsidP="00000000" w:rsidRDefault="00000000" w:rsidRPr="00000000" w14:paraId="0000024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98232946"/>
              <w:tag w:val="goog_rdk_2770"/>
            </w:sdtPr>
            <w:sdtContent>
              <w:ins w:author="Rossi Rossi" w:id="118" w:date="2026-09-22T06:56:59Z">
                <w:sdt>
                  <w:sdtPr>
                    <w:id w:val="285078066"/>
                    <w:tag w:val="goog_rdk_2771"/>
                  </w:sdtPr>
                  <w:sdtContent>
                    <w:del w:author="Animefor Me" w:id="15" w:date="2026-09-29T09:36:34Z"/>
                  </w:sdtContent>
                </w:sdt>
              </w:ins>
              <w:sdt>
                <w:sdtPr>
                  <w:id w:val="227303853"/>
                  <w:tag w:val="goog_rdk_277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97713621"/>
        <w:tag w:val="goog_rdk_2777"/>
      </w:sdtPr>
      <w:sdtContent>
        <w:p w:rsidR="00000000" w:rsidDel="00000000" w:rsidP="00000000" w:rsidRDefault="00000000" w:rsidRPr="00000000" w14:paraId="0000024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93159848"/>
              <w:tag w:val="goog_rdk_2774"/>
            </w:sdtPr>
            <w:sdtContent>
              <w:ins w:author="Rossi Rossi" w:id="118" w:date="2026-09-22T06:56:59Z">
                <w:sdt>
                  <w:sdtPr>
                    <w:id w:val="-205334462"/>
                    <w:tag w:val="goog_rdk_2775"/>
                  </w:sdtPr>
                  <w:sdtContent>
                    <w:del w:author="Animefor Me" w:id="15" w:date="2026-09-29T09:36:34Z"/>
                  </w:sdtContent>
                </w:sdt>
              </w:ins>
              <w:sdt>
                <w:sdtPr>
                  <w:id w:val="674947671"/>
                  <w:tag w:val="goog_rdk_277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18" w:date="2026-09-22T06:56:59Z">
                <w:del w:author="Animefor Me" w:id="15" w:date="2026-09-29T09:36:34Z"/>
              </w:ins>
            </w:sdtContent>
          </w:sdt>
        </w:p>
      </w:sdtContent>
    </w:sdt>
    <w:sdt>
      <w:sdtPr>
        <w:id w:val="929299372"/>
        <w:tag w:val="goog_rdk_2781"/>
      </w:sdtPr>
      <w:sdtContent>
        <w:p w:rsidR="00000000" w:rsidDel="00000000" w:rsidP="00000000" w:rsidRDefault="00000000" w:rsidRPr="00000000" w14:paraId="0000024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75737990"/>
              <w:tag w:val="goog_rdk_2778"/>
            </w:sdtPr>
            <w:sdtContent>
              <w:ins w:author="Rossi Rossi" w:id="118" w:date="2026-09-22T06:56:59Z">
                <w:sdt>
                  <w:sdtPr>
                    <w:id w:val="1676139793"/>
                    <w:tag w:val="goog_rdk_2779"/>
                  </w:sdtPr>
                  <w:sdtContent>
                    <w:del w:author="Animefor Me" w:id="15" w:date="2026-09-29T09:36:34Z"/>
                  </w:sdtContent>
                </w:sdt>
              </w:ins>
              <w:sdt>
                <w:sdtPr>
                  <w:id w:val="-2043023042"/>
                  <w:tag w:val="goog_rdk_278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18" w:date="2026-09-22T06:56:59Z">
                <w:del w:author="Animefor Me" w:id="15" w:date="2026-09-29T09:36:34Z"/>
              </w:ins>
            </w:sdtContent>
          </w:sdt>
        </w:p>
      </w:sdtContent>
    </w:sdt>
    <w:sdt>
      <w:sdtPr>
        <w:id w:val="-1590707013"/>
        <w:tag w:val="goog_rdk_2786"/>
      </w:sdtPr>
      <w:sdtContent>
        <w:p w:rsidR="00000000" w:rsidDel="00000000" w:rsidP="00000000" w:rsidRDefault="00000000" w:rsidRPr="00000000" w14:paraId="0000024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48237900"/>
              <w:tag w:val="goog_rdk_2782"/>
            </w:sdtPr>
            <w:sdtContent>
              <w:ins w:author="Rossi Rossi" w:id="118" w:date="2026-09-22T06:56:59Z">
                <w:sdt>
                  <w:sdtPr>
                    <w:id w:val="-127801185"/>
                    <w:tag w:val="goog_rdk_2783"/>
                  </w:sdtPr>
                  <w:sdtContent>
                    <w:del w:author="Animefor Me" w:id="15" w:date="2026-09-29T09:36:34Z"/>
                  </w:sdtContent>
                </w:sdt>
              </w:ins>
              <w:sdt>
                <w:sdtPr>
                  <w:id w:val="-25207891"/>
                  <w:tag w:val="goog_rdk_278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these</w:delText>
                      </w:r>
                    </w:del>
                  </w:ins>
                </w:sdtContent>
              </w:sdt>
              <w:ins w:author="Rossi Rossi" w:id="118" w:date="2026-09-22T06:56:59Z">
                <w:del w:author="Animefor Me" w:id="15" w:date="2026-09-29T09:36:34Z">
                  <w:sdt>
                    <w:sdtPr>
                      <w:id w:val="1931592126"/>
                      <w:tag w:val="goog_rdk_2785"/>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restrictions are applied.**</w:delText>
                      </w:r>
                    </w:sdtContent>
                  </w:sdt>
                </w:del>
              </w:ins>
            </w:sdtContent>
          </w:sdt>
        </w:p>
      </w:sdtContent>
    </w:sdt>
    <w:sdt>
      <w:sdtPr>
        <w:id w:val="-136496697"/>
        <w:tag w:val="goog_rdk_2792"/>
      </w:sdtPr>
      <w:sdtContent>
        <w:p w:rsidR="00000000" w:rsidDel="00000000" w:rsidP="00000000" w:rsidRDefault="00000000" w:rsidRPr="00000000" w14:paraId="00000246">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2130353350"/>
              <w:tag w:val="goog_rdk_2789"/>
            </w:sdtPr>
            <w:sdtContent>
              <w:ins w:author="Abinaya Saravanan" w:id="137" w:date="2026-09-23T05:21:37Z">
                <w:sdt>
                  <w:sdtPr>
                    <w:id w:val="-592281291"/>
                    <w:tag w:val="goog_rdk_2790"/>
                  </w:sdtPr>
                  <w:sdtContent>
                    <w:del w:author="Animefor Me" w:id="15" w:date="2026-09-29T09:36:34Z"/>
                  </w:sdtContent>
                </w:sdt>
              </w:ins>
              <w:sdt>
                <w:sdtPr>
                  <w:id w:val="1271015413"/>
                  <w:tag w:val="goog_rdk_2791"/>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7" w:date="2026-09-23T05:21:37Z">
                <w:del w:author="Animefor Me" w:id="15" w:date="2026-09-29T09:36:34Z"/>
              </w:ins>
            </w:sdtContent>
          </w:sdt>
        </w:p>
      </w:sdtContent>
    </w:sdt>
    <w:sdt>
      <w:sdtPr>
        <w:id w:val="-9148393"/>
        <w:tag w:val="goog_rdk_2796"/>
      </w:sdtPr>
      <w:sdtContent>
        <w:p w:rsidR="00000000" w:rsidDel="00000000" w:rsidP="00000000" w:rsidRDefault="00000000" w:rsidRPr="00000000" w14:paraId="00000247">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549990148"/>
              <w:tag w:val="goog_rdk_2793"/>
            </w:sdtPr>
            <w:sdtContent>
              <w:ins w:author="Abinaya Saravanan" w:id="137" w:date="2026-09-23T05:21:37Z">
                <w:sdt>
                  <w:sdtPr>
                    <w:id w:val="978057791"/>
                    <w:tag w:val="goog_rdk_2794"/>
                  </w:sdtPr>
                  <w:sdtContent>
                    <w:del w:author="Animefor Me" w:id="15" w:date="2026-09-29T09:36:34Z"/>
                  </w:sdtContent>
                </w:sdt>
              </w:ins>
              <w:sdt>
                <w:sdtPr>
                  <w:id w:val="1465085586"/>
                  <w:tag w:val="goog_rdk_2795"/>
                </w:sdtPr>
                <w:sdtContent>
                  <w:ins w:author="Abinaya Saravanan" w:id="137" w:date="2026-09-23T05:21:37Z">
                    <w:del w:author="Animefor Me" w:id="15" w:date="2026-09-29T09:36:34Z">
                      <w:r w:rsidDel="00000000" w:rsidR="00000000" w:rsidRPr="00000000">
                        <w:rPr>
                          <w:rtl w:val="0"/>
                        </w:rPr>
                      </w:r>
                    </w:del>
                  </w:ins>
                </w:sdtContent>
              </w:sdt>
              <w:ins w:author="Abinaya Saravanan" w:id="137" w:date="2026-09-23T05:21:37Z">
                <w:del w:author="Animefor Me" w:id="15" w:date="2026-09-29T09:36:34Z"/>
              </w:ins>
            </w:sdtContent>
          </w:sdt>
        </w:p>
      </w:sdtContent>
    </w:sdt>
    <w:sdt>
      <w:sdtPr>
        <w:id w:val="477496424"/>
        <w:tag w:val="goog_rdk_2800"/>
      </w:sdtPr>
      <w:sdtContent>
        <w:p w:rsidR="00000000" w:rsidDel="00000000" w:rsidP="00000000" w:rsidRDefault="00000000" w:rsidRPr="00000000" w14:paraId="00000248">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119973593"/>
              <w:tag w:val="goog_rdk_2797"/>
            </w:sdtPr>
            <w:sdtContent>
              <w:ins w:author="Abinaya Saravanan" w:id="137" w:date="2026-09-23T05:21:37Z">
                <w:sdt>
                  <w:sdtPr>
                    <w:id w:val="451116022"/>
                    <w:tag w:val="goog_rdk_2798"/>
                  </w:sdtPr>
                  <w:sdtContent>
                    <w:del w:author="Animefor Me" w:id="15" w:date="2026-09-29T09:36:34Z"/>
                  </w:sdtContent>
                </w:sdt>
              </w:ins>
              <w:sdt>
                <w:sdtPr>
                  <w:id w:val="-2013887138"/>
                  <w:tag w:val="goog_rdk_2799"/>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7" w:date="2026-09-23T05:21:37Z">
                <w:del w:author="Animefor Me" w:id="15" w:date="2026-09-29T09:36:34Z"/>
              </w:ins>
            </w:sdtContent>
          </w:sdt>
        </w:p>
      </w:sdtContent>
    </w:sdt>
    <w:sdt>
      <w:sdtPr>
        <w:id w:val="1283868698"/>
        <w:tag w:val="goog_rdk_2804"/>
      </w:sdtPr>
      <w:sdtContent>
        <w:p w:rsidR="00000000" w:rsidDel="00000000" w:rsidP="00000000" w:rsidRDefault="00000000" w:rsidRPr="00000000" w14:paraId="00000249">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378067175"/>
              <w:tag w:val="goog_rdk_2801"/>
            </w:sdtPr>
            <w:sdtContent>
              <w:ins w:author="Abinaya Saravanan" w:id="137" w:date="2026-09-23T05:21:37Z">
                <w:sdt>
                  <w:sdtPr>
                    <w:id w:val="-647908491"/>
                    <w:tag w:val="goog_rdk_2802"/>
                  </w:sdtPr>
                  <w:sdtContent>
                    <w:del w:author="Animefor Me" w:id="15" w:date="2026-09-29T09:36:34Z"/>
                  </w:sdtContent>
                </w:sdt>
              </w:ins>
              <w:sdt>
                <w:sdtPr>
                  <w:id w:val="347580301"/>
                  <w:tag w:val="goog_rdk_2803"/>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7" w:date="2026-09-23T05:21:37Z">
                <w:del w:author="Animefor Me" w:id="15" w:date="2026-09-29T09:36:34Z"/>
              </w:ins>
            </w:sdtContent>
          </w:sdt>
        </w:p>
      </w:sdtContent>
    </w:sdt>
    <w:sdt>
      <w:sdtPr>
        <w:id w:val="352847138"/>
        <w:tag w:val="goog_rdk_2808"/>
      </w:sdtPr>
      <w:sdtContent>
        <w:p w:rsidR="00000000" w:rsidDel="00000000" w:rsidP="00000000" w:rsidRDefault="00000000" w:rsidRPr="00000000" w14:paraId="0000024A">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290428016"/>
              <w:tag w:val="goog_rdk_2805"/>
            </w:sdtPr>
            <w:sdtContent>
              <w:ins w:author="Abinaya Saravanan" w:id="137" w:date="2026-09-23T05:21:37Z">
                <w:sdt>
                  <w:sdtPr>
                    <w:id w:val="54356094"/>
                    <w:tag w:val="goog_rdk_2806"/>
                  </w:sdtPr>
                  <w:sdtContent>
                    <w:del w:author="Animefor Me" w:id="15" w:date="2026-09-29T09:36:34Z"/>
                  </w:sdtContent>
                </w:sdt>
              </w:ins>
              <w:sdt>
                <w:sdtPr>
                  <w:id w:val="1324036862"/>
                  <w:tag w:val="goog_rdk_2807"/>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7" w:date="2026-09-23T05:21:37Z">
                <w:del w:author="Animefor Me" w:id="15" w:date="2026-09-29T09:36:34Z"/>
              </w:ins>
            </w:sdtContent>
          </w:sdt>
        </w:p>
      </w:sdtContent>
    </w:sdt>
    <w:sdt>
      <w:sdtPr>
        <w:id w:val="1770576961"/>
        <w:tag w:val="goog_rdk_2812"/>
      </w:sdtPr>
      <w:sdtContent>
        <w:p w:rsidR="00000000" w:rsidDel="00000000" w:rsidP="00000000" w:rsidRDefault="00000000" w:rsidRPr="00000000" w14:paraId="0000024B">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97326888"/>
              <w:tag w:val="goog_rdk_2809"/>
            </w:sdtPr>
            <w:sdtContent>
              <w:ins w:author="Abinaya Saravanan" w:id="137" w:date="2026-09-23T05:21:37Z">
                <w:sdt>
                  <w:sdtPr>
                    <w:id w:val="-1322536796"/>
                    <w:tag w:val="goog_rdk_2810"/>
                  </w:sdtPr>
                  <w:sdtContent>
                    <w:del w:author="Animefor Me" w:id="15" w:date="2026-09-29T09:36:34Z"/>
                  </w:sdtContent>
                </w:sdt>
              </w:ins>
              <w:sdt>
                <w:sdtPr>
                  <w:id w:val="-1829056421"/>
                  <w:tag w:val="goog_rdk_2811"/>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7" w:date="2026-09-23T05:21:37Z">
                <w:del w:author="Animefor Me" w:id="15" w:date="2026-09-29T09:36:34Z"/>
              </w:ins>
            </w:sdtContent>
          </w:sdt>
        </w:p>
      </w:sdtContent>
    </w:sdt>
    <w:sdt>
      <w:sdtPr>
        <w:id w:val="-156459966"/>
        <w:tag w:val="goog_rdk_2816"/>
      </w:sdtPr>
      <w:sdtContent>
        <w:p w:rsidR="00000000" w:rsidDel="00000000" w:rsidP="00000000" w:rsidRDefault="00000000" w:rsidRPr="00000000" w14:paraId="0000024C">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769641401"/>
              <w:tag w:val="goog_rdk_2813"/>
            </w:sdtPr>
            <w:sdtContent>
              <w:ins w:author="Abinaya Saravanan" w:id="137" w:date="2026-09-23T05:21:37Z">
                <w:sdt>
                  <w:sdtPr>
                    <w:id w:val="708223749"/>
                    <w:tag w:val="goog_rdk_2814"/>
                  </w:sdtPr>
                  <w:sdtContent>
                    <w:del w:author="Animefor Me" w:id="15" w:date="2026-09-29T09:36:34Z"/>
                  </w:sdtContent>
                </w:sdt>
              </w:ins>
              <w:sdt>
                <w:sdtPr>
                  <w:id w:val="1983205584"/>
                  <w:tag w:val="goog_rdk_2815"/>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7" w:date="2026-09-23T05:21:37Z">
                <w:del w:author="Animefor Me" w:id="15" w:date="2026-09-29T09:36:34Z"/>
              </w:ins>
            </w:sdtContent>
          </w:sdt>
        </w:p>
      </w:sdtContent>
    </w:sdt>
    <w:sdt>
      <w:sdtPr>
        <w:id w:val="-1890376702"/>
        <w:tag w:val="goog_rdk_2820"/>
      </w:sdtPr>
      <w:sdtContent>
        <w:p w:rsidR="00000000" w:rsidDel="00000000" w:rsidP="00000000" w:rsidRDefault="00000000" w:rsidRPr="00000000" w14:paraId="0000024D">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805051853"/>
              <w:tag w:val="goog_rdk_2817"/>
            </w:sdtPr>
            <w:sdtContent>
              <w:ins w:author="Abinaya Saravanan" w:id="137" w:date="2026-09-23T05:21:37Z">
                <w:sdt>
                  <w:sdtPr>
                    <w:id w:val="-506042500"/>
                    <w:tag w:val="goog_rdk_2818"/>
                  </w:sdtPr>
                  <w:sdtContent>
                    <w:del w:author="Animefor Me" w:id="15" w:date="2026-09-29T09:36:34Z"/>
                  </w:sdtContent>
                </w:sdt>
              </w:ins>
              <w:sdt>
                <w:sdtPr>
                  <w:id w:val="-1742310047"/>
                  <w:tag w:val="goog_rdk_2819"/>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7" w:date="2026-09-23T05:21:37Z">
                <w:del w:author="Animefor Me" w:id="15" w:date="2026-09-29T09:36:34Z"/>
              </w:ins>
            </w:sdtContent>
          </w:sdt>
        </w:p>
      </w:sdtContent>
    </w:sdt>
    <w:sdt>
      <w:sdtPr>
        <w:id w:val="1737843488"/>
        <w:tag w:val="goog_rdk_2824"/>
      </w:sdtPr>
      <w:sdtContent>
        <w:p w:rsidR="00000000" w:rsidDel="00000000" w:rsidP="00000000" w:rsidRDefault="00000000" w:rsidRPr="00000000" w14:paraId="0000024E">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536367612"/>
              <w:tag w:val="goog_rdk_2821"/>
            </w:sdtPr>
            <w:sdtContent>
              <w:ins w:author="Abinaya Saravanan" w:id="137" w:date="2026-09-23T05:21:37Z">
                <w:sdt>
                  <w:sdtPr>
                    <w:id w:val="-1046365593"/>
                    <w:tag w:val="goog_rdk_2822"/>
                  </w:sdtPr>
                  <w:sdtContent>
                    <w:del w:author="Animefor Me" w:id="15" w:date="2026-09-29T09:36:34Z"/>
                  </w:sdtContent>
                </w:sdt>
              </w:ins>
              <w:sdt>
                <w:sdtPr>
                  <w:id w:val="397877534"/>
                  <w:tag w:val="goog_rdk_2823"/>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7" w:date="2026-09-23T05:21:37Z">
                <w:del w:author="Animefor Me" w:id="15" w:date="2026-09-29T09:36:34Z"/>
              </w:ins>
            </w:sdtContent>
          </w:sdt>
        </w:p>
      </w:sdtContent>
    </w:sdt>
    <w:sdt>
      <w:sdtPr>
        <w:id w:val="248421660"/>
        <w:tag w:val="goog_rdk_2829"/>
      </w:sdtPr>
      <w:sdtContent>
        <w:p w:rsidR="00000000" w:rsidDel="00000000" w:rsidP="00000000" w:rsidRDefault="00000000" w:rsidRPr="00000000" w14:paraId="0000024F">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52420542"/>
              <w:tag w:val="goog_rdk_2825"/>
            </w:sdtPr>
            <w:sdtContent>
              <w:ins w:author="Abinaya Saravanan" w:id="137" w:date="2026-09-23T05:21:37Z">
                <w:sdt>
                  <w:sdtPr>
                    <w:id w:val="299911158"/>
                    <w:tag w:val="goog_rdk_2826"/>
                  </w:sdtPr>
                  <w:sdtContent>
                    <w:del w:author="Animefor Me" w:id="15" w:date="2026-09-29T09:36:34Z"/>
                  </w:sdtContent>
                </w:sdt>
              </w:ins>
              <w:sdt>
                <w:sdtPr>
                  <w:id w:val="1026404666"/>
                  <w:tag w:val="goog_rdk_2827"/>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w:delText>
                      </w:r>
                    </w:del>
                  </w:ins>
                </w:sdtContent>
              </w:sdt>
              <w:ins w:author="Abinaya Saravanan" w:id="137" w:date="2026-09-23T05:21:37Z">
                <w:del w:author="Animefor Me" w:id="15" w:date="2026-09-29T09:36:34Z">
                  <w:sdt>
                    <w:sdtPr>
                      <w:id w:val="-361002746"/>
                      <w:tag w:val="goog_rdk_2828"/>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ry: {e}"</w:delText>
                      </w:r>
                    </w:sdtContent>
                  </w:sdt>
                </w:del>
              </w:ins>
            </w:sdtContent>
          </w:sdt>
        </w:p>
      </w:sdtContent>
    </w:sdt>
    <w:sdt>
      <w:sdtPr>
        <w:id w:val="-2089140770"/>
        <w:tag w:val="goog_rdk_2833"/>
      </w:sdtPr>
      <w:sdtContent>
        <w:p w:rsidR="00000000" w:rsidDel="00000000" w:rsidP="00000000" w:rsidRDefault="00000000" w:rsidRPr="00000000" w14:paraId="00000250">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2096788232"/>
              <w:tag w:val="goog_rdk_2830"/>
            </w:sdtPr>
            <w:sdtContent>
              <w:ins w:author="Abinaya Saravanan" w:id="137" w:date="2026-09-23T05:21:37Z">
                <w:sdt>
                  <w:sdtPr>
                    <w:id w:val="-2024180534"/>
                    <w:tag w:val="goog_rdk_2831"/>
                  </w:sdtPr>
                  <w:sdtContent>
                    <w:del w:author="Animefor Me" w:id="15" w:date="2026-09-29T09:36:34Z"/>
                  </w:sdtContent>
                </w:sdt>
              </w:ins>
              <w:sdt>
                <w:sdtPr>
                  <w:id w:val="-1582248849"/>
                  <w:tag w:val="goog_rdk_2832"/>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7" w:date="2026-09-23T05:21:37Z">
                <w:del w:author="Animefor Me" w:id="15" w:date="2026-09-29T09:36:34Z"/>
              </w:ins>
            </w:sdtContent>
          </w:sdt>
        </w:p>
      </w:sdtContent>
    </w:sdt>
    <w:sdt>
      <w:sdtPr>
        <w:id w:val="293097876"/>
        <w:tag w:val="goog_rdk_2837"/>
      </w:sdtPr>
      <w:sdtContent>
        <w:p w:rsidR="00000000" w:rsidDel="00000000" w:rsidP="00000000" w:rsidRDefault="00000000" w:rsidRPr="00000000" w14:paraId="00000251">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2007984326"/>
              <w:tag w:val="goog_rdk_2834"/>
            </w:sdtPr>
            <w:sdtContent>
              <w:ins w:author="Abinaya Saravanan" w:id="137" w:date="2026-09-23T05:21:37Z">
                <w:sdt>
                  <w:sdtPr>
                    <w:id w:val="84116568"/>
                    <w:tag w:val="goog_rdk_2835"/>
                  </w:sdtPr>
                  <w:sdtContent>
                    <w:del w:author="Animefor Me" w:id="15" w:date="2026-09-29T09:36:34Z"/>
                  </w:sdtContent>
                </w:sdt>
              </w:ins>
              <w:sdt>
                <w:sdtPr>
                  <w:id w:val="-239123561"/>
                  <w:tag w:val="goog_rdk_2836"/>
                </w:sdtPr>
                <w:sdtContent>
                  <w:ins w:author="Abinaya Saravanan" w:id="137" w:date="2026-09-23T05:21:37Z">
                    <w:del w:author="Animefor Me" w:id="15" w:date="2026-09-29T09:36:34Z">
                      <w:r w:rsidDel="00000000" w:rsidR="00000000" w:rsidRPr="00000000">
                        <w:rPr>
                          <w:rtl w:val="0"/>
                        </w:rPr>
                      </w:r>
                    </w:del>
                  </w:ins>
                </w:sdtContent>
              </w:sdt>
              <w:ins w:author="Abinaya Saravanan" w:id="137" w:date="2026-09-23T05:21:37Z">
                <w:del w:author="Animefor Me" w:id="15" w:date="2026-09-29T09:36:34Z"/>
              </w:ins>
            </w:sdtContent>
          </w:sdt>
        </w:p>
      </w:sdtContent>
    </w:sdt>
    <w:sdt>
      <w:sdtPr>
        <w:id w:val="-1581368562"/>
        <w:tag w:val="goog_rdk_2841"/>
      </w:sdtPr>
      <w:sdtContent>
        <w:p w:rsidR="00000000" w:rsidDel="00000000" w:rsidP="00000000" w:rsidRDefault="00000000" w:rsidRPr="00000000" w14:paraId="00000252">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2040292365"/>
              <w:tag w:val="goog_rdk_2838"/>
            </w:sdtPr>
            <w:sdtContent>
              <w:ins w:author="Abinaya Saravanan" w:id="137" w:date="2026-09-23T05:21:37Z">
                <w:sdt>
                  <w:sdtPr>
                    <w:id w:val="157970079"/>
                    <w:tag w:val="goog_rdk_2839"/>
                  </w:sdtPr>
                  <w:sdtContent>
                    <w:del w:author="Animefor Me" w:id="15" w:date="2026-09-29T09:36:34Z"/>
                  </w:sdtContent>
                </w:sdt>
              </w:ins>
              <w:sdt>
                <w:sdtPr>
                  <w:id w:val="-1493386650"/>
                  <w:tag w:val="goog_rdk_2840"/>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7" w:date="2026-09-23T05:21:37Z">
                <w:del w:author="Animefor Me" w:id="15" w:date="2026-09-29T09:36:34Z"/>
              </w:ins>
            </w:sdtContent>
          </w:sdt>
        </w:p>
      </w:sdtContent>
    </w:sdt>
    <w:sdt>
      <w:sdtPr>
        <w:id w:val="-853662645"/>
        <w:tag w:val="goog_rdk_2845"/>
      </w:sdtPr>
      <w:sdtContent>
        <w:p w:rsidR="00000000" w:rsidDel="00000000" w:rsidP="00000000" w:rsidRDefault="00000000" w:rsidRPr="00000000" w14:paraId="00000253">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040122321"/>
              <w:tag w:val="goog_rdk_2842"/>
            </w:sdtPr>
            <w:sdtContent>
              <w:ins w:author="Abinaya Saravanan" w:id="137" w:date="2026-09-23T05:21:37Z">
                <w:sdt>
                  <w:sdtPr>
                    <w:id w:val="-1537901044"/>
                    <w:tag w:val="goog_rdk_2843"/>
                  </w:sdtPr>
                  <w:sdtContent>
                    <w:del w:author="Animefor Me" w:id="15" w:date="2026-09-29T09:36:34Z"/>
                  </w:sdtContent>
                </w:sdt>
              </w:ins>
              <w:sdt>
                <w:sdtPr>
                  <w:id w:val="-1520371734"/>
                  <w:tag w:val="goog_rdk_2844"/>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7" w:date="2026-09-23T05:21:37Z">
                <w:del w:author="Animefor Me" w:id="15" w:date="2026-09-29T09:36:34Z"/>
              </w:ins>
            </w:sdtContent>
          </w:sdt>
        </w:p>
      </w:sdtContent>
    </w:sdt>
    <w:sdt>
      <w:sdtPr>
        <w:id w:val="-1389073768"/>
        <w:tag w:val="goog_rdk_2849"/>
      </w:sdtPr>
      <w:sdtContent>
        <w:p w:rsidR="00000000" w:rsidDel="00000000" w:rsidP="00000000" w:rsidRDefault="00000000" w:rsidRPr="00000000" w14:paraId="00000254">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342983954"/>
              <w:tag w:val="goog_rdk_2846"/>
            </w:sdtPr>
            <w:sdtContent>
              <w:ins w:author="Abinaya Saravanan" w:id="137" w:date="2026-09-23T05:21:37Z">
                <w:sdt>
                  <w:sdtPr>
                    <w:id w:val="1500483382"/>
                    <w:tag w:val="goog_rdk_2847"/>
                  </w:sdtPr>
                  <w:sdtContent>
                    <w:del w:author="Animefor Me" w:id="15" w:date="2026-09-29T09:36:34Z"/>
                  </w:sdtContent>
                </w:sdt>
              </w:ins>
              <w:sdt>
                <w:sdtPr>
                  <w:id w:val="1939830279"/>
                  <w:tag w:val="goog_rdk_2848"/>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7" w:date="2026-09-23T05:21:37Z">
                <w:del w:author="Animefor Me" w:id="15" w:date="2026-09-29T09:36:34Z"/>
              </w:ins>
            </w:sdtContent>
          </w:sdt>
        </w:p>
      </w:sdtContent>
    </w:sdt>
    <w:sdt>
      <w:sdtPr>
        <w:id w:val="-1063239198"/>
        <w:tag w:val="goog_rdk_2853"/>
      </w:sdtPr>
      <w:sdtContent>
        <w:p w:rsidR="00000000" w:rsidDel="00000000" w:rsidP="00000000" w:rsidRDefault="00000000" w:rsidRPr="00000000" w14:paraId="00000255">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60639192"/>
              <w:tag w:val="goog_rdk_2850"/>
            </w:sdtPr>
            <w:sdtContent>
              <w:ins w:author="Abinaya Saravanan" w:id="137" w:date="2026-09-23T05:21:37Z">
                <w:sdt>
                  <w:sdtPr>
                    <w:id w:val="-531058288"/>
                    <w:tag w:val="goog_rdk_2851"/>
                  </w:sdtPr>
                  <w:sdtContent>
                    <w:del w:author="Animefor Me" w:id="15" w:date="2026-09-29T09:36:34Z"/>
                  </w:sdtContent>
                </w:sdt>
              </w:ins>
              <w:sdt>
                <w:sdtPr>
                  <w:id w:val="1967113538"/>
                  <w:tag w:val="goog_rdk_2852"/>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7" w:date="2026-09-23T05:21:37Z">
                <w:del w:author="Animefor Me" w:id="15" w:date="2026-09-29T09:36:34Z"/>
              </w:ins>
            </w:sdtContent>
          </w:sdt>
        </w:p>
      </w:sdtContent>
    </w:sdt>
    <w:sdt>
      <w:sdtPr>
        <w:id w:val="1105561612"/>
        <w:tag w:val="goog_rdk_2857"/>
      </w:sdtPr>
      <w:sdtContent>
        <w:p w:rsidR="00000000" w:rsidDel="00000000" w:rsidP="00000000" w:rsidRDefault="00000000" w:rsidRPr="00000000" w14:paraId="00000256">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238479102"/>
              <w:tag w:val="goog_rdk_2854"/>
            </w:sdtPr>
            <w:sdtContent>
              <w:ins w:author="Abinaya Saravanan" w:id="137" w:date="2026-09-23T05:21:37Z">
                <w:sdt>
                  <w:sdtPr>
                    <w:id w:val="-59173206"/>
                    <w:tag w:val="goog_rdk_2855"/>
                  </w:sdtPr>
                  <w:sdtContent>
                    <w:del w:author="Animefor Me" w:id="15" w:date="2026-09-29T09:36:34Z"/>
                  </w:sdtContent>
                </w:sdt>
              </w:ins>
              <w:sdt>
                <w:sdtPr>
                  <w:id w:val="-405177480"/>
                  <w:tag w:val="goog_rdk_2856"/>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7" w:date="2026-09-23T05:21:37Z">
                <w:del w:author="Animefor Me" w:id="15" w:date="2026-09-29T09:36:34Z"/>
              </w:ins>
            </w:sdtContent>
          </w:sdt>
        </w:p>
      </w:sdtContent>
    </w:sdt>
    <w:sdt>
      <w:sdtPr>
        <w:id w:val="-1363868168"/>
        <w:tag w:val="goog_rdk_2861"/>
      </w:sdtPr>
      <w:sdtContent>
        <w:p w:rsidR="00000000" w:rsidDel="00000000" w:rsidP="00000000" w:rsidRDefault="00000000" w:rsidRPr="00000000" w14:paraId="00000257">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650309379"/>
              <w:tag w:val="goog_rdk_2858"/>
            </w:sdtPr>
            <w:sdtContent>
              <w:ins w:author="Abinaya Saravanan" w:id="137" w:date="2026-09-23T05:21:37Z">
                <w:sdt>
                  <w:sdtPr>
                    <w:id w:val="-229179427"/>
                    <w:tag w:val="goog_rdk_2859"/>
                  </w:sdtPr>
                  <w:sdtContent>
                    <w:del w:author="Animefor Me" w:id="15" w:date="2026-09-29T09:36:34Z"/>
                  </w:sdtContent>
                </w:sdt>
              </w:ins>
              <w:sdt>
                <w:sdtPr>
                  <w:id w:val="-1857959388"/>
                  <w:tag w:val="goog_rdk_2860"/>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7" w:date="2026-09-23T05:21:37Z">
                <w:del w:author="Animefor Me" w:id="15" w:date="2026-09-29T09:36:34Z"/>
              </w:ins>
            </w:sdtContent>
          </w:sdt>
        </w:p>
      </w:sdtContent>
    </w:sdt>
    <w:sdt>
      <w:sdtPr>
        <w:id w:val="-1315727124"/>
        <w:tag w:val="goog_rdk_2865"/>
      </w:sdtPr>
      <w:sdtContent>
        <w:p w:rsidR="00000000" w:rsidDel="00000000" w:rsidP="00000000" w:rsidRDefault="00000000" w:rsidRPr="00000000" w14:paraId="00000258">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909609084"/>
              <w:tag w:val="goog_rdk_2862"/>
            </w:sdtPr>
            <w:sdtContent>
              <w:ins w:author="Abinaya Saravanan" w:id="137" w:date="2026-09-23T05:21:37Z">
                <w:sdt>
                  <w:sdtPr>
                    <w:id w:val="-1119570996"/>
                    <w:tag w:val="goog_rdk_2863"/>
                  </w:sdtPr>
                  <w:sdtContent>
                    <w:del w:author="Animefor Me" w:id="15" w:date="2026-09-29T09:36:34Z"/>
                  </w:sdtContent>
                </w:sdt>
              </w:ins>
              <w:sdt>
                <w:sdtPr>
                  <w:id w:val="970857111"/>
                  <w:tag w:val="goog_rdk_2864"/>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7" w:date="2026-09-23T05:21:37Z">
                <w:del w:author="Animefor Me" w:id="15" w:date="2026-09-29T09:36:34Z"/>
              </w:ins>
            </w:sdtContent>
          </w:sdt>
        </w:p>
      </w:sdtContent>
    </w:sdt>
    <w:sdt>
      <w:sdtPr>
        <w:id w:val="53478172"/>
        <w:tag w:val="goog_rdk_2869"/>
      </w:sdtPr>
      <w:sdtContent>
        <w:p w:rsidR="00000000" w:rsidDel="00000000" w:rsidP="00000000" w:rsidRDefault="00000000" w:rsidRPr="00000000" w14:paraId="00000259">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791959816"/>
              <w:tag w:val="goog_rdk_2866"/>
            </w:sdtPr>
            <w:sdtContent>
              <w:ins w:author="Abinaya Saravanan" w:id="137" w:date="2026-09-23T05:21:37Z">
                <w:sdt>
                  <w:sdtPr>
                    <w:id w:val="-588599996"/>
                    <w:tag w:val="goog_rdk_2867"/>
                  </w:sdtPr>
                  <w:sdtContent>
                    <w:del w:author="Animefor Me" w:id="15" w:date="2026-09-29T09:36:34Z"/>
                  </w:sdtContent>
                </w:sdt>
              </w:ins>
              <w:sdt>
                <w:sdtPr>
                  <w:id w:val="45106388"/>
                  <w:tag w:val="goog_rdk_2868"/>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7" w:date="2026-09-23T05:21:37Z">
                <w:del w:author="Animefor Me" w:id="15" w:date="2026-09-29T09:36:34Z"/>
              </w:ins>
            </w:sdtContent>
          </w:sdt>
        </w:p>
      </w:sdtContent>
    </w:sdt>
    <w:sdt>
      <w:sdtPr>
        <w:id w:val="-1066771770"/>
        <w:tag w:val="goog_rdk_2873"/>
      </w:sdtPr>
      <w:sdtContent>
        <w:p w:rsidR="00000000" w:rsidDel="00000000" w:rsidP="00000000" w:rsidRDefault="00000000" w:rsidRPr="00000000" w14:paraId="0000025A">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340759163"/>
              <w:tag w:val="goog_rdk_2870"/>
            </w:sdtPr>
            <w:sdtContent>
              <w:ins w:author="Abinaya Saravanan" w:id="137" w:date="2026-09-23T05:21:37Z">
                <w:sdt>
                  <w:sdtPr>
                    <w:id w:val="-1950514280"/>
                    <w:tag w:val="goog_rdk_2871"/>
                  </w:sdtPr>
                  <w:sdtContent>
                    <w:del w:author="Animefor Me" w:id="15" w:date="2026-09-29T09:36:34Z"/>
                  </w:sdtContent>
                </w:sdt>
              </w:ins>
              <w:sdt>
                <w:sdtPr>
                  <w:id w:val="1900955050"/>
                  <w:tag w:val="goog_rdk_2872"/>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7" w:date="2026-09-23T05:21:37Z">
                <w:del w:author="Animefor Me" w:id="15" w:date="2026-09-29T09:36:34Z"/>
              </w:ins>
            </w:sdtContent>
          </w:sdt>
        </w:p>
      </w:sdtContent>
    </w:sdt>
    <w:sdt>
      <w:sdtPr>
        <w:id w:val="-1352705621"/>
        <w:tag w:val="goog_rdk_2877"/>
      </w:sdtPr>
      <w:sdtContent>
        <w:p w:rsidR="00000000" w:rsidDel="00000000" w:rsidP="00000000" w:rsidRDefault="00000000" w:rsidRPr="00000000" w14:paraId="0000025B">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922650748"/>
              <w:tag w:val="goog_rdk_2874"/>
            </w:sdtPr>
            <w:sdtContent>
              <w:ins w:author="Abinaya Saravanan" w:id="137" w:date="2026-09-23T05:21:37Z">
                <w:sdt>
                  <w:sdtPr>
                    <w:id w:val="387336800"/>
                    <w:tag w:val="goog_rdk_2875"/>
                  </w:sdtPr>
                  <w:sdtContent>
                    <w:del w:author="Animefor Me" w:id="15" w:date="2026-09-29T09:36:34Z"/>
                  </w:sdtContent>
                </w:sdt>
              </w:ins>
              <w:sdt>
                <w:sdtPr>
                  <w:id w:val="-1743746717"/>
                  <w:tag w:val="goog_rdk_2876"/>
                </w:sdtPr>
                <w:sdtContent>
                  <w:ins w:author="Abinaya Saravanan" w:id="137" w:date="2026-09-23T05:21:37Z">
                    <w:del w:author="Animefor Me" w:id="15" w:date="2026-09-29T09:36:34Z">
                      <w:r w:rsidDel="00000000" w:rsidR="00000000" w:rsidRPr="00000000">
                        <w:rPr>
                          <w:rtl w:val="0"/>
                        </w:rPr>
                      </w:r>
                    </w:del>
                  </w:ins>
                </w:sdtContent>
              </w:sdt>
              <w:ins w:author="Abinaya Saravanan" w:id="137" w:date="2026-09-23T05:21:37Z">
                <w:del w:author="Animefor Me" w:id="15" w:date="2026-09-29T09:36:34Z"/>
              </w:ins>
            </w:sdtContent>
          </w:sdt>
        </w:p>
      </w:sdtContent>
    </w:sdt>
    <w:sdt>
      <w:sdtPr>
        <w:id w:val="-839580874"/>
        <w:tag w:val="goog_rdk_2881"/>
      </w:sdtPr>
      <w:sdtContent>
        <w:p w:rsidR="00000000" w:rsidDel="00000000" w:rsidP="00000000" w:rsidRDefault="00000000" w:rsidRPr="00000000" w14:paraId="0000025C">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698977951"/>
              <w:tag w:val="goog_rdk_2878"/>
            </w:sdtPr>
            <w:sdtContent>
              <w:ins w:author="Abinaya Saravanan" w:id="137" w:date="2026-09-23T05:21:37Z">
                <w:sdt>
                  <w:sdtPr>
                    <w:id w:val="1286037461"/>
                    <w:tag w:val="goog_rdk_2879"/>
                  </w:sdtPr>
                  <w:sdtContent>
                    <w:del w:author="Animefor Me" w:id="15" w:date="2026-09-29T09:36:34Z"/>
                  </w:sdtContent>
                </w:sdt>
              </w:ins>
              <w:sdt>
                <w:sdtPr>
                  <w:id w:val="362228539"/>
                  <w:tag w:val="goog_rdk_2880"/>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7" w:date="2026-09-23T05:21:37Z">
                <w:del w:author="Animefor Me" w:id="15" w:date="2026-09-29T09:36:34Z"/>
              </w:ins>
            </w:sdtContent>
          </w:sdt>
        </w:p>
      </w:sdtContent>
    </w:sdt>
    <w:sdt>
      <w:sdtPr>
        <w:id w:val="-1867685800"/>
        <w:tag w:val="goog_rdk_2885"/>
      </w:sdtPr>
      <w:sdtContent>
        <w:p w:rsidR="00000000" w:rsidDel="00000000" w:rsidP="00000000" w:rsidRDefault="00000000" w:rsidRPr="00000000" w14:paraId="0000025D">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930119170"/>
              <w:tag w:val="goog_rdk_2882"/>
            </w:sdtPr>
            <w:sdtContent>
              <w:ins w:author="Abinaya Saravanan" w:id="137" w:date="2026-09-23T05:21:37Z">
                <w:sdt>
                  <w:sdtPr>
                    <w:id w:val="-525931795"/>
                    <w:tag w:val="goog_rdk_2883"/>
                  </w:sdtPr>
                  <w:sdtContent>
                    <w:del w:author="Animefor Me" w:id="15" w:date="2026-09-29T09:36:34Z"/>
                  </w:sdtContent>
                </w:sdt>
              </w:ins>
              <w:sdt>
                <w:sdtPr>
                  <w:id w:val="664257465"/>
                  <w:tag w:val="goog_rdk_2884"/>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7" w:date="2026-09-23T05:21:37Z">
                <w:del w:author="Animefor Me" w:id="15" w:date="2026-09-29T09:36:34Z"/>
              </w:ins>
            </w:sdtContent>
          </w:sdt>
        </w:p>
      </w:sdtContent>
    </w:sdt>
    <w:sdt>
      <w:sdtPr>
        <w:id w:val="1982287578"/>
        <w:tag w:val="goog_rdk_2889"/>
      </w:sdtPr>
      <w:sdtContent>
        <w:p w:rsidR="00000000" w:rsidDel="00000000" w:rsidP="00000000" w:rsidRDefault="00000000" w:rsidRPr="00000000" w14:paraId="0000025E">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619748307"/>
              <w:tag w:val="goog_rdk_2886"/>
            </w:sdtPr>
            <w:sdtContent>
              <w:ins w:author="Abinaya Saravanan" w:id="137" w:date="2026-09-23T05:21:37Z">
                <w:sdt>
                  <w:sdtPr>
                    <w:id w:val="-243040375"/>
                    <w:tag w:val="goog_rdk_2887"/>
                  </w:sdtPr>
                  <w:sdtContent>
                    <w:del w:author="Animefor Me" w:id="15" w:date="2026-09-29T09:36:34Z"/>
                  </w:sdtContent>
                </w:sdt>
              </w:ins>
              <w:sdt>
                <w:sdtPr>
                  <w:id w:val="-1192058491"/>
                  <w:tag w:val="goog_rdk_2888"/>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7" w:date="2026-09-23T05:21:37Z">
                <w:del w:author="Animefor Me" w:id="15" w:date="2026-09-29T09:36:34Z"/>
              </w:ins>
            </w:sdtContent>
          </w:sdt>
        </w:p>
      </w:sdtContent>
    </w:sdt>
    <w:sdt>
      <w:sdtPr>
        <w:id w:val="66361997"/>
        <w:tag w:val="goog_rdk_2893"/>
      </w:sdtPr>
      <w:sdtContent>
        <w:p w:rsidR="00000000" w:rsidDel="00000000" w:rsidP="00000000" w:rsidRDefault="00000000" w:rsidRPr="00000000" w14:paraId="0000025F">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890252000"/>
              <w:tag w:val="goog_rdk_2890"/>
            </w:sdtPr>
            <w:sdtContent>
              <w:ins w:author="Abinaya Saravanan" w:id="137" w:date="2026-09-23T05:21:37Z">
                <w:sdt>
                  <w:sdtPr>
                    <w:id w:val="2056170640"/>
                    <w:tag w:val="goog_rdk_2891"/>
                  </w:sdtPr>
                  <w:sdtContent>
                    <w:del w:author="Animefor Me" w:id="15" w:date="2026-09-29T09:36:34Z"/>
                  </w:sdtContent>
                </w:sdt>
              </w:ins>
              <w:sdt>
                <w:sdtPr>
                  <w:id w:val="93817766"/>
                  <w:tag w:val="goog_rdk_2892"/>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7" w:date="2026-09-23T05:21:37Z">
                <w:del w:author="Animefor Me" w:id="15" w:date="2026-09-29T09:36:34Z"/>
              </w:ins>
            </w:sdtContent>
          </w:sdt>
        </w:p>
      </w:sdtContent>
    </w:sdt>
    <w:sdt>
      <w:sdtPr>
        <w:id w:val="562553403"/>
        <w:tag w:val="goog_rdk_2897"/>
      </w:sdtPr>
      <w:sdtContent>
        <w:p w:rsidR="00000000" w:rsidDel="00000000" w:rsidP="00000000" w:rsidRDefault="00000000" w:rsidRPr="00000000" w14:paraId="00000260">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43799843"/>
              <w:tag w:val="goog_rdk_2894"/>
            </w:sdtPr>
            <w:sdtContent>
              <w:ins w:author="Abinaya Saravanan" w:id="137" w:date="2026-09-23T05:21:37Z">
                <w:sdt>
                  <w:sdtPr>
                    <w:id w:val="1945921108"/>
                    <w:tag w:val="goog_rdk_2895"/>
                  </w:sdtPr>
                  <w:sdtContent>
                    <w:del w:author="Animefor Me" w:id="15" w:date="2026-09-29T09:36:34Z"/>
                  </w:sdtContent>
                </w:sdt>
              </w:ins>
              <w:sdt>
                <w:sdtPr>
                  <w:id w:val="520577917"/>
                  <w:tag w:val="goog_rdk_2896"/>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7" w:date="2026-09-23T05:21:37Z">
                <w:del w:author="Animefor Me" w:id="15" w:date="2026-09-29T09:36:34Z"/>
              </w:ins>
            </w:sdtContent>
          </w:sdt>
        </w:p>
      </w:sdtContent>
    </w:sdt>
    <w:sdt>
      <w:sdtPr>
        <w:id w:val="-818675578"/>
        <w:tag w:val="goog_rdk_2901"/>
      </w:sdtPr>
      <w:sdtContent>
        <w:p w:rsidR="00000000" w:rsidDel="00000000" w:rsidP="00000000" w:rsidRDefault="00000000" w:rsidRPr="00000000" w14:paraId="00000261">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329457791"/>
              <w:tag w:val="goog_rdk_2898"/>
            </w:sdtPr>
            <w:sdtContent>
              <w:ins w:author="Abinaya Saravanan" w:id="137" w:date="2026-09-23T05:21:37Z">
                <w:sdt>
                  <w:sdtPr>
                    <w:id w:val="1562743014"/>
                    <w:tag w:val="goog_rdk_2899"/>
                  </w:sdtPr>
                  <w:sdtContent>
                    <w:del w:author="Animefor Me" w:id="15" w:date="2026-09-29T09:36:34Z"/>
                  </w:sdtContent>
                </w:sdt>
              </w:ins>
              <w:sdt>
                <w:sdtPr>
                  <w:id w:val="-1652471600"/>
                  <w:tag w:val="goog_rdk_2900"/>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7" w:date="2026-09-23T05:21:37Z">
                <w:del w:author="Animefor Me" w:id="15" w:date="2026-09-29T09:36:34Z"/>
              </w:ins>
            </w:sdtContent>
          </w:sdt>
        </w:p>
      </w:sdtContent>
    </w:sdt>
    <w:sdt>
      <w:sdtPr>
        <w:id w:val="-557189276"/>
        <w:tag w:val="goog_rdk_2905"/>
      </w:sdtPr>
      <w:sdtContent>
        <w:p w:rsidR="00000000" w:rsidDel="00000000" w:rsidP="00000000" w:rsidRDefault="00000000" w:rsidRPr="00000000" w14:paraId="00000262">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644744708"/>
              <w:tag w:val="goog_rdk_2902"/>
            </w:sdtPr>
            <w:sdtContent>
              <w:ins w:author="Abinaya Saravanan" w:id="137" w:date="2026-09-23T05:21:37Z">
                <w:sdt>
                  <w:sdtPr>
                    <w:id w:val="191308652"/>
                    <w:tag w:val="goog_rdk_2903"/>
                  </w:sdtPr>
                  <w:sdtContent>
                    <w:del w:author="Animefor Me" w:id="15" w:date="2026-09-29T09:36:34Z"/>
                  </w:sdtContent>
                </w:sdt>
              </w:ins>
              <w:sdt>
                <w:sdtPr>
                  <w:id w:val="191306071"/>
                  <w:tag w:val="goog_rdk_2904"/>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7" w:date="2026-09-23T05:21:37Z">
                <w:del w:author="Animefor Me" w:id="15" w:date="2026-09-29T09:36:34Z"/>
              </w:ins>
            </w:sdtContent>
          </w:sdt>
        </w:p>
      </w:sdtContent>
    </w:sdt>
    <w:sdt>
      <w:sdtPr>
        <w:id w:val="177313424"/>
        <w:tag w:val="goog_rdk_2909"/>
      </w:sdtPr>
      <w:sdtContent>
        <w:p w:rsidR="00000000" w:rsidDel="00000000" w:rsidP="00000000" w:rsidRDefault="00000000" w:rsidRPr="00000000" w14:paraId="00000263">
          <w:pPr>
            <w:numPr>
              <w:ilvl w:val="1"/>
              <w:numId w:val="2"/>
            </w:numPr>
            <w:ind w:left="502" w:hanging="360"/>
            <w:rPr>
              <w:ins w:author="Abinaya Saravanan" w:id="137" w:date="2026-09-23T05:21:37Z"/>
              <w:del w:author="Animefor Me" w:id="15" w:date="2026-09-29T09:36:34Z"/>
            </w:rPr>
            <w:pPrChange w:author="Devika G" w:id="0" w:date="2026-10-01T08:48:34Z">
              <w:pPr>
                <w:numPr>
                  <w:ilvl w:val="1"/>
                  <w:numId w:val="9"/>
                </w:numPr>
                <w:ind w:left="502" w:hanging="360"/>
              </w:pPr>
            </w:pPrChange>
          </w:pPr>
          <w:sdt>
            <w:sdtPr>
              <w:id w:val="-1370453673"/>
              <w:tag w:val="goog_rdk_2906"/>
            </w:sdtPr>
            <w:sdtContent>
              <w:ins w:author="Abinaya Saravanan" w:id="137" w:date="2026-09-23T05:21:37Z">
                <w:sdt>
                  <w:sdtPr>
                    <w:id w:val="1568579882"/>
                    <w:tag w:val="goog_rdk_2907"/>
                  </w:sdtPr>
                  <w:sdtContent>
                    <w:del w:author="Animefor Me" w:id="15" w:date="2026-09-29T09:36:34Z"/>
                  </w:sdtContent>
                </w:sdt>
              </w:ins>
              <w:sdt>
                <w:sdtPr>
                  <w:id w:val="-446798567"/>
                  <w:tag w:val="goog_rdk_2908"/>
                </w:sdtPr>
                <w:sdtContent>
                  <w:ins w:author="Abinaya Saravanan" w:id="137"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7" w:date="2026-09-23T05:21:37Z">
                <w:del w:author="Animefor Me" w:id="15" w:date="2026-09-29T09:36:34Z"/>
              </w:ins>
            </w:sdtContent>
          </w:sdt>
        </w:p>
      </w:sdtContent>
    </w:sdt>
    <w:sdt>
      <w:sdtPr>
        <w:id w:val="-2109773482"/>
        <w:tag w:val="goog_rdk_2915"/>
      </w:sdtPr>
      <w:sdtContent>
        <w:p w:rsidR="00000000" w:rsidDel="00000000" w:rsidP="00000000" w:rsidRDefault="00000000" w:rsidRPr="00000000" w14:paraId="0000026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1566730"/>
              <w:tag w:val="goog_rdk_2912"/>
            </w:sdtPr>
            <w:sdtContent>
              <w:ins w:author="Rossi Rossi" w:id="118" w:date="2026-09-22T06:56:59Z">
                <w:sdt>
                  <w:sdtPr>
                    <w:id w:val="593987774"/>
                    <w:tag w:val="goog_rdk_2913"/>
                  </w:sdtPr>
                  <w:sdtContent>
                    <w:del w:author="Animefor Me" w:id="15" w:date="2026-09-29T09:36:34Z"/>
                  </w:sdtContent>
                </w:sdt>
              </w:ins>
              <w:sdt>
                <w:sdtPr>
                  <w:id w:val="40199402"/>
                  <w:tag w:val="goog_rdk_291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44013682"/>
        <w:tag w:val="goog_rdk_2919"/>
      </w:sdtPr>
      <w:sdtContent>
        <w:p w:rsidR="00000000" w:rsidDel="00000000" w:rsidP="00000000" w:rsidRDefault="00000000" w:rsidRPr="00000000" w14:paraId="0000026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55388969"/>
              <w:tag w:val="goog_rdk_2916"/>
            </w:sdtPr>
            <w:sdtContent>
              <w:ins w:author="Rossi Rossi" w:id="118" w:date="2026-09-22T06:56:59Z">
                <w:sdt>
                  <w:sdtPr>
                    <w:id w:val="-1771786601"/>
                    <w:tag w:val="goog_rdk_2917"/>
                  </w:sdtPr>
                  <w:sdtContent>
                    <w:del w:author="Animefor Me" w:id="15" w:date="2026-09-29T09:36:34Z"/>
                  </w:sdtContent>
                </w:sdt>
              </w:ins>
              <w:sdt>
                <w:sdtPr>
                  <w:id w:val="-529803396"/>
                  <w:tag w:val="goog_rdk_291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18" w:date="2026-09-22T06:56:59Z">
                <w:del w:author="Animefor Me" w:id="15" w:date="2026-09-29T09:36:34Z"/>
              </w:ins>
            </w:sdtContent>
          </w:sdt>
        </w:p>
      </w:sdtContent>
    </w:sdt>
    <w:sdt>
      <w:sdtPr>
        <w:id w:val="262651227"/>
        <w:tag w:val="goog_rdk_2923"/>
      </w:sdtPr>
      <w:sdtContent>
        <w:p w:rsidR="00000000" w:rsidDel="00000000" w:rsidP="00000000" w:rsidRDefault="00000000" w:rsidRPr="00000000" w14:paraId="0000026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08314419"/>
              <w:tag w:val="goog_rdk_2920"/>
            </w:sdtPr>
            <w:sdtContent>
              <w:ins w:author="Rossi Rossi" w:id="118" w:date="2026-09-22T06:56:59Z">
                <w:sdt>
                  <w:sdtPr>
                    <w:id w:val="1931398264"/>
                    <w:tag w:val="goog_rdk_2921"/>
                  </w:sdtPr>
                  <w:sdtContent>
                    <w:del w:author="Animefor Me" w:id="15" w:date="2026-09-29T09:36:34Z"/>
                  </w:sdtContent>
                </w:sdt>
              </w:ins>
              <w:sdt>
                <w:sdtPr>
                  <w:id w:val="1050271391"/>
                  <w:tag w:val="goog_rdk_292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18" w:date="2026-09-22T06:56:59Z">
                <w:del w:author="Animefor Me" w:id="15" w:date="2026-09-29T09:36:34Z"/>
              </w:ins>
            </w:sdtContent>
          </w:sdt>
        </w:p>
      </w:sdtContent>
    </w:sdt>
    <w:sdt>
      <w:sdtPr>
        <w:id w:val="-1312152492"/>
        <w:tag w:val="goog_rdk_2927"/>
      </w:sdtPr>
      <w:sdtContent>
        <w:p w:rsidR="00000000" w:rsidDel="00000000" w:rsidP="00000000" w:rsidRDefault="00000000" w:rsidRPr="00000000" w14:paraId="0000026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35774348"/>
              <w:tag w:val="goog_rdk_2924"/>
            </w:sdtPr>
            <w:sdtContent>
              <w:ins w:author="Rossi Rossi" w:id="118" w:date="2026-09-22T06:56:59Z">
                <w:sdt>
                  <w:sdtPr>
                    <w:id w:val="-1504622168"/>
                    <w:tag w:val="goog_rdk_2925"/>
                  </w:sdtPr>
                  <w:sdtContent>
                    <w:del w:author="Animefor Me" w:id="15" w:date="2026-09-29T09:36:34Z"/>
                  </w:sdtContent>
                </w:sdt>
              </w:ins>
              <w:sdt>
                <w:sdtPr>
                  <w:id w:val="-1477547124"/>
                  <w:tag w:val="goog_rdk_292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18" w:date="2026-09-22T06:56:59Z">
                <w:del w:author="Animefor Me" w:id="15" w:date="2026-09-29T09:36:34Z"/>
              </w:ins>
            </w:sdtContent>
          </w:sdt>
        </w:p>
      </w:sdtContent>
    </w:sdt>
    <w:sdt>
      <w:sdtPr>
        <w:id w:val="-308193148"/>
        <w:tag w:val="goog_rdk_2933"/>
      </w:sdtPr>
      <w:sdtContent>
        <w:p w:rsidR="00000000" w:rsidDel="00000000" w:rsidP="00000000" w:rsidRDefault="00000000" w:rsidRPr="00000000" w14:paraId="0000026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78208230"/>
              <w:tag w:val="goog_rdk_2928"/>
            </w:sdtPr>
            <w:sdtContent>
              <w:ins w:author="Rossi Rossi" w:id="118" w:date="2026-09-22T06:56:59Z">
                <w:sdt>
                  <w:sdtPr>
                    <w:id w:val="-385622514"/>
                    <w:tag w:val="goog_rdk_2929"/>
                  </w:sdtPr>
                  <w:sdtContent>
                    <w:del w:author="Animefor Me" w:id="15" w:date="2026-09-29T09:36:34Z"/>
                  </w:sdtContent>
                </w:sdt>
              </w:ins>
              <w:sdt>
                <w:sdtPr>
                  <w:id w:val="-1173059445"/>
                  <w:tag w:val="goog_rdk_293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Language API*</w:delText>
                      </w:r>
                    </w:del>
                  </w:ins>
                </w:sdtContent>
              </w:sdt>
              <w:ins w:author="Rossi Rossi" w:id="118" w:date="2026-09-22T06:56:59Z">
                <w:del w:author="Animefor Me" w:id="15" w:date="2026-09-29T09:36:34Z">
                  <w:sdt>
                    <w:sdtPr>
                      <w:id w:val="544637055"/>
                      <w:tag w:val="goog_rdk_2931"/>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sdtContent>
                  </w:sdt>
                  <w:sdt>
                    <w:sdtPr>
                      <w:id w:val="-1152607967"/>
                      <w:tag w:val="goog_rdk_2932"/>
                    </w:sdtPr>
                    <w:sdtContent>
                      <w:r w:rsidDel="00000000" w:rsidR="00000000" w:rsidRPr="00000000">
                        <w:rPr>
                          <w:rtl w:val="0"/>
                        </w:rPr>
                      </w:r>
                    </w:sdtContent>
                  </w:sdt>
                </w:del>
              </w:ins>
            </w:sdtContent>
          </w:sdt>
        </w:p>
      </w:sdtContent>
    </w:sdt>
    <w:sdt>
      <w:sdtPr>
        <w:id w:val="-603836236"/>
        <w:tag w:val="goog_rdk_2937"/>
      </w:sdtPr>
      <w:sdtContent>
        <w:p w:rsidR="00000000" w:rsidDel="00000000" w:rsidP="00000000" w:rsidRDefault="00000000" w:rsidRPr="00000000" w14:paraId="0000026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74846927"/>
              <w:tag w:val="goog_rdk_2934"/>
            </w:sdtPr>
            <w:sdtContent>
              <w:ins w:author="Rossi Rossi" w:id="118" w:date="2026-09-22T06:56:59Z">
                <w:sdt>
                  <w:sdtPr>
                    <w:id w:val="-1868264452"/>
                    <w:tag w:val="goog_rdk_2935"/>
                  </w:sdtPr>
                  <w:sdtContent>
                    <w:del w:author="Animefor Me" w:id="15" w:date="2026-09-29T09:36:34Z"/>
                  </w:sdtContent>
                </w:sdt>
              </w:ins>
              <w:sdt>
                <w:sdtPr>
                  <w:id w:val="67716613"/>
                  <w:tag w:val="goog_rdk_293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118" w:date="2026-09-22T06:56:59Z">
                <w:del w:author="Animefor Me" w:id="15" w:date="2026-09-29T09:36:34Z"/>
              </w:ins>
            </w:sdtContent>
          </w:sdt>
        </w:p>
      </w:sdtContent>
    </w:sdt>
    <w:sdt>
      <w:sdtPr>
        <w:id w:val="-421174415"/>
        <w:tag w:val="goog_rdk_2941"/>
      </w:sdtPr>
      <w:sdtContent>
        <w:p w:rsidR="00000000" w:rsidDel="00000000" w:rsidP="00000000" w:rsidRDefault="00000000" w:rsidRPr="00000000" w14:paraId="0000026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40853652"/>
              <w:tag w:val="goog_rdk_2938"/>
            </w:sdtPr>
            <w:sdtContent>
              <w:ins w:author="Rossi Rossi" w:id="118" w:date="2026-09-22T06:56:59Z">
                <w:sdt>
                  <w:sdtPr>
                    <w:id w:val="61809885"/>
                    <w:tag w:val="goog_rdk_2939"/>
                  </w:sdtPr>
                  <w:sdtContent>
                    <w:del w:author="Animefor Me" w:id="15" w:date="2026-09-29T09:36:34Z"/>
                  </w:sdtContent>
                </w:sdt>
              </w:ins>
              <w:sdt>
                <w:sdtPr>
                  <w:id w:val="-417783471"/>
                  <w:tag w:val="goog_rdk_294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28001389"/>
        <w:tag w:val="goog_rdk_2945"/>
      </w:sdtPr>
      <w:sdtContent>
        <w:p w:rsidR="00000000" w:rsidDel="00000000" w:rsidP="00000000" w:rsidRDefault="00000000" w:rsidRPr="00000000" w14:paraId="0000026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26228849"/>
              <w:tag w:val="goog_rdk_2942"/>
            </w:sdtPr>
            <w:sdtContent>
              <w:ins w:author="Rossi Rossi" w:id="118" w:date="2026-09-22T06:56:59Z">
                <w:sdt>
                  <w:sdtPr>
                    <w:id w:val="-1986512390"/>
                    <w:tag w:val="goog_rdk_2943"/>
                  </w:sdtPr>
                  <w:sdtContent>
                    <w:del w:author="Animefor Me" w:id="15" w:date="2026-09-29T09:36:34Z"/>
                  </w:sdtContent>
                </w:sdt>
              </w:ins>
              <w:sdt>
                <w:sdtPr>
                  <w:id w:val="-244222011"/>
                  <w:tag w:val="goog_rdk_294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Blocked dormant keys</w:delText>
                      </w:r>
                    </w:del>
                  </w:ins>
                </w:sdtContent>
              </w:sdt>
              <w:ins w:author="Rossi Rossi" w:id="118" w:date="2026-09-22T06:56:59Z">
                <w:del w:author="Animefor Me" w:id="15" w:date="2026-09-29T09:36:34Z"/>
              </w:ins>
            </w:sdtContent>
          </w:sdt>
        </w:p>
      </w:sdtContent>
    </w:sdt>
    <w:sdt>
      <w:sdtPr>
        <w:id w:val="1781116990"/>
        <w:tag w:val="goog_rdk_2949"/>
      </w:sdtPr>
      <w:sdtContent>
        <w:p w:rsidR="00000000" w:rsidDel="00000000" w:rsidP="00000000" w:rsidRDefault="00000000" w:rsidRPr="00000000" w14:paraId="0000026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57964448"/>
              <w:tag w:val="goog_rdk_2946"/>
            </w:sdtPr>
            <w:sdtContent>
              <w:ins w:author="Rossi Rossi" w:id="118" w:date="2026-09-22T06:56:59Z">
                <w:sdt>
                  <w:sdtPr>
                    <w:id w:val="1614618253"/>
                    <w:tag w:val="goog_rdk_2947"/>
                  </w:sdtPr>
                  <w:sdtContent>
                    <w:del w:author="Animefor Me" w:id="15" w:date="2026-09-29T09:36:34Z"/>
                  </w:sdtContent>
                </w:sdt>
              </w:ins>
              <w:sdt>
                <w:sdtPr>
                  <w:id w:val="-2102122139"/>
                  <w:tag w:val="goog_rdk_294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7946908"/>
        <w:tag w:val="goog_rdk_2953"/>
      </w:sdtPr>
      <w:sdtContent>
        <w:p w:rsidR="00000000" w:rsidDel="00000000" w:rsidP="00000000" w:rsidRDefault="00000000" w:rsidRPr="00000000" w14:paraId="0000026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8114003"/>
              <w:tag w:val="goog_rdk_2950"/>
            </w:sdtPr>
            <w:sdtContent>
              <w:ins w:author="Rossi Rossi" w:id="118" w:date="2026-09-22T06:56:59Z">
                <w:sdt>
                  <w:sdtPr>
                    <w:id w:val="505052269"/>
                    <w:tag w:val="goog_rdk_2951"/>
                  </w:sdtPr>
                  <w:sdtContent>
                    <w:del w:author="Animefor Me" w:id="15" w:date="2026-09-29T09:36:34Z"/>
                  </w:sdtContent>
                </w:sdt>
              </w:ins>
              <w:sdt>
                <w:sdtPr>
                  <w:id w:val="-781133862"/>
                  <w:tag w:val="goog_rdk_295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118" w:date="2026-09-22T06:56:59Z">
                <w:del w:author="Animefor Me" w:id="15" w:date="2026-09-29T09:36:34Z"/>
              </w:ins>
            </w:sdtContent>
          </w:sdt>
        </w:p>
      </w:sdtContent>
    </w:sdt>
    <w:sdt>
      <w:sdtPr>
        <w:id w:val="1554268979"/>
        <w:tag w:val="goog_rdk_2957"/>
      </w:sdtPr>
      <w:sdtContent>
        <w:p w:rsidR="00000000" w:rsidDel="00000000" w:rsidP="00000000" w:rsidRDefault="00000000" w:rsidRPr="00000000" w14:paraId="0000026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51842783"/>
              <w:tag w:val="goog_rdk_2954"/>
            </w:sdtPr>
            <w:sdtContent>
              <w:ins w:author="Rossi Rossi" w:id="118" w:date="2026-09-22T06:56:59Z">
                <w:sdt>
                  <w:sdtPr>
                    <w:id w:val="-919071720"/>
                    <w:tag w:val="goog_rdk_2955"/>
                  </w:sdtPr>
                  <w:sdtContent>
                    <w:del w:author="Animefor Me" w:id="15" w:date="2026-09-29T09:36:34Z"/>
                  </w:sdtContent>
                </w:sdt>
              </w:ins>
              <w:sdt>
                <w:sdtPr>
                  <w:id w:val="-773364014"/>
                  <w:tag w:val="goog_rdk_295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118" w:date="2026-09-22T06:56:59Z">
                <w:del w:author="Animefor Me" w:id="15" w:date="2026-09-29T09:36:34Z"/>
              </w:ins>
            </w:sdtContent>
          </w:sdt>
        </w:p>
      </w:sdtContent>
    </w:sdt>
    <w:sdt>
      <w:sdtPr>
        <w:id w:val="-1260733697"/>
        <w:tag w:val="goog_rdk_2961"/>
      </w:sdtPr>
      <w:sdtContent>
        <w:p w:rsidR="00000000" w:rsidDel="00000000" w:rsidP="00000000" w:rsidRDefault="00000000" w:rsidRPr="00000000" w14:paraId="0000026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7727438"/>
              <w:tag w:val="goog_rdk_2958"/>
            </w:sdtPr>
            <w:sdtContent>
              <w:ins w:author="Rossi Rossi" w:id="118" w:date="2026-09-22T06:56:59Z">
                <w:sdt>
                  <w:sdtPr>
                    <w:id w:val="1102548474"/>
                    <w:tag w:val="goog_rdk_2959"/>
                  </w:sdtPr>
                  <w:sdtContent>
                    <w:del w:author="Animefor Me" w:id="15" w:date="2026-09-29T09:36:34Z"/>
                  </w:sdtContent>
                </w:sdt>
              </w:ins>
              <w:sdt>
                <w:sdtPr>
                  <w:id w:val="-1053856634"/>
                  <w:tag w:val="goog_rdk_296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118" w:date="2026-09-22T06:56:59Z">
                <w:del w:author="Animefor Me" w:id="15" w:date="2026-09-29T09:36:34Z"/>
              </w:ins>
            </w:sdtContent>
          </w:sdt>
        </w:p>
      </w:sdtContent>
    </w:sdt>
    <w:sdt>
      <w:sdtPr>
        <w:id w:val="-1077006937"/>
        <w:tag w:val="goog_rdk_2965"/>
      </w:sdtPr>
      <w:sdtContent>
        <w:p w:rsidR="00000000" w:rsidDel="00000000" w:rsidP="00000000" w:rsidRDefault="00000000" w:rsidRPr="00000000" w14:paraId="0000027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019550"/>
              <w:tag w:val="goog_rdk_2962"/>
            </w:sdtPr>
            <w:sdtContent>
              <w:ins w:author="Rossi Rossi" w:id="118" w:date="2026-09-22T06:56:59Z">
                <w:sdt>
                  <w:sdtPr>
                    <w:id w:val="257740572"/>
                    <w:tag w:val="goog_rdk_2963"/>
                  </w:sdtPr>
                  <w:sdtContent>
                    <w:del w:author="Animefor Me" w:id="15" w:date="2026-09-29T09:36:34Z"/>
                  </w:sdtContent>
                </w:sdt>
              </w:ins>
              <w:sdt>
                <w:sdtPr>
                  <w:id w:val="-2146079373"/>
                  <w:tag w:val="goog_rdk_296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continue.</w:delText>
                      </w:r>
                    </w:del>
                  </w:ins>
                </w:sdtContent>
              </w:sdt>
              <w:ins w:author="Rossi Rossi" w:id="118" w:date="2026-09-22T06:56:59Z">
                <w:del w:author="Animefor Me" w:id="15" w:date="2026-09-29T09:36:34Z"/>
              </w:ins>
            </w:sdtContent>
          </w:sdt>
        </w:p>
      </w:sdtContent>
    </w:sdt>
    <w:sdt>
      <w:sdtPr>
        <w:id w:val="-1918201544"/>
        <w:tag w:val="goog_rdk_2969"/>
      </w:sdtPr>
      <w:sdtContent>
        <w:p w:rsidR="00000000" w:rsidDel="00000000" w:rsidP="00000000" w:rsidRDefault="00000000" w:rsidRPr="00000000" w14:paraId="0000027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92615767"/>
              <w:tag w:val="goog_rdk_2966"/>
            </w:sdtPr>
            <w:sdtContent>
              <w:ins w:author="Rossi Rossi" w:id="118" w:date="2026-09-22T06:56:59Z">
                <w:sdt>
                  <w:sdtPr>
                    <w:id w:val="-430073260"/>
                    <w:tag w:val="goog_rdk_2967"/>
                  </w:sdtPr>
                  <w:sdtContent>
                    <w:del w:author="Animefor Me" w:id="15" w:date="2026-09-29T09:36:34Z"/>
                  </w:sdtContent>
                </w:sdt>
              </w:ins>
              <w:sdt>
                <w:sdtPr>
                  <w:id w:val="-622330415"/>
                  <w:tag w:val="goog_rdk_296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78404725"/>
        <w:tag w:val="goog_rdk_2973"/>
      </w:sdtPr>
      <w:sdtContent>
        <w:p w:rsidR="00000000" w:rsidDel="00000000" w:rsidP="00000000" w:rsidRDefault="00000000" w:rsidRPr="00000000" w14:paraId="0000027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1599484"/>
              <w:tag w:val="goog_rdk_2970"/>
            </w:sdtPr>
            <w:sdtContent>
              <w:ins w:author="Rossi Rossi" w:id="118" w:date="2026-09-22T06:56:59Z">
                <w:sdt>
                  <w:sdtPr>
                    <w:id w:val="1327066057"/>
                    <w:tag w:val="goog_rdk_2971"/>
                  </w:sdtPr>
                  <w:sdtContent>
                    <w:del w:author="Animefor Me" w:id="15" w:date="2026-09-29T09:36:34Z"/>
                  </w:sdtContent>
                </w:sdt>
              </w:ins>
              <w:sdt>
                <w:sdtPr>
                  <w:id w:val="-1391187480"/>
                  <w:tag w:val="goog_rdk_297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Migrate to an auth key</w:delText>
                      </w:r>
                    </w:del>
                  </w:ins>
                </w:sdtContent>
              </w:sdt>
              <w:ins w:author="Rossi Rossi" w:id="118" w:date="2026-09-22T06:56:59Z">
                <w:del w:author="Animefor Me" w:id="15" w:date="2026-09-29T09:36:34Z"/>
              </w:ins>
            </w:sdtContent>
          </w:sdt>
        </w:p>
      </w:sdtContent>
    </w:sdt>
    <w:sdt>
      <w:sdtPr>
        <w:id w:val="1688673662"/>
        <w:tag w:val="goog_rdk_2977"/>
      </w:sdtPr>
      <w:sdtContent>
        <w:p w:rsidR="00000000" w:rsidDel="00000000" w:rsidP="00000000" w:rsidRDefault="00000000" w:rsidRPr="00000000" w14:paraId="0000027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53200970"/>
              <w:tag w:val="goog_rdk_2974"/>
            </w:sdtPr>
            <w:sdtContent>
              <w:ins w:author="Rossi Rossi" w:id="118" w:date="2026-09-22T06:56:59Z">
                <w:sdt>
                  <w:sdtPr>
                    <w:id w:val="-146155997"/>
                    <w:tag w:val="goog_rdk_2975"/>
                  </w:sdtPr>
                  <w:sdtContent>
                    <w:del w:author="Animefor Me" w:id="15" w:date="2026-09-29T09:36:34Z"/>
                  </w:sdtContent>
                </w:sdt>
              </w:ins>
              <w:sdt>
                <w:sdtPr>
                  <w:id w:val="873576674"/>
                  <w:tag w:val="goog_rdk_297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30890588"/>
        <w:tag w:val="goog_rdk_2981"/>
      </w:sdtPr>
      <w:sdtContent>
        <w:p w:rsidR="00000000" w:rsidDel="00000000" w:rsidP="00000000" w:rsidRDefault="00000000" w:rsidRPr="00000000" w14:paraId="0000027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80671815"/>
              <w:tag w:val="goog_rdk_2978"/>
            </w:sdtPr>
            <w:sdtContent>
              <w:ins w:author="Rossi Rossi" w:id="118" w:date="2026-09-22T06:56:59Z">
                <w:sdt>
                  <w:sdtPr>
                    <w:id w:val="-1090070531"/>
                    <w:tag w:val="goog_rdk_2979"/>
                  </w:sdtPr>
                  <w:sdtContent>
                    <w:del w:author="Animefor Me" w:id="15" w:date="2026-09-29T09:36:34Z"/>
                  </w:sdtContent>
                </w:sdt>
              </w:ins>
              <w:sdt>
                <w:sdtPr>
                  <w:id w:val="738012922"/>
                  <w:tag w:val="goog_rdk_298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118" w:date="2026-09-22T06:56:59Z">
                <w:del w:author="Animefor Me" w:id="15" w:date="2026-09-29T09:36:34Z"/>
              </w:ins>
            </w:sdtContent>
          </w:sdt>
        </w:p>
      </w:sdtContent>
    </w:sdt>
    <w:sdt>
      <w:sdtPr>
        <w:id w:val="2077007786"/>
        <w:tag w:val="goog_rdk_2985"/>
      </w:sdtPr>
      <w:sdtContent>
        <w:p w:rsidR="00000000" w:rsidDel="00000000" w:rsidP="00000000" w:rsidRDefault="00000000" w:rsidRPr="00000000" w14:paraId="0000027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65375132"/>
              <w:tag w:val="goog_rdk_2982"/>
            </w:sdtPr>
            <w:sdtContent>
              <w:ins w:author="Rossi Rossi" w:id="118" w:date="2026-09-22T06:56:59Z">
                <w:sdt>
                  <w:sdtPr>
                    <w:id w:val="2044847409"/>
                    <w:tag w:val="goog_rdk_2983"/>
                  </w:sdtPr>
                  <w:sdtContent>
                    <w:del w:author="Animefor Me" w:id="15" w:date="2026-09-29T09:36:34Z"/>
                  </w:sdtContent>
                </w:sdt>
              </w:ins>
              <w:sdt>
                <w:sdtPr>
                  <w:id w:val="-1533631533"/>
                  <w:tag w:val="goog_rdk_298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5838341"/>
        <w:tag w:val="goog_rdk_2989"/>
      </w:sdtPr>
      <w:sdtContent>
        <w:p w:rsidR="00000000" w:rsidDel="00000000" w:rsidP="00000000" w:rsidRDefault="00000000" w:rsidRPr="00000000" w14:paraId="0000027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75065208"/>
              <w:tag w:val="goog_rdk_2986"/>
            </w:sdtPr>
            <w:sdtContent>
              <w:ins w:author="Rossi Rossi" w:id="118" w:date="2026-09-22T06:56:59Z">
                <w:sdt>
                  <w:sdtPr>
                    <w:id w:val="1100849969"/>
                    <w:tag w:val="goog_rdk_2987"/>
                  </w:sdtPr>
                  <w:sdtContent>
                    <w:del w:author="Animefor Me" w:id="15" w:date="2026-09-29T09:36:34Z"/>
                  </w:sdtContent>
                </w:sdt>
              </w:ins>
              <w:sdt>
                <w:sdtPr>
                  <w:id w:val="644992866"/>
                  <w:tag w:val="goog_rdk_298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118" w:date="2026-09-22T06:56:59Z">
                <w:del w:author="Animefor Me" w:id="15" w:date="2026-09-29T09:36:34Z"/>
              </w:ins>
            </w:sdtContent>
          </w:sdt>
        </w:p>
      </w:sdtContent>
    </w:sdt>
    <w:sdt>
      <w:sdtPr>
        <w:id w:val="-573197914"/>
        <w:tag w:val="goog_rdk_2993"/>
      </w:sdtPr>
      <w:sdtContent>
        <w:p w:rsidR="00000000" w:rsidDel="00000000" w:rsidP="00000000" w:rsidRDefault="00000000" w:rsidRPr="00000000" w14:paraId="0000027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9853041"/>
              <w:tag w:val="goog_rdk_2990"/>
            </w:sdtPr>
            <w:sdtContent>
              <w:ins w:author="Rossi Rossi" w:id="118" w:date="2026-09-22T06:56:59Z">
                <w:sdt>
                  <w:sdtPr>
                    <w:id w:val="-1108897286"/>
                    <w:tag w:val="goog_rdk_2991"/>
                  </w:sdtPr>
                  <w:sdtContent>
                    <w:del w:author="Animefor Me" w:id="15" w:date="2026-09-29T09:36:34Z"/>
                  </w:sdtContent>
                </w:sdt>
              </w:ins>
              <w:sdt>
                <w:sdtPr>
                  <w:id w:val="1630855541"/>
                  <w:tag w:val="goog_rdk_299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118" w:date="2026-09-22T06:56:59Z">
                <w:del w:author="Animefor Me" w:id="15" w:date="2026-09-29T09:36:34Z"/>
              </w:ins>
            </w:sdtContent>
          </w:sdt>
        </w:p>
      </w:sdtContent>
    </w:sdt>
    <w:sdt>
      <w:sdtPr>
        <w:id w:val="1400839953"/>
        <w:tag w:val="goog_rdk_2997"/>
      </w:sdtPr>
      <w:sdtContent>
        <w:p w:rsidR="00000000" w:rsidDel="00000000" w:rsidP="00000000" w:rsidRDefault="00000000" w:rsidRPr="00000000" w14:paraId="0000027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81500596"/>
              <w:tag w:val="goog_rdk_2994"/>
            </w:sdtPr>
            <w:sdtContent>
              <w:ins w:author="Rossi Rossi" w:id="118" w:date="2026-09-22T06:56:59Z">
                <w:sdt>
                  <w:sdtPr>
                    <w:id w:val="-936108628"/>
                    <w:tag w:val="goog_rdk_2995"/>
                  </w:sdtPr>
                  <w:sdtContent>
                    <w:del w:author="Animefor Me" w:id="15" w:date="2026-09-29T09:36:34Z"/>
                  </w:sdtContent>
                </w:sdt>
              </w:ins>
              <w:sdt>
                <w:sdtPr>
                  <w:id w:val="1947273682"/>
                  <w:tag w:val="goog_rdk_299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118" w:date="2026-09-22T06:56:59Z">
                <w:del w:author="Animefor Me" w:id="15" w:date="2026-09-29T09:36:34Z"/>
              </w:ins>
            </w:sdtContent>
          </w:sdt>
        </w:p>
      </w:sdtContent>
    </w:sdt>
    <w:sdt>
      <w:sdtPr>
        <w:id w:val="-1809793415"/>
        <w:tag w:val="goog_rdk_3001"/>
      </w:sdtPr>
      <w:sdtContent>
        <w:p w:rsidR="00000000" w:rsidDel="00000000" w:rsidP="00000000" w:rsidRDefault="00000000" w:rsidRPr="00000000" w14:paraId="0000027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34695350"/>
              <w:tag w:val="goog_rdk_2998"/>
            </w:sdtPr>
            <w:sdtContent>
              <w:ins w:author="Rossi Rossi" w:id="118" w:date="2026-09-22T06:56:59Z">
                <w:sdt>
                  <w:sdtPr>
                    <w:id w:val="-1380657634"/>
                    <w:tag w:val="goog_rdk_2999"/>
                  </w:sdtPr>
                  <w:sdtContent>
                    <w:del w:author="Animefor Me" w:id="15" w:date="2026-09-29T09:36:34Z"/>
                  </w:sdtContent>
                </w:sdt>
              </w:ins>
              <w:sdt>
                <w:sdtPr>
                  <w:id w:val="208192458"/>
                  <w:tag w:val="goog_rdk_300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Copy the new auth API key.</w:delText>
                      </w:r>
                    </w:del>
                  </w:ins>
                </w:sdtContent>
              </w:sdt>
              <w:ins w:author="Rossi Rossi" w:id="118" w:date="2026-09-22T06:56:59Z">
                <w:del w:author="Animefor Me" w:id="15" w:date="2026-09-29T09:36:34Z"/>
              </w:ins>
            </w:sdtContent>
          </w:sdt>
        </w:p>
      </w:sdtContent>
    </w:sdt>
    <w:sdt>
      <w:sdtPr>
        <w:id w:val="1049738169"/>
        <w:tag w:val="goog_rdk_3005"/>
      </w:sdtPr>
      <w:sdtContent>
        <w:p w:rsidR="00000000" w:rsidDel="00000000" w:rsidP="00000000" w:rsidRDefault="00000000" w:rsidRPr="00000000" w14:paraId="0000027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18432577"/>
              <w:tag w:val="goog_rdk_3002"/>
            </w:sdtPr>
            <w:sdtContent>
              <w:ins w:author="Rossi Rossi" w:id="118" w:date="2026-09-22T06:56:59Z">
                <w:sdt>
                  <w:sdtPr>
                    <w:id w:val="412338231"/>
                    <w:tag w:val="goog_rdk_3003"/>
                  </w:sdtPr>
                  <w:sdtContent>
                    <w:del w:author="Animefor Me" w:id="15" w:date="2026-09-29T09:36:34Z"/>
                  </w:sdtContent>
                </w:sdt>
              </w:ins>
              <w:sdt>
                <w:sdtPr>
                  <w:id w:val="1260209529"/>
                  <w:tag w:val="goog_rdk_300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118" w:date="2026-09-22T06:56:59Z">
                <w:del w:author="Animefor Me" w:id="15" w:date="2026-09-29T09:36:34Z"/>
              </w:ins>
            </w:sdtContent>
          </w:sdt>
        </w:p>
      </w:sdtContent>
    </w:sdt>
    <w:sdt>
      <w:sdtPr>
        <w:id w:val="-1224357553"/>
        <w:tag w:val="goog_rdk_3009"/>
      </w:sdtPr>
      <w:sdtContent>
        <w:p w:rsidR="00000000" w:rsidDel="00000000" w:rsidP="00000000" w:rsidRDefault="00000000" w:rsidRPr="00000000" w14:paraId="0000027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90851046"/>
              <w:tag w:val="goog_rdk_3006"/>
            </w:sdtPr>
            <w:sdtContent>
              <w:ins w:author="Rossi Rossi" w:id="118" w:date="2026-09-22T06:56:59Z">
                <w:sdt>
                  <w:sdtPr>
                    <w:id w:val="1852715571"/>
                    <w:tag w:val="goog_rdk_3007"/>
                  </w:sdtPr>
                  <w:sdtContent>
                    <w:del w:author="Animefor Me" w:id="15" w:date="2026-09-29T09:36:34Z"/>
                  </w:sdtContent>
                </w:sdt>
              </w:ins>
              <w:sdt>
                <w:sdtPr>
                  <w:id w:val="847097945"/>
                  <w:tag w:val="goog_rdk_300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118" w:date="2026-09-22T06:56:59Z">
                <w:del w:author="Animefor Me" w:id="15" w:date="2026-09-29T09:36:34Z"/>
              </w:ins>
            </w:sdtContent>
          </w:sdt>
        </w:p>
      </w:sdtContent>
    </w:sdt>
    <w:sdt>
      <w:sdtPr>
        <w:id w:val="1900869517"/>
        <w:tag w:val="goog_rdk_3013"/>
      </w:sdtPr>
      <w:sdtContent>
        <w:p w:rsidR="00000000" w:rsidDel="00000000" w:rsidP="00000000" w:rsidRDefault="00000000" w:rsidRPr="00000000" w14:paraId="0000027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70773646"/>
              <w:tag w:val="goog_rdk_3010"/>
            </w:sdtPr>
            <w:sdtContent>
              <w:ins w:author="Rossi Rossi" w:id="118" w:date="2026-09-22T06:56:59Z">
                <w:sdt>
                  <w:sdtPr>
                    <w:id w:val="-2118904893"/>
                    <w:tag w:val="goog_rdk_3011"/>
                  </w:sdtPr>
                  <w:sdtContent>
                    <w:del w:author="Animefor Me" w:id="15" w:date="2026-09-29T09:36:34Z"/>
                  </w:sdtContent>
                </w:sdt>
              </w:ins>
              <w:sdt>
                <w:sdtPr>
                  <w:id w:val="2089802611"/>
                  <w:tag w:val="goog_rdk_301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118" w:date="2026-09-22T06:56:59Z">
                <w:del w:author="Animefor Me" w:id="15" w:date="2026-09-29T09:36:34Z"/>
              </w:ins>
            </w:sdtContent>
          </w:sdt>
        </w:p>
      </w:sdtContent>
    </w:sdt>
    <w:sdt>
      <w:sdtPr>
        <w:id w:val="394954400"/>
        <w:tag w:val="goog_rdk_3017"/>
      </w:sdtPr>
      <w:sdtContent>
        <w:p w:rsidR="00000000" w:rsidDel="00000000" w:rsidP="00000000" w:rsidRDefault="00000000" w:rsidRPr="00000000" w14:paraId="0000027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20554259"/>
              <w:tag w:val="goog_rdk_3014"/>
            </w:sdtPr>
            <w:sdtContent>
              <w:ins w:author="Rossi Rossi" w:id="118" w:date="2026-09-22T06:56:59Z">
                <w:sdt>
                  <w:sdtPr>
                    <w:id w:val="-1755753602"/>
                    <w:tag w:val="goog_rdk_3015"/>
                  </w:sdtPr>
                  <w:sdtContent>
                    <w:del w:author="Animefor Me" w:id="15" w:date="2026-09-29T09:36:34Z"/>
                  </w:sdtContent>
                </w:sdt>
              </w:ins>
              <w:sdt>
                <w:sdtPr>
                  <w:id w:val="782488545"/>
                  <w:tag w:val="goog_rdk_301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3248089"/>
        <w:tag w:val="goog_rdk_3021"/>
      </w:sdtPr>
      <w:sdtContent>
        <w:p w:rsidR="00000000" w:rsidDel="00000000" w:rsidP="00000000" w:rsidRDefault="00000000" w:rsidRPr="00000000" w14:paraId="0000027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36673604"/>
              <w:tag w:val="goog_rdk_3018"/>
            </w:sdtPr>
            <w:sdtContent>
              <w:ins w:author="Rossi Rossi" w:id="118" w:date="2026-09-22T06:56:59Z">
                <w:sdt>
                  <w:sdtPr>
                    <w:id w:val="2137551150"/>
                    <w:tag w:val="goog_rdk_3019"/>
                  </w:sdtPr>
                  <w:sdtContent>
                    <w:del w:author="Animefor Me" w:id="15" w:date="2026-09-29T09:36:34Z"/>
                  </w:sdtContent>
                </w:sdt>
              </w:ins>
              <w:sdt>
                <w:sdtPr>
                  <w:id w:val="857240523"/>
                  <w:tag w:val="goog_rdk_302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8" w:date="2026-09-22T06:56:59Z">
                <w:del w:author="Animefor Me" w:id="15" w:date="2026-09-29T09:36:34Z"/>
              </w:ins>
            </w:sdtContent>
          </w:sdt>
        </w:p>
      </w:sdtContent>
    </w:sdt>
    <w:sdt>
      <w:sdtPr>
        <w:id w:val="-123551297"/>
        <w:tag w:val="goog_rdk_3025"/>
      </w:sdtPr>
      <w:sdtContent>
        <w:p w:rsidR="00000000" w:rsidDel="00000000" w:rsidP="00000000" w:rsidRDefault="00000000" w:rsidRPr="00000000" w14:paraId="0000027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50596342"/>
              <w:tag w:val="goog_rdk_3022"/>
            </w:sdtPr>
            <w:sdtContent>
              <w:ins w:author="Rossi Rossi" w:id="118" w:date="2026-09-22T06:56:59Z">
                <w:sdt>
                  <w:sdtPr>
                    <w:id w:val="1455819885"/>
                    <w:tag w:val="goog_rdk_3023"/>
                  </w:sdtPr>
                  <w:sdtContent>
                    <w:del w:author="Animefor Me" w:id="15" w:date="2026-09-29T09:36:34Z"/>
                  </w:sdtContent>
                </w:sdt>
              </w:ins>
              <w:sdt>
                <w:sdtPr>
                  <w:id w:val="942187831"/>
                  <w:tag w:val="goog_rdk_302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118" w:date="2026-09-22T06:56:59Z">
                <w:del w:author="Animefor Me" w:id="15" w:date="2026-09-29T09:36:34Z"/>
              </w:ins>
            </w:sdtContent>
          </w:sdt>
        </w:p>
      </w:sdtContent>
    </w:sdt>
    <w:sdt>
      <w:sdtPr>
        <w:id w:val="-1375232242"/>
        <w:tag w:val="goog_rdk_3029"/>
      </w:sdtPr>
      <w:sdtContent>
        <w:p w:rsidR="00000000" w:rsidDel="00000000" w:rsidP="00000000" w:rsidRDefault="00000000" w:rsidRPr="00000000" w14:paraId="0000028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54357476"/>
              <w:tag w:val="goog_rdk_3026"/>
            </w:sdtPr>
            <w:sdtContent>
              <w:ins w:author="Rossi Rossi" w:id="118" w:date="2026-09-22T06:56:59Z">
                <w:sdt>
                  <w:sdtPr>
                    <w:id w:val="940551837"/>
                    <w:tag w:val="goog_rdk_3027"/>
                  </w:sdtPr>
                  <w:sdtContent>
                    <w:del w:author="Animefor Me" w:id="15" w:date="2026-09-29T09:36:34Z"/>
                  </w:sdtContent>
                </w:sdt>
              </w:ins>
              <w:sdt>
                <w:sdtPr>
                  <w:id w:val="700854551"/>
                  <w:tag w:val="goog_rdk_302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3313882"/>
        <w:tag w:val="goog_rdk_3033"/>
      </w:sdtPr>
      <w:sdtContent>
        <w:p w:rsidR="00000000" w:rsidDel="00000000" w:rsidP="00000000" w:rsidRDefault="00000000" w:rsidRPr="00000000" w14:paraId="0000028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02672777"/>
              <w:tag w:val="goog_rdk_3030"/>
            </w:sdtPr>
            <w:sdtContent>
              <w:ins w:author="Rossi Rossi" w:id="118" w:date="2026-09-22T06:56:59Z">
                <w:sdt>
                  <w:sdtPr>
                    <w:id w:val="-499671843"/>
                    <w:tag w:val="goog_rdk_3031"/>
                  </w:sdtPr>
                  <w:sdtContent>
                    <w:del w:author="Animefor Me" w:id="15" w:date="2026-09-29T09:36:34Z"/>
                  </w:sdtContent>
                </w:sdt>
              </w:ins>
              <w:sdt>
                <w:sdtPr>
                  <w:id w:val="-802146215"/>
                  <w:tag w:val="goog_rdk_303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Limitations</w:delText>
                      </w:r>
                    </w:del>
                  </w:ins>
                </w:sdtContent>
              </w:sdt>
              <w:ins w:author="Rossi Rossi" w:id="118" w:date="2026-09-22T06:56:59Z">
                <w:del w:author="Animefor Me" w:id="15" w:date="2026-09-29T09:36:34Z"/>
              </w:ins>
            </w:sdtContent>
          </w:sdt>
        </w:p>
      </w:sdtContent>
    </w:sdt>
    <w:sdt>
      <w:sdtPr>
        <w:id w:val="-1249556018"/>
        <w:tag w:val="goog_rdk_3037"/>
      </w:sdtPr>
      <w:sdtContent>
        <w:p w:rsidR="00000000" w:rsidDel="00000000" w:rsidP="00000000" w:rsidRDefault="00000000" w:rsidRPr="00000000" w14:paraId="0000028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18589950"/>
              <w:tag w:val="goog_rdk_3034"/>
            </w:sdtPr>
            <w:sdtContent>
              <w:ins w:author="Rossi Rossi" w:id="118" w:date="2026-09-22T06:56:59Z">
                <w:sdt>
                  <w:sdtPr>
                    <w:id w:val="580037247"/>
                    <w:tag w:val="goog_rdk_3035"/>
                  </w:sdtPr>
                  <w:sdtContent>
                    <w:del w:author="Animefor Me" w:id="15" w:date="2026-09-29T09:36:34Z"/>
                  </w:sdtContent>
                </w:sdt>
              </w:ins>
              <w:sdt>
                <w:sdtPr>
                  <w:id w:val="-2074563806"/>
                  <w:tag w:val="goog_rdk_303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20213315"/>
        <w:tag w:val="goog_rdk_3041"/>
      </w:sdtPr>
      <w:sdtContent>
        <w:p w:rsidR="00000000" w:rsidDel="00000000" w:rsidP="00000000" w:rsidRDefault="00000000" w:rsidRPr="00000000" w14:paraId="0000028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7987333"/>
              <w:tag w:val="goog_rdk_3038"/>
            </w:sdtPr>
            <w:sdtContent>
              <w:ins w:author="Rossi Rossi" w:id="118" w:date="2026-09-22T06:56:59Z">
                <w:sdt>
                  <w:sdtPr>
                    <w:id w:val="-1900263242"/>
                    <w:tag w:val="goog_rdk_3039"/>
                  </w:sdtPr>
                  <w:sdtContent>
                    <w:del w:author="Animefor Me" w:id="15" w:date="2026-09-29T09:36:34Z"/>
                  </w:sdtContent>
                </w:sdt>
              </w:ins>
              <w:sdt>
                <w:sdtPr>
                  <w:id w:val="-108174380"/>
                  <w:tag w:val="goog_rdk_304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118" w:date="2026-09-22T06:56:59Z">
                <w:del w:author="Animefor Me" w:id="15" w:date="2026-09-29T09:36:34Z"/>
              </w:ins>
            </w:sdtContent>
          </w:sdt>
        </w:p>
      </w:sdtContent>
    </w:sdt>
    <w:sdt>
      <w:sdtPr>
        <w:id w:val="1988731436"/>
        <w:tag w:val="goog_rdk_3045"/>
      </w:sdtPr>
      <w:sdtContent>
        <w:p w:rsidR="00000000" w:rsidDel="00000000" w:rsidP="00000000" w:rsidRDefault="00000000" w:rsidRPr="00000000" w14:paraId="0000028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29198159"/>
              <w:tag w:val="goog_rdk_3042"/>
            </w:sdtPr>
            <w:sdtContent>
              <w:ins w:author="Rossi Rossi" w:id="118" w:date="2026-09-22T06:56:59Z">
                <w:sdt>
                  <w:sdtPr>
                    <w:id w:val="-29339710"/>
                    <w:tag w:val="goog_rdk_3043"/>
                  </w:sdtPr>
                  <w:sdtContent>
                    <w:del w:author="Animefor Me" w:id="15" w:date="2026-09-29T09:36:34Z"/>
                  </w:sdtContent>
                </w:sdt>
              </w:ins>
              <w:sdt>
                <w:sdtPr>
                  <w:id w:val="-529089803"/>
                  <w:tag w:val="goog_rdk_304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32203756"/>
        <w:tag w:val="goog_rdk_3049"/>
      </w:sdtPr>
      <w:sdtContent>
        <w:p w:rsidR="00000000" w:rsidDel="00000000" w:rsidP="00000000" w:rsidRDefault="00000000" w:rsidRPr="00000000" w14:paraId="0000028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89160076"/>
              <w:tag w:val="goog_rdk_3046"/>
            </w:sdtPr>
            <w:sdtContent>
              <w:ins w:author="Rossi Rossi" w:id="118" w:date="2026-09-22T06:56:59Z">
                <w:sdt>
                  <w:sdtPr>
                    <w:id w:val="-442417427"/>
                    <w:tag w:val="goog_rdk_3047"/>
                  </w:sdtPr>
                  <w:sdtContent>
                    <w:del w:author="Animefor Me" w:id="15" w:date="2026-09-29T09:36:34Z"/>
                  </w:sdtContent>
                </w:sdt>
              </w:ins>
              <w:sdt>
                <w:sdtPr>
                  <w:id w:val="-1919503801"/>
                  <w:tag w:val="goog_rdk_304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118" w:date="2026-09-22T06:56:59Z">
                <w:del w:author="Animefor Me" w:id="15" w:date="2026-09-29T09:36:34Z"/>
              </w:ins>
            </w:sdtContent>
          </w:sdt>
        </w:p>
      </w:sdtContent>
    </w:sdt>
    <w:sdt>
      <w:sdtPr>
        <w:id w:val="1092037661"/>
        <w:tag w:val="goog_rdk_3053"/>
      </w:sdtPr>
      <w:sdtContent>
        <w:p w:rsidR="00000000" w:rsidDel="00000000" w:rsidP="00000000" w:rsidRDefault="00000000" w:rsidRPr="00000000" w14:paraId="0000028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62675986"/>
              <w:tag w:val="goog_rdk_3050"/>
            </w:sdtPr>
            <w:sdtContent>
              <w:ins w:author="Rossi Rossi" w:id="118" w:date="2026-09-22T06:56:59Z">
                <w:sdt>
                  <w:sdtPr>
                    <w:id w:val="-1722488725"/>
                    <w:tag w:val="goog_rdk_3051"/>
                  </w:sdtPr>
                  <w:sdtContent>
                    <w:del w:author="Animefor Me" w:id="15" w:date="2026-09-29T09:36:34Z"/>
                  </w:sdtContent>
                </w:sdt>
              </w:ins>
              <w:sdt>
                <w:sdtPr>
                  <w:id w:val="-599190141"/>
                  <w:tag w:val="goog_rdk_305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118" w:date="2026-09-22T06:56:59Z">
                <w:del w:author="Animefor Me" w:id="15" w:date="2026-09-29T09:36:34Z"/>
              </w:ins>
            </w:sdtContent>
          </w:sdt>
        </w:p>
      </w:sdtContent>
    </w:sdt>
    <w:sdt>
      <w:sdtPr>
        <w:id w:val="-1823433017"/>
        <w:tag w:val="goog_rdk_3057"/>
      </w:sdtPr>
      <w:sdtContent>
        <w:p w:rsidR="00000000" w:rsidDel="00000000" w:rsidP="00000000" w:rsidRDefault="00000000" w:rsidRPr="00000000" w14:paraId="0000028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81348490"/>
              <w:tag w:val="goog_rdk_3054"/>
            </w:sdtPr>
            <w:sdtContent>
              <w:ins w:author="Rossi Rossi" w:id="118" w:date="2026-09-22T06:56:59Z">
                <w:sdt>
                  <w:sdtPr>
                    <w:id w:val="-118435290"/>
                    <w:tag w:val="goog_rdk_3055"/>
                  </w:sdtPr>
                  <w:sdtContent>
                    <w:del w:author="Animefor Me" w:id="15" w:date="2026-09-29T09:36:34Z"/>
                  </w:sdtContent>
                </w:sdt>
              </w:ins>
              <w:sdt>
                <w:sdtPr>
                  <w:id w:val="-1575606563"/>
                  <w:tag w:val="goog_rdk_305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118" w:date="2026-09-22T06:56:59Z">
                <w:del w:author="Animefor Me" w:id="15" w:date="2026-09-29T09:36:34Z"/>
              </w:ins>
            </w:sdtContent>
          </w:sdt>
        </w:p>
      </w:sdtContent>
    </w:sdt>
    <w:sdt>
      <w:sdtPr>
        <w:id w:val="20353914"/>
        <w:tag w:val="goog_rdk_3066"/>
      </w:sdtPr>
      <w:sdtContent>
        <w:p w:rsidR="00000000" w:rsidDel="00000000" w:rsidP="00000000" w:rsidRDefault="00000000" w:rsidRPr="00000000" w14:paraId="0000028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41783753"/>
              <w:tag w:val="goog_rdk_3060"/>
            </w:sdtPr>
            <w:sdtContent>
              <w:ins w:author="Jagadeshwaran V" w:id="138" w:date="2026-09-24T04:38:23Z">
                <w:sdt>
                  <w:sdtPr>
                    <w:id w:val="-1769255670"/>
                    <w:tag w:val="goog_rdk_3061"/>
                  </w:sdtPr>
                  <w:sdtContent>
                    <w:del w:author="Animefor Me" w:id="15" w:date="2026-09-29T09:36:34Z"/>
                  </w:sdtContent>
                </w:sdt>
              </w:ins>
              <w:sdt>
                <w:sdtPr>
                  <w:id w:val="1729789067"/>
                  <w:tag w:val="goog_rdk_3062"/>
                </w:sdtPr>
                <w:sdtContent>
                  <w:ins w:author="Jagadeshwaran V" w:id="138" w:date="2026-09-24T04:38:2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Jagadeshwaran V" w:id="138" w:date="2026-09-24T04:38:23Z">
                <w:del w:author="Animefor Me" w:id="15" w:date="2026-09-29T09:36:34Z"/>
              </w:ins>
            </w:sdtContent>
          </w:sdt>
          <w:sdt>
            <w:sdtPr>
              <w:id w:val="-2105699385"/>
              <w:tag w:val="goog_rdk_3063"/>
            </w:sdtPr>
            <w:sdtContent>
              <w:ins w:author="Rossi Rossi" w:id="118" w:date="2026-09-22T06:56:59Z">
                <w:sdt>
                  <w:sdtPr>
                    <w:id w:val="-1036761410"/>
                    <w:tag w:val="goog_rdk_3064"/>
                  </w:sdtPr>
                  <w:sdtContent>
                    <w:del w:author="Animefor Me" w:id="15" w:date="2026-09-29T09:36:34Z"/>
                  </w:sdtContent>
                </w:sdt>
              </w:ins>
              <w:sdt>
                <w:sdtPr>
                  <w:id w:val="577306650"/>
                  <w:tag w:val="goog_rdk_306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917906725"/>
        <w:tag w:val="goog_rdk_3070"/>
      </w:sdtPr>
      <w:sdtContent>
        <w:p w:rsidR="00000000" w:rsidDel="00000000" w:rsidP="00000000" w:rsidRDefault="00000000" w:rsidRPr="00000000" w14:paraId="0000028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13799934"/>
              <w:tag w:val="goog_rdk_3067"/>
            </w:sdtPr>
            <w:sdtContent>
              <w:ins w:author="Rossi Rossi" w:id="118" w:date="2026-09-22T06:56:59Z">
                <w:sdt>
                  <w:sdtPr>
                    <w:id w:val="538326704"/>
                    <w:tag w:val="goog_rdk_3068"/>
                  </w:sdtPr>
                  <w:sdtContent>
                    <w:del w:author="Animefor Me" w:id="15" w:date="2026-09-29T09:36:34Z"/>
                  </w:sdtContent>
                </w:sdt>
              </w:ins>
              <w:sdt>
                <w:sdtPr>
                  <w:id w:val="1657927355"/>
                  <w:tag w:val="goog_rdk_306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118" w:date="2026-09-22T06:56:59Z">
                <w:del w:author="Animefor Me" w:id="15" w:date="2026-09-29T09:36:34Z"/>
              </w:ins>
            </w:sdtContent>
          </w:sdt>
        </w:p>
      </w:sdtContent>
    </w:sdt>
    <w:sdt>
      <w:sdtPr>
        <w:id w:val="-1990234353"/>
        <w:tag w:val="goog_rdk_3074"/>
      </w:sdtPr>
      <w:sdtContent>
        <w:p w:rsidR="00000000" w:rsidDel="00000000" w:rsidP="00000000" w:rsidRDefault="00000000" w:rsidRPr="00000000" w14:paraId="0000028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9534426"/>
              <w:tag w:val="goog_rdk_3071"/>
            </w:sdtPr>
            <w:sdtContent>
              <w:ins w:author="Rossi Rossi" w:id="118" w:date="2026-09-22T06:56:59Z">
                <w:sdt>
                  <w:sdtPr>
                    <w:id w:val="468135692"/>
                    <w:tag w:val="goog_rdk_3072"/>
                  </w:sdtPr>
                  <w:sdtContent>
                    <w:del w:author="Animefor Me" w:id="15" w:date="2026-09-29T09:36:34Z"/>
                  </w:sdtContent>
                </w:sdt>
              </w:ins>
              <w:sdt>
                <w:sdtPr>
                  <w:id w:val="920143904"/>
                  <w:tag w:val="goog_rdk_30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118" w:date="2026-09-22T06:56:59Z">
                <w:del w:author="Animefor Me" w:id="15" w:date="2026-09-29T09:36:34Z"/>
              </w:ins>
            </w:sdtContent>
          </w:sdt>
        </w:p>
      </w:sdtContent>
    </w:sdt>
    <w:sdt>
      <w:sdtPr>
        <w:id w:val="1808066671"/>
        <w:tag w:val="goog_rdk_3078"/>
      </w:sdtPr>
      <w:sdtContent>
        <w:p w:rsidR="00000000" w:rsidDel="00000000" w:rsidP="00000000" w:rsidRDefault="00000000" w:rsidRPr="00000000" w14:paraId="0000028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65346547"/>
              <w:tag w:val="goog_rdk_3075"/>
            </w:sdtPr>
            <w:sdtContent>
              <w:ins w:author="Rossi Rossi" w:id="118" w:date="2026-09-22T06:56:59Z">
                <w:sdt>
                  <w:sdtPr>
                    <w:id w:val="558490563"/>
                    <w:tag w:val="goog_rdk_3076"/>
                  </w:sdtPr>
                  <w:sdtContent>
                    <w:del w:author="Animefor Me" w:id="15" w:date="2026-09-29T09:36:34Z"/>
                  </w:sdtContent>
                </w:sdt>
              </w:ins>
              <w:sdt>
                <w:sdtPr>
                  <w:id w:val="-1337066210"/>
                  <w:tag w:val="goog_rdk_307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use the Gemini API, you must authenticate your requests. You can</w:delText>
                      </w:r>
                    </w:del>
                  </w:ins>
                </w:sdtContent>
              </w:sdt>
              <w:ins w:author="Rossi Rossi" w:id="118" w:date="2026-09-22T06:56:59Z">
                <w:del w:author="Animefor Me" w:id="15" w:date="2026-09-29T09:36:34Z"/>
              </w:ins>
            </w:sdtContent>
          </w:sdt>
        </w:p>
      </w:sdtContent>
    </w:sdt>
    <w:sdt>
      <w:sdtPr>
        <w:id w:val="-1672405772"/>
        <w:tag w:val="goog_rdk_3082"/>
      </w:sdtPr>
      <w:sdtContent>
        <w:p w:rsidR="00000000" w:rsidDel="00000000" w:rsidP="00000000" w:rsidRDefault="00000000" w:rsidRPr="00000000" w14:paraId="0000028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82958497"/>
              <w:tag w:val="goog_rdk_3079"/>
            </w:sdtPr>
            <w:sdtContent>
              <w:ins w:author="Rossi Rossi" w:id="118" w:date="2026-09-22T06:56:59Z">
                <w:sdt>
                  <w:sdtPr>
                    <w:id w:val="961609522"/>
                    <w:tag w:val="goog_rdk_3080"/>
                  </w:sdtPr>
                  <w:sdtContent>
                    <w:del w:author="Animefor Me" w:id="15" w:date="2026-09-29T09:36:34Z"/>
                  </w:sdtContent>
                </w:sdt>
              </w:ins>
              <w:sdt>
                <w:sdtPr>
                  <w:id w:val="252629880"/>
                  <w:tag w:val="goog_rdk_30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118" w:date="2026-09-22T06:56:59Z">
                <w:del w:author="Animefor Me" w:id="15" w:date="2026-09-29T09:36:34Z"/>
              </w:ins>
            </w:sdtContent>
          </w:sdt>
        </w:p>
      </w:sdtContent>
    </w:sdt>
    <w:sdt>
      <w:sdtPr>
        <w:id w:val="483620408"/>
        <w:tag w:val="goog_rdk_3086"/>
      </w:sdtPr>
      <w:sdtContent>
        <w:p w:rsidR="00000000" w:rsidDel="00000000" w:rsidP="00000000" w:rsidRDefault="00000000" w:rsidRPr="00000000" w14:paraId="0000028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53874604"/>
              <w:tag w:val="goog_rdk_3083"/>
            </w:sdtPr>
            <w:sdtContent>
              <w:ins w:author="Rossi Rossi" w:id="118" w:date="2026-09-22T06:56:59Z">
                <w:sdt>
                  <w:sdtPr>
                    <w:id w:val="1390900103"/>
                    <w:tag w:val="goog_rdk_3084"/>
                  </w:sdtPr>
                  <w:sdtContent>
                    <w:del w:author="Animefor Me" w:id="15" w:date="2026-09-29T09:36:34Z"/>
                  </w:sdtContent>
                </w:sdt>
              </w:ins>
              <w:sdt>
                <w:sdtPr>
                  <w:id w:val="762701646"/>
                  <w:tag w:val="goog_rdk_308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108286613"/>
        <w:tag w:val="goog_rdk_3090"/>
      </w:sdtPr>
      <w:sdtContent>
        <w:p w:rsidR="00000000" w:rsidDel="00000000" w:rsidP="00000000" w:rsidRDefault="00000000" w:rsidRPr="00000000" w14:paraId="0000028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77688729"/>
              <w:tag w:val="goog_rdk_3087"/>
            </w:sdtPr>
            <w:sdtContent>
              <w:ins w:author="Rossi Rossi" w:id="118" w:date="2026-09-22T06:56:59Z">
                <w:sdt>
                  <w:sdtPr>
                    <w:id w:val="-974599896"/>
                    <w:tag w:val="goog_rdk_3088"/>
                  </w:sdtPr>
                  <w:sdtContent>
                    <w:del w:author="Animefor Me" w:id="15" w:date="2026-09-29T09:36:34Z"/>
                  </w:sdtContent>
                </w:sdt>
              </w:ins>
              <w:sdt>
                <w:sdtPr>
                  <w:id w:val="382856196"/>
                  <w:tag w:val="goog_rdk_308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118" w:date="2026-09-22T06:56:59Z">
                <w:del w:author="Animefor Me" w:id="15" w:date="2026-09-29T09:36:34Z"/>
              </w:ins>
            </w:sdtContent>
          </w:sdt>
        </w:p>
      </w:sdtContent>
    </w:sdt>
    <w:sdt>
      <w:sdtPr>
        <w:id w:val="221677833"/>
        <w:tag w:val="goog_rdk_3094"/>
      </w:sdtPr>
      <w:sdtContent>
        <w:p w:rsidR="00000000" w:rsidDel="00000000" w:rsidP="00000000" w:rsidRDefault="00000000" w:rsidRPr="00000000" w14:paraId="0000028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45754372"/>
              <w:tag w:val="goog_rdk_3091"/>
            </w:sdtPr>
            <w:sdtContent>
              <w:ins w:author="Rossi Rossi" w:id="118" w:date="2026-09-22T06:56:59Z">
                <w:sdt>
                  <w:sdtPr>
                    <w:id w:val="67927779"/>
                    <w:tag w:val="goog_rdk_3092"/>
                  </w:sdtPr>
                  <w:sdtContent>
                    <w:del w:author="Animefor Me" w:id="15" w:date="2026-09-29T09:36:34Z"/>
                  </w:sdtContent>
                </w:sdt>
              </w:ins>
              <w:sdt>
                <w:sdtPr>
                  <w:id w:val="1616275978"/>
                  <w:tag w:val="goog_rdk_309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944312283"/>
        <w:tag w:val="goog_rdk_3098"/>
      </w:sdtPr>
      <w:sdtContent>
        <w:p w:rsidR="00000000" w:rsidDel="00000000" w:rsidP="00000000" w:rsidRDefault="00000000" w:rsidRPr="00000000" w14:paraId="0000029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10838652"/>
              <w:tag w:val="goog_rdk_3095"/>
            </w:sdtPr>
            <w:sdtContent>
              <w:ins w:author="Rossi Rossi" w:id="118" w:date="2026-09-22T06:56:59Z">
                <w:sdt>
                  <w:sdtPr>
                    <w:id w:val="-1474501544"/>
                    <w:tag w:val="goog_rdk_3096"/>
                  </w:sdtPr>
                  <w:sdtContent>
                    <w:del w:author="Animefor Me" w:id="15" w:date="2026-09-29T09:36:34Z"/>
                  </w:sdtContent>
                </w:sdt>
              </w:ins>
              <w:sdt>
                <w:sdtPr>
                  <w:id w:val="1501545892"/>
                  <w:tag w:val="goog_rdk_30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118" w:date="2026-09-22T06:56:59Z">
                <w:del w:author="Animefor Me" w:id="15" w:date="2026-09-29T09:36:34Z"/>
              </w:ins>
            </w:sdtContent>
          </w:sdt>
        </w:p>
      </w:sdtContent>
    </w:sdt>
    <w:sdt>
      <w:sdtPr>
        <w:id w:val="-342316716"/>
        <w:tag w:val="goog_rdk_3102"/>
      </w:sdtPr>
      <w:sdtContent>
        <w:p w:rsidR="00000000" w:rsidDel="00000000" w:rsidP="00000000" w:rsidRDefault="00000000" w:rsidRPr="00000000" w14:paraId="0000029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13094101"/>
              <w:tag w:val="goog_rdk_3099"/>
            </w:sdtPr>
            <w:sdtContent>
              <w:ins w:author="Rossi Rossi" w:id="118" w:date="2026-09-22T06:56:59Z">
                <w:sdt>
                  <w:sdtPr>
                    <w:id w:val="356711993"/>
                    <w:tag w:val="goog_rdk_3100"/>
                  </w:sdtPr>
                  <w:sdtContent>
                    <w:del w:author="Animefor Me" w:id="15" w:date="2026-09-29T09:36:34Z"/>
                  </w:sdtContent>
                </w:sdt>
              </w:ins>
              <w:sdt>
                <w:sdtPr>
                  <w:id w:val="-541915918"/>
                  <w:tag w:val="goog_rdk_310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09469678"/>
        <w:tag w:val="goog_rdk_3106"/>
      </w:sdtPr>
      <w:sdtContent>
        <w:p w:rsidR="00000000" w:rsidDel="00000000" w:rsidP="00000000" w:rsidRDefault="00000000" w:rsidRPr="00000000" w14:paraId="0000029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53186282"/>
              <w:tag w:val="goog_rdk_3103"/>
            </w:sdtPr>
            <w:sdtContent>
              <w:ins w:author="Rossi Rossi" w:id="118" w:date="2026-09-22T06:56:59Z">
                <w:sdt>
                  <w:sdtPr>
                    <w:id w:val="482236470"/>
                    <w:tag w:val="goog_rdk_3104"/>
                  </w:sdtPr>
                  <w:sdtContent>
                    <w:del w:author="Animefor Me" w:id="15" w:date="2026-09-29T09:36:34Z"/>
                  </w:sdtContent>
                </w:sdt>
              </w:ins>
              <w:sdt>
                <w:sdtPr>
                  <w:id w:val="1129419594"/>
                  <w:tag w:val="goog_rdk_31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118" w:date="2026-09-22T06:56:59Z">
                <w:del w:author="Animefor Me" w:id="15" w:date="2026-09-29T09:36:34Z"/>
              </w:ins>
            </w:sdtContent>
          </w:sdt>
        </w:p>
      </w:sdtContent>
    </w:sdt>
    <w:sdt>
      <w:sdtPr>
        <w:id w:val="-1685358180"/>
        <w:tag w:val="goog_rdk_3110"/>
      </w:sdtPr>
      <w:sdtContent>
        <w:p w:rsidR="00000000" w:rsidDel="00000000" w:rsidP="00000000" w:rsidRDefault="00000000" w:rsidRPr="00000000" w14:paraId="0000029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68590941"/>
              <w:tag w:val="goog_rdk_3107"/>
            </w:sdtPr>
            <w:sdtContent>
              <w:ins w:author="Rossi Rossi" w:id="118" w:date="2026-09-22T06:56:59Z">
                <w:sdt>
                  <w:sdtPr>
                    <w:id w:val="57204181"/>
                    <w:tag w:val="goog_rdk_3108"/>
                  </w:sdtPr>
                  <w:sdtContent>
                    <w:del w:author="Animefor Me" w:id="15" w:date="2026-09-29T09:36:34Z"/>
                  </w:sdtContent>
                </w:sdt>
              </w:ins>
              <w:sdt>
                <w:sdtPr>
                  <w:id w:val="667189398"/>
                  <w:tag w:val="goog_rdk_31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118" w:date="2026-09-22T06:56:59Z">
                <w:del w:author="Animefor Me" w:id="15" w:date="2026-09-29T09:36:34Z"/>
              </w:ins>
            </w:sdtContent>
          </w:sdt>
        </w:p>
      </w:sdtContent>
    </w:sdt>
    <w:sdt>
      <w:sdtPr>
        <w:id w:val="-188205937"/>
        <w:tag w:val="goog_rdk_3114"/>
      </w:sdtPr>
      <w:sdtContent>
        <w:p w:rsidR="00000000" w:rsidDel="00000000" w:rsidP="00000000" w:rsidRDefault="00000000" w:rsidRPr="00000000" w14:paraId="0000029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99236366"/>
              <w:tag w:val="goog_rdk_3111"/>
            </w:sdtPr>
            <w:sdtContent>
              <w:ins w:author="Rossi Rossi" w:id="118" w:date="2026-09-22T06:56:59Z">
                <w:sdt>
                  <w:sdtPr>
                    <w:id w:val="959190857"/>
                    <w:tag w:val="goog_rdk_3112"/>
                  </w:sdtPr>
                  <w:sdtContent>
                    <w:del w:author="Animefor Me" w:id="15" w:date="2026-09-29T09:36:34Z"/>
                  </w:sdtContent>
                </w:sdt>
              </w:ins>
              <w:sdt>
                <w:sdtPr>
                  <w:id w:val="90828918"/>
                  <w:tag w:val="goog_rdk_31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keys to improve security:</w:delText>
                      </w:r>
                    </w:del>
                  </w:ins>
                </w:sdtContent>
              </w:sdt>
              <w:ins w:author="Rossi Rossi" w:id="118" w:date="2026-09-22T06:56:59Z">
                <w:del w:author="Animefor Me" w:id="15" w:date="2026-09-29T09:36:34Z"/>
              </w:ins>
            </w:sdtContent>
          </w:sdt>
        </w:p>
      </w:sdtContent>
    </w:sdt>
    <w:sdt>
      <w:sdtPr>
        <w:id w:val="1497303468"/>
        <w:tag w:val="goog_rdk_3118"/>
      </w:sdtPr>
      <w:sdtContent>
        <w:p w:rsidR="00000000" w:rsidDel="00000000" w:rsidP="00000000" w:rsidRDefault="00000000" w:rsidRPr="00000000" w14:paraId="0000029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67104298"/>
              <w:tag w:val="goog_rdk_3115"/>
            </w:sdtPr>
            <w:sdtContent>
              <w:ins w:author="Rossi Rossi" w:id="118" w:date="2026-09-22T06:56:59Z">
                <w:sdt>
                  <w:sdtPr>
                    <w:id w:val="-162635081"/>
                    <w:tag w:val="goog_rdk_3116"/>
                  </w:sdtPr>
                  <w:sdtContent>
                    <w:del w:author="Animefor Me" w:id="15" w:date="2026-09-29T09:36:34Z"/>
                  </w:sdtContent>
                </w:sdt>
              </w:ins>
              <w:sdt>
                <w:sdtPr>
                  <w:id w:val="420659206"/>
                  <w:tag w:val="goog_rdk_311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867644116"/>
        <w:tag w:val="goog_rdk_3122"/>
      </w:sdtPr>
      <w:sdtContent>
        <w:p w:rsidR="00000000" w:rsidDel="00000000" w:rsidP="00000000" w:rsidRDefault="00000000" w:rsidRPr="00000000" w14:paraId="0000029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28838035"/>
              <w:tag w:val="goog_rdk_3119"/>
            </w:sdtPr>
            <w:sdtContent>
              <w:ins w:author="Rossi Rossi" w:id="118" w:date="2026-09-22T06:56:59Z">
                <w:sdt>
                  <w:sdtPr>
                    <w:id w:val="746327086"/>
                    <w:tag w:val="goog_rdk_3120"/>
                  </w:sdtPr>
                  <w:sdtContent>
                    <w:del w:author="Animefor Me" w:id="15" w:date="2026-09-29T09:36:34Z"/>
                  </w:sdtContent>
                </w:sdt>
              </w:ins>
              <w:sdt>
                <w:sdtPr>
                  <w:id w:val="975017618"/>
                  <w:tag w:val="goog_rdk_31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118" w:date="2026-09-22T06:56:59Z">
                <w:del w:author="Animefor Me" w:id="15" w:date="2026-09-29T09:36:34Z"/>
              </w:ins>
            </w:sdtContent>
          </w:sdt>
        </w:p>
      </w:sdtContent>
    </w:sdt>
    <w:sdt>
      <w:sdtPr>
        <w:id w:val="-1801979238"/>
        <w:tag w:val="goog_rdk_3126"/>
      </w:sdtPr>
      <w:sdtContent>
        <w:p w:rsidR="00000000" w:rsidDel="00000000" w:rsidP="00000000" w:rsidRDefault="00000000" w:rsidRPr="00000000" w14:paraId="0000029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4793770"/>
              <w:tag w:val="goog_rdk_3123"/>
            </w:sdtPr>
            <w:sdtContent>
              <w:ins w:author="Rossi Rossi" w:id="118" w:date="2026-09-22T06:56:59Z">
                <w:sdt>
                  <w:sdtPr>
                    <w:id w:val="384391905"/>
                    <w:tag w:val="goog_rdk_3124"/>
                  </w:sdtPr>
                  <w:sdtContent>
                    <w:del w:author="Animefor Me" w:id="15" w:date="2026-09-29T09:36:34Z"/>
                  </w:sdtContent>
                </w:sdt>
              </w:ins>
              <w:sdt>
                <w:sdtPr>
                  <w:id w:val="-1552425173"/>
                  <w:tag w:val="goog_rdk_31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118" w:date="2026-09-22T06:56:59Z">
                <w:del w:author="Animefor Me" w:id="15" w:date="2026-09-29T09:36:34Z"/>
              </w:ins>
            </w:sdtContent>
          </w:sdt>
        </w:p>
      </w:sdtContent>
    </w:sdt>
    <w:sdt>
      <w:sdtPr>
        <w:id w:val="274380923"/>
        <w:tag w:val="goog_rdk_3130"/>
      </w:sdtPr>
      <w:sdtContent>
        <w:p w:rsidR="00000000" w:rsidDel="00000000" w:rsidP="00000000" w:rsidRDefault="00000000" w:rsidRPr="00000000" w14:paraId="0000029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45233319"/>
              <w:tag w:val="goog_rdk_3127"/>
            </w:sdtPr>
            <w:sdtContent>
              <w:ins w:author="Rossi Rossi" w:id="118" w:date="2026-09-22T06:56:59Z">
                <w:sdt>
                  <w:sdtPr>
                    <w:id w:val="-1658850630"/>
                    <w:tag w:val="goog_rdk_3128"/>
                  </w:sdtPr>
                  <w:sdtContent>
                    <w:del w:author="Animefor Me" w:id="15" w:date="2026-09-29T09:36:34Z"/>
                  </w:sdtContent>
                </w:sdt>
              </w:ins>
              <w:sdt>
                <w:sdtPr>
                  <w:id w:val="237266777"/>
                  <w:tag w:val="goog_rdk_312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43430228"/>
        <w:tag w:val="goog_rdk_3134"/>
      </w:sdtPr>
      <w:sdtContent>
        <w:p w:rsidR="00000000" w:rsidDel="00000000" w:rsidP="00000000" w:rsidRDefault="00000000" w:rsidRPr="00000000" w14:paraId="0000029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94378544"/>
              <w:tag w:val="goog_rdk_3131"/>
            </w:sdtPr>
            <w:sdtContent>
              <w:ins w:author="Rossi Rossi" w:id="118" w:date="2026-09-22T06:56:59Z">
                <w:sdt>
                  <w:sdtPr>
                    <w:id w:val="1916478460"/>
                    <w:tag w:val="goog_rdk_3132"/>
                  </w:sdtPr>
                  <w:sdtContent>
                    <w:del w:author="Animefor Me" w:id="15" w:date="2026-09-29T09:36:34Z"/>
                  </w:sdtContent>
                </w:sdt>
              </w:ins>
              <w:sdt>
                <w:sdtPr>
                  <w:id w:val="580559254"/>
                  <w:tag w:val="goog_rdk_313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118" w:date="2026-09-22T06:56:59Z">
                <w:del w:author="Animefor Me" w:id="15" w:date="2026-09-29T09:36:34Z"/>
              </w:ins>
            </w:sdtContent>
          </w:sdt>
        </w:p>
      </w:sdtContent>
    </w:sdt>
    <w:sdt>
      <w:sdtPr>
        <w:id w:val="1159818956"/>
        <w:tag w:val="goog_rdk_3138"/>
      </w:sdtPr>
      <w:sdtContent>
        <w:p w:rsidR="00000000" w:rsidDel="00000000" w:rsidP="00000000" w:rsidRDefault="00000000" w:rsidRPr="00000000" w14:paraId="0000029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7726849"/>
              <w:tag w:val="goog_rdk_3135"/>
            </w:sdtPr>
            <w:sdtContent>
              <w:ins w:author="Rossi Rossi" w:id="118" w:date="2026-09-22T06:56:59Z">
                <w:sdt>
                  <w:sdtPr>
                    <w:id w:val="-1111226831"/>
                    <w:tag w:val="goog_rdk_3136"/>
                  </w:sdtPr>
                  <w:sdtContent>
                    <w:del w:author="Animefor Me" w:id="15" w:date="2026-09-29T09:36:34Z"/>
                  </w:sdtContent>
                </w:sdt>
              </w:ins>
              <w:sdt>
                <w:sdtPr>
                  <w:id w:val="-761216663"/>
                  <w:tag w:val="goog_rdk_313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88199723"/>
        <w:tag w:val="goog_rdk_3142"/>
      </w:sdtPr>
      <w:sdtContent>
        <w:p w:rsidR="00000000" w:rsidDel="00000000" w:rsidP="00000000" w:rsidRDefault="00000000" w:rsidRPr="00000000" w14:paraId="0000029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44028714"/>
              <w:tag w:val="goog_rdk_3139"/>
            </w:sdtPr>
            <w:sdtContent>
              <w:ins w:author="Rossi Rossi" w:id="118" w:date="2026-09-22T06:56:59Z">
                <w:sdt>
                  <w:sdtPr>
                    <w:id w:val="1732738163"/>
                    <w:tag w:val="goog_rdk_3140"/>
                  </w:sdtPr>
                  <w:sdtContent>
                    <w:del w:author="Animefor Me" w:id="15" w:date="2026-09-29T09:36:34Z"/>
                  </w:sdtContent>
                </w:sdt>
              </w:ins>
              <w:sdt>
                <w:sdtPr>
                  <w:id w:val="1819161513"/>
                  <w:tag w:val="goog_rdk_314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118" w:date="2026-09-22T06:56:59Z">
                <w:del w:author="Animefor Me" w:id="15" w:date="2026-09-29T09:36:34Z"/>
              </w:ins>
            </w:sdtContent>
          </w:sdt>
        </w:p>
      </w:sdtContent>
    </w:sdt>
    <w:sdt>
      <w:sdtPr>
        <w:id w:val="-1432911332"/>
        <w:tag w:val="goog_rdk_3146"/>
      </w:sdtPr>
      <w:sdtContent>
        <w:p w:rsidR="00000000" w:rsidDel="00000000" w:rsidP="00000000" w:rsidRDefault="00000000" w:rsidRPr="00000000" w14:paraId="0000029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79238711"/>
              <w:tag w:val="goog_rdk_3143"/>
            </w:sdtPr>
            <w:sdtContent>
              <w:ins w:author="Rossi Rossi" w:id="118" w:date="2026-09-22T06:56:59Z">
                <w:sdt>
                  <w:sdtPr>
                    <w:id w:val="694516287"/>
                    <w:tag w:val="goog_rdk_3144"/>
                  </w:sdtPr>
                  <w:sdtContent>
                    <w:del w:author="Animefor Me" w:id="15" w:date="2026-09-29T09:36:34Z"/>
                  </w:sdtContent>
                </w:sdt>
              </w:ins>
              <w:sdt>
                <w:sdtPr>
                  <w:id w:val="1932208591"/>
                  <w:tag w:val="goog_rdk_31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118" w:date="2026-09-22T06:56:59Z">
                <w:del w:author="Animefor Me" w:id="15" w:date="2026-09-29T09:36:34Z"/>
              </w:ins>
            </w:sdtContent>
          </w:sdt>
        </w:p>
      </w:sdtContent>
    </w:sdt>
    <w:sdt>
      <w:sdtPr>
        <w:id w:val="-1867673189"/>
        <w:tag w:val="goog_rdk_3150"/>
      </w:sdtPr>
      <w:sdtContent>
        <w:p w:rsidR="00000000" w:rsidDel="00000000" w:rsidP="00000000" w:rsidRDefault="00000000" w:rsidRPr="00000000" w14:paraId="0000029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76444201"/>
              <w:tag w:val="goog_rdk_3147"/>
            </w:sdtPr>
            <w:sdtContent>
              <w:ins w:author="Rossi Rossi" w:id="118" w:date="2026-09-22T06:56:59Z">
                <w:sdt>
                  <w:sdtPr>
                    <w:id w:val="263858493"/>
                    <w:tag w:val="goog_rdk_3148"/>
                  </w:sdtPr>
                  <w:sdtContent>
                    <w:del w:author="Animefor Me" w:id="15" w:date="2026-09-29T09:36:34Z"/>
                  </w:sdtContent>
                </w:sdt>
              </w:ins>
              <w:sdt>
                <w:sdtPr>
                  <w:id w:val="-2054866698"/>
                  <w:tag w:val="goog_rdk_31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118" w:date="2026-09-22T06:56:59Z">
                <w:del w:author="Animefor Me" w:id="15" w:date="2026-09-29T09:36:34Z"/>
              </w:ins>
            </w:sdtContent>
          </w:sdt>
        </w:p>
      </w:sdtContent>
    </w:sdt>
    <w:sdt>
      <w:sdtPr>
        <w:id w:val="990434841"/>
        <w:tag w:val="goog_rdk_3154"/>
      </w:sdtPr>
      <w:sdtContent>
        <w:p w:rsidR="00000000" w:rsidDel="00000000" w:rsidP="00000000" w:rsidRDefault="00000000" w:rsidRPr="00000000" w14:paraId="0000029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49339349"/>
              <w:tag w:val="goog_rdk_3151"/>
            </w:sdtPr>
            <w:sdtContent>
              <w:ins w:author="Rossi Rossi" w:id="118" w:date="2026-09-22T06:56:59Z">
                <w:sdt>
                  <w:sdtPr>
                    <w:id w:val="1138673836"/>
                    <w:tag w:val="goog_rdk_3152"/>
                  </w:sdtPr>
                  <w:sdtContent>
                    <w:del w:author="Animefor Me" w:id="15" w:date="2026-09-29T09:36:34Z"/>
                  </w:sdtContent>
                </w:sdt>
              </w:ins>
              <w:sdt>
                <w:sdtPr>
                  <w:id w:val="-632274278"/>
                  <w:tag w:val="goog_rdk_31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118" w:date="2026-09-22T06:56:59Z">
                <w:del w:author="Animefor Me" w:id="15" w:date="2026-09-29T09:36:34Z"/>
              </w:ins>
            </w:sdtContent>
          </w:sdt>
        </w:p>
      </w:sdtContent>
    </w:sdt>
    <w:sdt>
      <w:sdtPr>
        <w:id w:val="-230552819"/>
        <w:tag w:val="goog_rdk_3158"/>
      </w:sdtPr>
      <w:sdtContent>
        <w:p w:rsidR="00000000" w:rsidDel="00000000" w:rsidP="00000000" w:rsidRDefault="00000000" w:rsidRPr="00000000" w14:paraId="0000029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06848688"/>
              <w:tag w:val="goog_rdk_3155"/>
            </w:sdtPr>
            <w:sdtContent>
              <w:ins w:author="Rossi Rossi" w:id="118" w:date="2026-09-22T06:56:59Z">
                <w:sdt>
                  <w:sdtPr>
                    <w:id w:val="1008297706"/>
                    <w:tag w:val="goog_rdk_3156"/>
                  </w:sdtPr>
                  <w:sdtContent>
                    <w:del w:author="Animefor Me" w:id="15" w:date="2026-09-29T09:36:34Z"/>
                  </w:sdtContent>
                </w:sdt>
              </w:ins>
              <w:sdt>
                <w:sdtPr>
                  <w:id w:val="1514548095"/>
                  <w:tag w:val="goog_rdk_315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57772111"/>
        <w:tag w:val="goog_rdk_3162"/>
      </w:sdtPr>
      <w:sdtContent>
        <w:p w:rsidR="00000000" w:rsidDel="00000000" w:rsidP="00000000" w:rsidRDefault="00000000" w:rsidRPr="00000000" w14:paraId="000002A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90898220"/>
              <w:tag w:val="goog_rdk_3159"/>
            </w:sdtPr>
            <w:sdtContent>
              <w:ins w:author="Rossi Rossi" w:id="118" w:date="2026-09-22T06:56:59Z">
                <w:sdt>
                  <w:sdtPr>
                    <w:id w:val="-1050162470"/>
                    <w:tag w:val="goog_rdk_3160"/>
                  </w:sdtPr>
                  <w:sdtContent>
                    <w:del w:author="Animefor Me" w:id="15" w:date="2026-09-29T09:36:34Z"/>
                  </w:sdtContent>
                </w:sdt>
              </w:ins>
              <w:sdt>
                <w:sdtPr>
                  <w:id w:val="-701558105"/>
                  <w:tag w:val="goog_rdk_31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8" w:date="2026-09-22T06:56:59Z">
                <w:del w:author="Animefor Me" w:id="15" w:date="2026-09-29T09:36:34Z"/>
              </w:ins>
            </w:sdtContent>
          </w:sdt>
        </w:p>
      </w:sdtContent>
    </w:sdt>
    <w:sdt>
      <w:sdtPr>
        <w:id w:val="1119832988"/>
        <w:tag w:val="goog_rdk_3166"/>
      </w:sdtPr>
      <w:sdtContent>
        <w:p w:rsidR="00000000" w:rsidDel="00000000" w:rsidP="00000000" w:rsidRDefault="00000000" w:rsidRPr="00000000" w14:paraId="000002A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09684199"/>
              <w:tag w:val="goog_rdk_3163"/>
            </w:sdtPr>
            <w:sdtContent>
              <w:ins w:author="Rossi Rossi" w:id="118" w:date="2026-09-22T06:56:59Z">
                <w:sdt>
                  <w:sdtPr>
                    <w:id w:val="2107846511"/>
                    <w:tag w:val="goog_rdk_3164"/>
                  </w:sdtPr>
                  <w:sdtContent>
                    <w:del w:author="Animefor Me" w:id="15" w:date="2026-09-29T09:36:34Z"/>
                  </w:sdtContent>
                </w:sdt>
              </w:ins>
              <w:sdt>
                <w:sdtPr>
                  <w:id w:val="-1085338398"/>
                  <w:tag w:val="goog_rdk_316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118" w:date="2026-09-22T06:56:59Z">
                <w:del w:author="Animefor Me" w:id="15" w:date="2026-09-29T09:36:34Z"/>
              </w:ins>
            </w:sdtContent>
          </w:sdt>
        </w:p>
      </w:sdtContent>
    </w:sdt>
    <w:sdt>
      <w:sdtPr>
        <w:id w:val="-1286632584"/>
        <w:tag w:val="goog_rdk_3170"/>
      </w:sdtPr>
      <w:sdtContent>
        <w:p w:rsidR="00000000" w:rsidDel="00000000" w:rsidP="00000000" w:rsidRDefault="00000000" w:rsidRPr="00000000" w14:paraId="000002A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58953737"/>
              <w:tag w:val="goog_rdk_3167"/>
            </w:sdtPr>
            <w:sdtContent>
              <w:ins w:author="Rossi Rossi" w:id="118" w:date="2026-09-22T06:56:59Z">
                <w:sdt>
                  <w:sdtPr>
                    <w:id w:val="348628798"/>
                    <w:tag w:val="goog_rdk_3168"/>
                  </w:sdtPr>
                  <w:sdtContent>
                    <w:del w:author="Animefor Me" w:id="15" w:date="2026-09-29T09:36:34Z"/>
                  </w:sdtContent>
                </w:sdt>
              </w:ins>
              <w:sdt>
                <w:sdtPr>
                  <w:id w:val="-1910137695"/>
                  <w:tag w:val="goog_rdk_316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19232640"/>
        <w:tag w:val="goog_rdk_3174"/>
      </w:sdtPr>
      <w:sdtContent>
        <w:p w:rsidR="00000000" w:rsidDel="00000000" w:rsidP="00000000" w:rsidRDefault="00000000" w:rsidRPr="00000000" w14:paraId="000002A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34050106"/>
              <w:tag w:val="goog_rdk_3171"/>
            </w:sdtPr>
            <w:sdtContent>
              <w:ins w:author="Rossi Rossi" w:id="118" w:date="2026-09-22T06:56:59Z">
                <w:sdt>
                  <w:sdtPr>
                    <w:id w:val="1362316195"/>
                    <w:tag w:val="goog_rdk_3172"/>
                  </w:sdtPr>
                  <w:sdtContent>
                    <w:del w:author="Animefor Me" w:id="15" w:date="2026-09-29T09:36:34Z"/>
                  </w:sdtContent>
                </w:sdt>
              </w:ins>
              <w:sdt>
                <w:sdtPr>
                  <w:id w:val="1452696501"/>
                  <w:tag w:val="goog_rdk_31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118" w:date="2026-09-22T06:56:59Z">
                <w:del w:author="Animefor Me" w:id="15" w:date="2026-09-29T09:36:34Z"/>
              </w:ins>
            </w:sdtContent>
          </w:sdt>
        </w:p>
      </w:sdtContent>
    </w:sdt>
    <w:sdt>
      <w:sdtPr>
        <w:id w:val="1853149006"/>
        <w:tag w:val="goog_rdk_3178"/>
      </w:sdtPr>
      <w:sdtContent>
        <w:p w:rsidR="00000000" w:rsidDel="00000000" w:rsidP="00000000" w:rsidRDefault="00000000" w:rsidRPr="00000000" w14:paraId="000002A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69087300"/>
              <w:tag w:val="goog_rdk_3175"/>
            </w:sdtPr>
            <w:sdtContent>
              <w:ins w:author="Rossi Rossi" w:id="118" w:date="2026-09-22T06:56:59Z">
                <w:sdt>
                  <w:sdtPr>
                    <w:id w:val="-650736931"/>
                    <w:tag w:val="goog_rdk_3176"/>
                  </w:sdtPr>
                  <w:sdtContent>
                    <w:del w:author="Animefor Me" w:id="15" w:date="2026-09-29T09:36:34Z"/>
                  </w:sdtContent>
                </w:sdt>
              </w:ins>
              <w:sdt>
                <w:sdtPr>
                  <w:id w:val="297387934"/>
                  <w:tag w:val="goog_rdk_317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03489206"/>
        <w:tag w:val="goog_rdk_3182"/>
      </w:sdtPr>
      <w:sdtContent>
        <w:p w:rsidR="00000000" w:rsidDel="00000000" w:rsidP="00000000" w:rsidRDefault="00000000" w:rsidRPr="00000000" w14:paraId="000002A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86941513"/>
              <w:tag w:val="goog_rdk_3179"/>
            </w:sdtPr>
            <w:sdtContent>
              <w:ins w:author="Rossi Rossi" w:id="118" w:date="2026-09-22T06:56:59Z">
                <w:sdt>
                  <w:sdtPr>
                    <w:id w:val="-808437664"/>
                    <w:tag w:val="goog_rdk_3180"/>
                  </w:sdtPr>
                  <w:sdtContent>
                    <w:del w:author="Animefor Me" w:id="15" w:date="2026-09-29T09:36:34Z"/>
                  </w:sdtContent>
                </w:sdt>
              </w:ins>
              <w:sdt>
                <w:sdtPr>
                  <w:id w:val="-904426526"/>
                  <w:tag w:val="goog_rdk_31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118" w:date="2026-09-22T06:56:59Z">
                <w:del w:author="Animefor Me" w:id="15" w:date="2026-09-29T09:36:34Z"/>
              </w:ins>
            </w:sdtContent>
          </w:sdt>
        </w:p>
      </w:sdtContent>
    </w:sdt>
    <w:sdt>
      <w:sdtPr>
        <w:id w:val="19415171"/>
        <w:tag w:val="goog_rdk_3186"/>
      </w:sdtPr>
      <w:sdtContent>
        <w:p w:rsidR="00000000" w:rsidDel="00000000" w:rsidP="00000000" w:rsidRDefault="00000000" w:rsidRPr="00000000" w14:paraId="000002A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53593236"/>
              <w:tag w:val="goog_rdk_3183"/>
            </w:sdtPr>
            <w:sdtContent>
              <w:ins w:author="Rossi Rossi" w:id="118" w:date="2026-09-22T06:56:59Z">
                <w:sdt>
                  <w:sdtPr>
                    <w:id w:val="-634571053"/>
                    <w:tag w:val="goog_rdk_3184"/>
                  </w:sdtPr>
                  <w:sdtContent>
                    <w:del w:author="Animefor Me" w:id="15" w:date="2026-09-29T09:36:34Z"/>
                  </w:sdtContent>
                </w:sdt>
              </w:ins>
              <w:sdt>
                <w:sdtPr>
                  <w:id w:val="-131296064"/>
                  <w:tag w:val="goog_rdk_318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84662973"/>
        <w:tag w:val="goog_rdk_3190"/>
      </w:sdtPr>
      <w:sdtContent>
        <w:p w:rsidR="00000000" w:rsidDel="00000000" w:rsidP="00000000" w:rsidRDefault="00000000" w:rsidRPr="00000000" w14:paraId="000002A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75365508"/>
              <w:tag w:val="goog_rdk_3187"/>
            </w:sdtPr>
            <w:sdtContent>
              <w:ins w:author="Rossi Rossi" w:id="118" w:date="2026-09-22T06:56:59Z">
                <w:sdt>
                  <w:sdtPr>
                    <w:id w:val="1388108109"/>
                    <w:tag w:val="goog_rdk_3188"/>
                  </w:sdtPr>
                  <w:sdtContent>
                    <w:del w:author="Animefor Me" w:id="15" w:date="2026-09-29T09:36:34Z"/>
                  </w:sdtContent>
                </w:sdt>
              </w:ins>
              <w:sdt>
                <w:sdtPr>
                  <w:id w:val="404248339"/>
                  <w:tag w:val="goog_rdk_318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Google Cloud projects</w:delText>
                      </w:r>
                    </w:del>
                  </w:ins>
                </w:sdtContent>
              </w:sdt>
              <w:ins w:author="Rossi Rossi" w:id="118" w:date="2026-09-22T06:56:59Z">
                <w:del w:author="Animefor Me" w:id="15" w:date="2026-09-29T09:36:34Z"/>
              </w:ins>
            </w:sdtContent>
          </w:sdt>
        </w:p>
      </w:sdtContent>
    </w:sdt>
    <w:sdt>
      <w:sdtPr>
        <w:id w:val="1535332952"/>
        <w:tag w:val="goog_rdk_3194"/>
      </w:sdtPr>
      <w:sdtContent>
        <w:p w:rsidR="00000000" w:rsidDel="00000000" w:rsidP="00000000" w:rsidRDefault="00000000" w:rsidRPr="00000000" w14:paraId="000002A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81340701"/>
              <w:tag w:val="goog_rdk_3191"/>
            </w:sdtPr>
            <w:sdtContent>
              <w:ins w:author="Rossi Rossi" w:id="118" w:date="2026-09-22T06:56:59Z">
                <w:sdt>
                  <w:sdtPr>
                    <w:id w:val="547379699"/>
                    <w:tag w:val="goog_rdk_3192"/>
                  </w:sdtPr>
                  <w:sdtContent>
                    <w:del w:author="Animefor Me" w:id="15" w:date="2026-09-29T09:36:34Z"/>
                  </w:sdtContent>
                </w:sdt>
              </w:ins>
              <w:sdt>
                <w:sdtPr>
                  <w:id w:val="1868933529"/>
                  <w:tag w:val="goog_rdk_319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29887132"/>
        <w:tag w:val="goog_rdk_3198"/>
      </w:sdtPr>
      <w:sdtContent>
        <w:p w:rsidR="00000000" w:rsidDel="00000000" w:rsidP="00000000" w:rsidRDefault="00000000" w:rsidRPr="00000000" w14:paraId="000002A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41559093"/>
              <w:tag w:val="goog_rdk_3195"/>
            </w:sdtPr>
            <w:sdtContent>
              <w:ins w:author="Rossi Rossi" w:id="118" w:date="2026-09-22T06:56:59Z">
                <w:sdt>
                  <w:sdtPr>
                    <w:id w:val="976026598"/>
                    <w:tag w:val="goog_rdk_3196"/>
                  </w:sdtPr>
                  <w:sdtContent>
                    <w:del w:author="Animefor Me" w:id="15" w:date="2026-09-29T09:36:34Z"/>
                  </w:sdtContent>
                </w:sdt>
              </w:ins>
              <w:sdt>
                <w:sdtPr>
                  <w:id w:val="1884683038"/>
                  <w:tag w:val="goog_rdk_31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118" w:date="2026-09-22T06:56:59Z">
                <w:del w:author="Animefor Me" w:id="15" w:date="2026-09-29T09:36:34Z"/>
              </w:ins>
            </w:sdtContent>
          </w:sdt>
        </w:p>
      </w:sdtContent>
    </w:sdt>
    <w:sdt>
      <w:sdtPr>
        <w:id w:val="-1095090100"/>
        <w:tag w:val="goog_rdk_3202"/>
      </w:sdtPr>
      <w:sdtContent>
        <w:p w:rsidR="00000000" w:rsidDel="00000000" w:rsidP="00000000" w:rsidRDefault="00000000" w:rsidRPr="00000000" w14:paraId="000002A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8360602"/>
              <w:tag w:val="goog_rdk_3199"/>
            </w:sdtPr>
            <w:sdtContent>
              <w:ins w:author="Rossi Rossi" w:id="118" w:date="2026-09-22T06:56:59Z">
                <w:sdt>
                  <w:sdtPr>
                    <w:id w:val="1785052539"/>
                    <w:tag w:val="goog_rdk_3200"/>
                  </w:sdtPr>
                  <w:sdtContent>
                    <w:del w:author="Animefor Me" w:id="15" w:date="2026-09-29T09:36:34Z"/>
                  </w:sdtContent>
                </w:sdt>
              </w:ins>
              <w:sdt>
                <w:sdtPr>
                  <w:id w:val="2015699975"/>
                  <w:tag w:val="goog_rdk_320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118" w:date="2026-09-22T06:56:59Z">
                <w:del w:author="Animefor Me" w:id="15" w:date="2026-09-29T09:36:34Z"/>
              </w:ins>
            </w:sdtContent>
          </w:sdt>
        </w:p>
      </w:sdtContent>
    </w:sdt>
    <w:sdt>
      <w:sdtPr>
        <w:id w:val="-1974461550"/>
        <w:tag w:val="goog_rdk_3206"/>
      </w:sdtPr>
      <w:sdtContent>
        <w:p w:rsidR="00000000" w:rsidDel="00000000" w:rsidP="00000000" w:rsidRDefault="00000000" w:rsidRPr="00000000" w14:paraId="000002A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42877602"/>
              <w:tag w:val="goog_rdk_3203"/>
            </w:sdtPr>
            <w:sdtContent>
              <w:ins w:author="Rossi Rossi" w:id="118" w:date="2026-09-22T06:56:59Z">
                <w:sdt>
                  <w:sdtPr>
                    <w:id w:val="2130357298"/>
                    <w:tag w:val="goog_rdk_3204"/>
                  </w:sdtPr>
                  <w:sdtContent>
                    <w:del w:author="Animefor Me" w:id="15" w:date="2026-09-29T09:36:34Z"/>
                  </w:sdtContent>
                </w:sdt>
              </w:ins>
              <w:sdt>
                <w:sdtPr>
                  <w:id w:val="1554469215"/>
                  <w:tag w:val="goog_rdk_32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118" w:date="2026-09-22T06:56:59Z">
                <w:del w:author="Animefor Me" w:id="15" w:date="2026-09-29T09:36:34Z"/>
              </w:ins>
            </w:sdtContent>
          </w:sdt>
        </w:p>
      </w:sdtContent>
    </w:sdt>
    <w:sdt>
      <w:sdtPr>
        <w:id w:val="335346199"/>
        <w:tag w:val="goog_rdk_3210"/>
      </w:sdtPr>
      <w:sdtContent>
        <w:p w:rsidR="00000000" w:rsidDel="00000000" w:rsidP="00000000" w:rsidRDefault="00000000" w:rsidRPr="00000000" w14:paraId="000002A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75296648"/>
              <w:tag w:val="goog_rdk_3207"/>
            </w:sdtPr>
            <w:sdtContent>
              <w:ins w:author="Rossi Rossi" w:id="118" w:date="2026-09-22T06:56:59Z">
                <w:sdt>
                  <w:sdtPr>
                    <w:id w:val="-1514061735"/>
                    <w:tag w:val="goog_rdk_3208"/>
                  </w:sdtPr>
                  <w:sdtContent>
                    <w:del w:author="Animefor Me" w:id="15" w:date="2026-09-29T09:36:34Z"/>
                  </w:sdtContent>
                </w:sdt>
              </w:ins>
              <w:sdt>
                <w:sdtPr>
                  <w:id w:val="1688847562"/>
                  <w:tag w:val="goog_rdk_320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18037071"/>
        <w:tag w:val="goog_rdk_3214"/>
      </w:sdtPr>
      <w:sdtContent>
        <w:p w:rsidR="00000000" w:rsidDel="00000000" w:rsidP="00000000" w:rsidRDefault="00000000" w:rsidRPr="00000000" w14:paraId="000002A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00061333"/>
              <w:tag w:val="goog_rdk_3211"/>
            </w:sdtPr>
            <w:sdtContent>
              <w:ins w:author="Rossi Rossi" w:id="118" w:date="2026-09-22T06:56:59Z">
                <w:sdt>
                  <w:sdtPr>
                    <w:id w:val="-386247069"/>
                    <w:tag w:val="goog_rdk_3212"/>
                  </w:sdtPr>
                  <w:sdtContent>
                    <w:del w:author="Animefor Me" w:id="15" w:date="2026-09-29T09:36:34Z"/>
                  </w:sdtContent>
                </w:sdt>
              </w:ins>
              <w:sdt>
                <w:sdtPr>
                  <w:id w:val="-1562220762"/>
                  <w:tag w:val="goog_rdk_32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118" w:date="2026-09-22T06:56:59Z">
                <w:del w:author="Animefor Me" w:id="15" w:date="2026-09-29T09:36:34Z"/>
              </w:ins>
            </w:sdtContent>
          </w:sdt>
        </w:p>
      </w:sdtContent>
    </w:sdt>
    <w:sdt>
      <w:sdtPr>
        <w:id w:val="128442121"/>
        <w:tag w:val="goog_rdk_3218"/>
      </w:sdtPr>
      <w:sdtContent>
        <w:p w:rsidR="00000000" w:rsidDel="00000000" w:rsidP="00000000" w:rsidRDefault="00000000" w:rsidRPr="00000000" w14:paraId="000002A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26595362"/>
              <w:tag w:val="goog_rdk_3215"/>
            </w:sdtPr>
            <w:sdtContent>
              <w:ins w:author="Rossi Rossi" w:id="118" w:date="2026-09-22T06:56:59Z">
                <w:sdt>
                  <w:sdtPr>
                    <w:id w:val="2019009137"/>
                    <w:tag w:val="goog_rdk_3216"/>
                  </w:sdtPr>
                  <w:sdtContent>
                    <w:del w:author="Animefor Me" w:id="15" w:date="2026-09-29T09:36:34Z"/>
                  </w:sdtContent>
                </w:sdt>
              </w:ins>
              <w:sdt>
                <w:sdtPr>
                  <w:id w:val="-29792707"/>
                  <w:tag w:val="goog_rdk_32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118" w:date="2026-09-22T06:56:59Z">
                <w:del w:author="Animefor Me" w:id="15" w:date="2026-09-29T09:36:34Z"/>
              </w:ins>
            </w:sdtContent>
          </w:sdt>
        </w:p>
      </w:sdtContent>
    </w:sdt>
    <w:sdt>
      <w:sdtPr>
        <w:id w:val="1614582266"/>
        <w:tag w:val="goog_rdk_3222"/>
      </w:sdtPr>
      <w:sdtContent>
        <w:p w:rsidR="00000000" w:rsidDel="00000000" w:rsidP="00000000" w:rsidRDefault="00000000" w:rsidRPr="00000000" w14:paraId="000002A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76911845"/>
              <w:tag w:val="goog_rdk_3219"/>
            </w:sdtPr>
            <w:sdtContent>
              <w:ins w:author="Rossi Rossi" w:id="118" w:date="2026-09-22T06:56:59Z">
                <w:sdt>
                  <w:sdtPr>
                    <w:id w:val="-1395933976"/>
                    <w:tag w:val="goog_rdk_3220"/>
                  </w:sdtPr>
                  <w:sdtContent>
                    <w:del w:author="Animefor Me" w:id="15" w:date="2026-09-29T09:36:34Z"/>
                  </w:sdtContent>
                </w:sdt>
              </w:ins>
              <w:sdt>
                <w:sdtPr>
                  <w:id w:val="2031312028"/>
                  <w:tag w:val="goog_rdk_322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28203175"/>
        <w:tag w:val="goog_rdk_3226"/>
      </w:sdtPr>
      <w:sdtContent>
        <w:p w:rsidR="00000000" w:rsidDel="00000000" w:rsidP="00000000" w:rsidRDefault="00000000" w:rsidRPr="00000000" w14:paraId="000002B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77387979"/>
              <w:tag w:val="goog_rdk_3223"/>
            </w:sdtPr>
            <w:sdtContent>
              <w:ins w:author="Rossi Rossi" w:id="118" w:date="2026-09-22T06:56:59Z">
                <w:sdt>
                  <w:sdtPr>
                    <w:id w:val="2114265194"/>
                    <w:tag w:val="goog_rdk_3224"/>
                  </w:sdtPr>
                  <w:sdtContent>
                    <w:del w:author="Animefor Me" w:id="15" w:date="2026-09-29T09:36:34Z"/>
                  </w:sdtContent>
                </w:sdt>
              </w:ins>
              <w:sdt>
                <w:sdtPr>
                  <w:id w:val="-46546523"/>
                  <w:tag w:val="goog_rdk_32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Importing projects</w:delText>
                      </w:r>
                    </w:del>
                  </w:ins>
                </w:sdtContent>
              </w:sdt>
              <w:ins w:author="Rossi Rossi" w:id="118" w:date="2026-09-22T06:56:59Z">
                <w:del w:author="Animefor Me" w:id="15" w:date="2026-09-29T09:36:34Z"/>
              </w:ins>
            </w:sdtContent>
          </w:sdt>
        </w:p>
      </w:sdtContent>
    </w:sdt>
    <w:sdt>
      <w:sdtPr>
        <w:id w:val="550978569"/>
        <w:tag w:val="goog_rdk_3230"/>
      </w:sdtPr>
      <w:sdtContent>
        <w:p w:rsidR="00000000" w:rsidDel="00000000" w:rsidP="00000000" w:rsidRDefault="00000000" w:rsidRPr="00000000" w14:paraId="000002B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58555291"/>
              <w:tag w:val="goog_rdk_3227"/>
            </w:sdtPr>
            <w:sdtContent>
              <w:ins w:author="Rossi Rossi" w:id="118" w:date="2026-09-22T06:56:59Z">
                <w:sdt>
                  <w:sdtPr>
                    <w:id w:val="-716850828"/>
                    <w:tag w:val="goog_rdk_3228"/>
                  </w:sdtPr>
                  <w:sdtContent>
                    <w:del w:author="Animefor Me" w:id="15" w:date="2026-09-29T09:36:34Z"/>
                  </w:sdtContent>
                </w:sdt>
              </w:ins>
              <w:sdt>
                <w:sdtPr>
                  <w:id w:val="1213371483"/>
                  <w:tag w:val="goog_rdk_322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79790432"/>
        <w:tag w:val="goog_rdk_3234"/>
      </w:sdtPr>
      <w:sdtContent>
        <w:p w:rsidR="00000000" w:rsidDel="00000000" w:rsidP="00000000" w:rsidRDefault="00000000" w:rsidRPr="00000000" w14:paraId="000002B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47144874"/>
              <w:tag w:val="goog_rdk_3231"/>
            </w:sdtPr>
            <w:sdtContent>
              <w:ins w:author="Rossi Rossi" w:id="118" w:date="2026-09-22T06:56:59Z">
                <w:sdt>
                  <w:sdtPr>
                    <w:id w:val="-917119331"/>
                    <w:tag w:val="goog_rdk_3232"/>
                  </w:sdtPr>
                  <w:sdtContent>
                    <w:del w:author="Animefor Me" w:id="15" w:date="2026-09-29T09:36:34Z"/>
                  </w:sdtContent>
                </w:sdt>
              </w:ins>
              <w:sdt>
                <w:sdtPr>
                  <w:id w:val="-1094219225"/>
                  <w:tag w:val="goog_rdk_323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118" w:date="2026-09-22T06:56:59Z">
                <w:del w:author="Animefor Me" w:id="15" w:date="2026-09-29T09:36:34Z"/>
              </w:ins>
            </w:sdtContent>
          </w:sdt>
        </w:p>
      </w:sdtContent>
    </w:sdt>
    <w:sdt>
      <w:sdtPr>
        <w:id w:val="328937338"/>
        <w:tag w:val="goog_rdk_3238"/>
      </w:sdtPr>
      <w:sdtContent>
        <w:p w:rsidR="00000000" w:rsidDel="00000000" w:rsidP="00000000" w:rsidRDefault="00000000" w:rsidRPr="00000000" w14:paraId="000002B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42948007"/>
              <w:tag w:val="goog_rdk_3235"/>
            </w:sdtPr>
            <w:sdtContent>
              <w:ins w:author="Rossi Rossi" w:id="118" w:date="2026-09-22T06:56:59Z">
                <w:sdt>
                  <w:sdtPr>
                    <w:id w:val="903533083"/>
                    <w:tag w:val="goog_rdk_3236"/>
                  </w:sdtPr>
                  <w:sdtContent>
                    <w:del w:author="Animefor Me" w:id="15" w:date="2026-09-29T09:36:34Z"/>
                  </w:sdtContent>
                </w:sdt>
              </w:ins>
              <w:sdt>
                <w:sdtPr>
                  <w:id w:val="1439183427"/>
                  <w:tag w:val="goog_rdk_323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118" w:date="2026-09-22T06:56:59Z">
                <w:del w:author="Animefor Me" w:id="15" w:date="2026-09-29T09:36:34Z"/>
              </w:ins>
            </w:sdtContent>
          </w:sdt>
        </w:p>
      </w:sdtContent>
    </w:sdt>
    <w:sdt>
      <w:sdtPr>
        <w:id w:val="-536742663"/>
        <w:tag w:val="goog_rdk_3242"/>
      </w:sdtPr>
      <w:sdtContent>
        <w:p w:rsidR="00000000" w:rsidDel="00000000" w:rsidP="00000000" w:rsidRDefault="00000000" w:rsidRPr="00000000" w14:paraId="000002B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94574185"/>
              <w:tag w:val="goog_rdk_3239"/>
            </w:sdtPr>
            <w:sdtContent>
              <w:ins w:author="Rossi Rossi" w:id="118" w:date="2026-09-22T06:56:59Z">
                <w:sdt>
                  <w:sdtPr>
                    <w:id w:val="1151214933"/>
                    <w:tag w:val="goog_rdk_3240"/>
                  </w:sdtPr>
                  <w:sdtContent>
                    <w:del w:author="Animefor Me" w:id="15" w:date="2026-09-29T09:36:34Z"/>
                  </w:sdtContent>
                </w:sdt>
              </w:ins>
              <w:sdt>
                <w:sdtPr>
                  <w:id w:val="1509544446"/>
                  <w:tag w:val="goog_rdk_324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99015306"/>
        <w:tag w:val="goog_rdk_3246"/>
      </w:sdtPr>
      <w:sdtContent>
        <w:p w:rsidR="00000000" w:rsidDel="00000000" w:rsidP="00000000" w:rsidRDefault="00000000" w:rsidRPr="00000000" w14:paraId="000002B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14285615"/>
              <w:tag w:val="goog_rdk_3243"/>
            </w:sdtPr>
            <w:sdtContent>
              <w:ins w:author="Rossi Rossi" w:id="118" w:date="2026-09-22T06:56:59Z">
                <w:sdt>
                  <w:sdtPr>
                    <w:id w:val="-1265329125"/>
                    <w:tag w:val="goog_rdk_3244"/>
                  </w:sdtPr>
                  <w:sdtContent>
                    <w:del w:author="Animefor Me" w:id="15" w:date="2026-09-29T09:36:34Z"/>
                  </w:sdtContent>
                </w:sdt>
              </w:ins>
              <w:sdt>
                <w:sdtPr>
                  <w:id w:val="1017834835"/>
                  <w:tag w:val="goog_rdk_32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118" w:date="2026-09-22T06:56:59Z">
                <w:del w:author="Animefor Me" w:id="15" w:date="2026-09-29T09:36:34Z"/>
              </w:ins>
            </w:sdtContent>
          </w:sdt>
        </w:p>
      </w:sdtContent>
    </w:sdt>
    <w:sdt>
      <w:sdtPr>
        <w:id w:val="316217624"/>
        <w:tag w:val="goog_rdk_3250"/>
      </w:sdtPr>
      <w:sdtContent>
        <w:p w:rsidR="00000000" w:rsidDel="00000000" w:rsidP="00000000" w:rsidRDefault="00000000" w:rsidRPr="00000000" w14:paraId="000002B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77548132"/>
              <w:tag w:val="goog_rdk_3247"/>
            </w:sdtPr>
            <w:sdtContent>
              <w:ins w:author="Rossi Rossi" w:id="118" w:date="2026-09-22T06:56:59Z">
                <w:sdt>
                  <w:sdtPr>
                    <w:id w:val="-537891927"/>
                    <w:tag w:val="goog_rdk_3248"/>
                  </w:sdtPr>
                  <w:sdtContent>
                    <w:del w:author="Animefor Me" w:id="15" w:date="2026-09-29T09:36:34Z"/>
                  </w:sdtContent>
                </w:sdt>
              </w:ins>
              <w:sdt>
                <w:sdtPr>
                  <w:id w:val="1715454592"/>
                  <w:tag w:val="goog_rdk_32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118" w:date="2026-09-22T06:56:59Z">
                <w:del w:author="Animefor Me" w:id="15" w:date="2026-09-29T09:36:34Z"/>
              </w:ins>
            </w:sdtContent>
          </w:sdt>
        </w:p>
      </w:sdtContent>
    </w:sdt>
    <w:sdt>
      <w:sdtPr>
        <w:id w:val="-1730339119"/>
        <w:tag w:val="goog_rdk_3254"/>
      </w:sdtPr>
      <w:sdtContent>
        <w:p w:rsidR="00000000" w:rsidDel="00000000" w:rsidP="00000000" w:rsidRDefault="00000000" w:rsidRPr="00000000" w14:paraId="000002B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48178492"/>
              <w:tag w:val="goog_rdk_3251"/>
            </w:sdtPr>
            <w:sdtContent>
              <w:ins w:author="Rossi Rossi" w:id="118" w:date="2026-09-22T06:56:59Z">
                <w:sdt>
                  <w:sdtPr>
                    <w:id w:val="-2088505409"/>
                    <w:tag w:val="goog_rdk_3252"/>
                  </w:sdtPr>
                  <w:sdtContent>
                    <w:del w:author="Animefor Me" w:id="15" w:date="2026-09-29T09:36:34Z"/>
                  </w:sdtContent>
                </w:sdt>
              </w:ins>
              <w:sdt>
                <w:sdtPr>
                  <w:id w:val="793258916"/>
                  <w:tag w:val="goog_rdk_32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Click the **Import projects** button.</w:delText>
                      </w:r>
                    </w:del>
                  </w:ins>
                </w:sdtContent>
              </w:sdt>
              <w:ins w:author="Rossi Rossi" w:id="118" w:date="2026-09-22T06:56:59Z">
                <w:del w:author="Animefor Me" w:id="15" w:date="2026-09-29T09:36:34Z"/>
              </w:ins>
            </w:sdtContent>
          </w:sdt>
        </w:p>
      </w:sdtContent>
    </w:sdt>
    <w:sdt>
      <w:sdtPr>
        <w:id w:val="-763277016"/>
        <w:tag w:val="goog_rdk_3258"/>
      </w:sdtPr>
      <w:sdtContent>
        <w:p w:rsidR="00000000" w:rsidDel="00000000" w:rsidP="00000000" w:rsidRDefault="00000000" w:rsidRPr="00000000" w14:paraId="000002B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49673107"/>
              <w:tag w:val="goog_rdk_3255"/>
            </w:sdtPr>
            <w:sdtContent>
              <w:ins w:author="Rossi Rossi" w:id="118" w:date="2026-09-22T06:56:59Z">
                <w:sdt>
                  <w:sdtPr>
                    <w:id w:val="-43043924"/>
                    <w:tag w:val="goog_rdk_3256"/>
                  </w:sdtPr>
                  <w:sdtContent>
                    <w:del w:author="Animefor Me" w:id="15" w:date="2026-09-29T09:36:34Z"/>
                  </w:sdtContent>
                </w:sdt>
              </w:ins>
              <w:sdt>
                <w:sdtPr>
                  <w:id w:val="-343497629"/>
                  <w:tag w:val="goog_rdk_32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118" w:date="2026-09-22T06:56:59Z">
                <w:del w:author="Animefor Me" w:id="15" w:date="2026-09-29T09:36:34Z"/>
              </w:ins>
            </w:sdtContent>
          </w:sdt>
        </w:p>
      </w:sdtContent>
    </w:sdt>
    <w:sdt>
      <w:sdtPr>
        <w:id w:val="759137725"/>
        <w:tag w:val="goog_rdk_3262"/>
      </w:sdtPr>
      <w:sdtContent>
        <w:p w:rsidR="00000000" w:rsidDel="00000000" w:rsidP="00000000" w:rsidRDefault="00000000" w:rsidRPr="00000000" w14:paraId="000002B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52518581"/>
              <w:tag w:val="goog_rdk_3259"/>
            </w:sdtPr>
            <w:sdtContent>
              <w:ins w:author="Rossi Rossi" w:id="118" w:date="2026-09-22T06:56:59Z">
                <w:sdt>
                  <w:sdtPr>
                    <w:id w:val="1657006833"/>
                    <w:tag w:val="goog_rdk_3260"/>
                  </w:sdtPr>
                  <w:sdtContent>
                    <w:del w:author="Animefor Me" w:id="15" w:date="2026-09-29T09:36:34Z"/>
                  </w:sdtContent>
                </w:sdt>
              </w:ins>
              <w:sdt>
                <w:sdtPr>
                  <w:id w:val="2019783893"/>
                  <w:tag w:val="goog_rdk_32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118" w:date="2026-09-22T06:56:59Z">
                <w:del w:author="Animefor Me" w:id="15" w:date="2026-09-29T09:36:34Z"/>
              </w:ins>
            </w:sdtContent>
          </w:sdt>
        </w:p>
      </w:sdtContent>
    </w:sdt>
    <w:sdt>
      <w:sdtPr>
        <w:id w:val="584743695"/>
        <w:tag w:val="goog_rdk_3266"/>
      </w:sdtPr>
      <w:sdtContent>
        <w:p w:rsidR="00000000" w:rsidDel="00000000" w:rsidP="00000000" w:rsidRDefault="00000000" w:rsidRPr="00000000" w14:paraId="000002B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53374132"/>
              <w:tag w:val="goog_rdk_3263"/>
            </w:sdtPr>
            <w:sdtContent>
              <w:ins w:author="Rossi Rossi" w:id="118" w:date="2026-09-22T06:56:59Z">
                <w:sdt>
                  <w:sdtPr>
                    <w:id w:val="1253618900"/>
                    <w:tag w:val="goog_rdk_3264"/>
                  </w:sdtPr>
                  <w:sdtContent>
                    <w:del w:author="Animefor Me" w:id="15" w:date="2026-09-29T09:36:34Z"/>
                  </w:sdtContent>
                </w:sdt>
              </w:ins>
              <w:sdt>
                <w:sdtPr>
                  <w:id w:val="336999834"/>
                  <w:tag w:val="goog_rdk_326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01514592"/>
        <w:tag w:val="goog_rdk_3270"/>
      </w:sdtPr>
      <w:sdtContent>
        <w:p w:rsidR="00000000" w:rsidDel="00000000" w:rsidP="00000000" w:rsidRDefault="00000000" w:rsidRPr="00000000" w14:paraId="000002B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07535866"/>
              <w:tag w:val="goog_rdk_3267"/>
            </w:sdtPr>
            <w:sdtContent>
              <w:ins w:author="Rossi Rossi" w:id="118" w:date="2026-09-22T06:56:59Z">
                <w:sdt>
                  <w:sdtPr>
                    <w:id w:val="1030604397"/>
                    <w:tag w:val="goog_rdk_3268"/>
                  </w:sdtPr>
                  <w:sdtContent>
                    <w:del w:author="Animefor Me" w:id="15" w:date="2026-09-29T09:36:34Z"/>
                  </w:sdtContent>
                </w:sdt>
              </w:ins>
              <w:sdt>
                <w:sdtPr>
                  <w:id w:val="-1317326813"/>
                  <w:tag w:val="goog_rdk_326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118" w:date="2026-09-22T06:56:59Z">
                <w:del w:author="Animefor Me" w:id="15" w:date="2026-09-29T09:36:34Z"/>
              </w:ins>
            </w:sdtContent>
          </w:sdt>
        </w:p>
      </w:sdtContent>
    </w:sdt>
    <w:sdt>
      <w:sdtPr>
        <w:id w:val="332973347"/>
        <w:tag w:val="goog_rdk_3274"/>
      </w:sdtPr>
      <w:sdtContent>
        <w:p w:rsidR="00000000" w:rsidDel="00000000" w:rsidP="00000000" w:rsidRDefault="00000000" w:rsidRPr="00000000" w14:paraId="000002B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56018719"/>
              <w:tag w:val="goog_rdk_3271"/>
            </w:sdtPr>
            <w:sdtContent>
              <w:ins w:author="Rossi Rossi" w:id="118" w:date="2026-09-22T06:56:59Z">
                <w:sdt>
                  <w:sdtPr>
                    <w:id w:val="728389837"/>
                    <w:tag w:val="goog_rdk_3272"/>
                  </w:sdtPr>
                  <w:sdtContent>
                    <w:del w:author="Animefor Me" w:id="15" w:date="2026-09-29T09:36:34Z"/>
                  </w:sdtContent>
                </w:sdt>
              </w:ins>
              <w:sdt>
                <w:sdtPr>
                  <w:id w:val="1330729516"/>
                  <w:tag w:val="goog_rdk_327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62948638"/>
        <w:tag w:val="goog_rdk_3278"/>
      </w:sdtPr>
      <w:sdtContent>
        <w:p w:rsidR="00000000" w:rsidDel="00000000" w:rsidP="00000000" w:rsidRDefault="00000000" w:rsidRPr="00000000" w14:paraId="000002B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9881771"/>
              <w:tag w:val="goog_rdk_3275"/>
            </w:sdtPr>
            <w:sdtContent>
              <w:ins w:author="Rossi Rossi" w:id="118" w:date="2026-09-22T06:56:59Z">
                <w:sdt>
                  <w:sdtPr>
                    <w:id w:val="1696298840"/>
                    <w:tag w:val="goog_rdk_3276"/>
                  </w:sdtPr>
                  <w:sdtContent>
                    <w:del w:author="Animefor Me" w:id="15" w:date="2026-09-29T09:36:34Z"/>
                  </w:sdtContent>
                </w:sdt>
              </w:ins>
              <w:sdt>
                <w:sdtPr>
                  <w:id w:val="-1782533021"/>
                  <w:tag w:val="goog_rdk_327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118" w:date="2026-09-22T06:56:59Z">
                <w:del w:author="Animefor Me" w:id="15" w:date="2026-09-29T09:36:34Z"/>
              </w:ins>
            </w:sdtContent>
          </w:sdt>
        </w:p>
      </w:sdtContent>
    </w:sdt>
    <w:sdt>
      <w:sdtPr>
        <w:id w:val="149678420"/>
        <w:tag w:val="goog_rdk_3282"/>
      </w:sdtPr>
      <w:sdtContent>
        <w:p w:rsidR="00000000" w:rsidDel="00000000" w:rsidP="00000000" w:rsidRDefault="00000000" w:rsidRPr="00000000" w14:paraId="000002B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59796435"/>
              <w:tag w:val="goog_rdk_3279"/>
            </w:sdtPr>
            <w:sdtContent>
              <w:ins w:author="Rossi Rossi" w:id="118" w:date="2026-09-22T06:56:59Z">
                <w:sdt>
                  <w:sdtPr>
                    <w:id w:val="100271703"/>
                    <w:tag w:val="goog_rdk_3280"/>
                  </w:sdtPr>
                  <w:sdtContent>
                    <w:del w:author="Animefor Me" w:id="15" w:date="2026-09-29T09:36:34Z"/>
                  </w:sdtContent>
                </w:sdt>
              </w:ins>
              <w:sdt>
                <w:sdtPr>
                  <w:id w:val="-1547113539"/>
                  <w:tag w:val="goog_rdk_32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118" w:date="2026-09-22T06:56:59Z">
                <w:del w:author="Animefor Me" w:id="15" w:date="2026-09-29T09:36:34Z"/>
              </w:ins>
            </w:sdtContent>
          </w:sdt>
        </w:p>
      </w:sdtContent>
    </w:sdt>
    <w:sdt>
      <w:sdtPr>
        <w:id w:val="767719570"/>
        <w:tag w:val="goog_rdk_3286"/>
      </w:sdtPr>
      <w:sdtContent>
        <w:p w:rsidR="00000000" w:rsidDel="00000000" w:rsidP="00000000" w:rsidRDefault="00000000" w:rsidRPr="00000000" w14:paraId="000002B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60038532"/>
              <w:tag w:val="goog_rdk_3283"/>
            </w:sdtPr>
            <w:sdtContent>
              <w:ins w:author="Rossi Rossi" w:id="118" w:date="2026-09-22T06:56:59Z">
                <w:sdt>
                  <w:sdtPr>
                    <w:id w:val="1490494550"/>
                    <w:tag w:val="goog_rdk_3284"/>
                  </w:sdtPr>
                  <w:sdtContent>
                    <w:del w:author="Animefor Me" w:id="15" w:date="2026-09-29T09:36:34Z"/>
                  </w:sdtContent>
                </w:sdt>
              </w:ins>
              <w:sdt>
                <w:sdtPr>
                  <w:id w:val="1154590473"/>
                  <w:tag w:val="goog_rdk_328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required IAM permissions.</w:delText>
                      </w:r>
                    </w:del>
                  </w:ins>
                </w:sdtContent>
              </w:sdt>
              <w:ins w:author="Rossi Rossi" w:id="118" w:date="2026-09-22T06:56:59Z">
                <w:del w:author="Animefor Me" w:id="15" w:date="2026-09-29T09:36:34Z"/>
              </w:ins>
            </w:sdtContent>
          </w:sdt>
        </w:p>
      </w:sdtContent>
    </w:sdt>
    <w:sdt>
      <w:sdtPr>
        <w:id w:val="1373911259"/>
        <w:tag w:val="goog_rdk_3290"/>
      </w:sdtPr>
      <w:sdtContent>
        <w:p w:rsidR="00000000" w:rsidDel="00000000" w:rsidP="00000000" w:rsidRDefault="00000000" w:rsidRPr="00000000" w14:paraId="000002C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85434398"/>
              <w:tag w:val="goog_rdk_3287"/>
            </w:sdtPr>
            <w:sdtContent>
              <w:ins w:author="Rossi Rossi" w:id="118" w:date="2026-09-22T06:56:59Z">
                <w:sdt>
                  <w:sdtPr>
                    <w:id w:val="694369397"/>
                    <w:tag w:val="goog_rdk_3288"/>
                  </w:sdtPr>
                  <w:sdtContent>
                    <w:del w:author="Animefor Me" w:id="15" w:date="2026-09-29T09:36:34Z"/>
                  </w:sdtContent>
                </w:sdt>
              </w:ins>
              <w:sdt>
                <w:sdtPr>
                  <w:id w:val="-162574366"/>
                  <w:tag w:val="goog_rdk_328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6131767"/>
        <w:tag w:val="goog_rdk_3294"/>
      </w:sdtPr>
      <w:sdtContent>
        <w:p w:rsidR="00000000" w:rsidDel="00000000" w:rsidP="00000000" w:rsidRDefault="00000000" w:rsidRPr="00000000" w14:paraId="000002C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60650737"/>
              <w:tag w:val="goog_rdk_3291"/>
            </w:sdtPr>
            <w:sdtContent>
              <w:ins w:author="Rossi Rossi" w:id="118" w:date="2026-09-22T06:56:59Z">
                <w:sdt>
                  <w:sdtPr>
                    <w:id w:val="1704290344"/>
                    <w:tag w:val="goog_rdk_3292"/>
                  </w:sdtPr>
                  <w:sdtContent>
                    <w:del w:author="Animefor Me" w:id="15" w:date="2026-09-29T09:36:34Z"/>
                  </w:sdtContent>
                </w:sdt>
              </w:ins>
              <w:sdt>
                <w:sdtPr>
                  <w:id w:val="729853177"/>
                  <w:tag w:val="goog_rdk_329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118" w:date="2026-09-22T06:56:59Z">
                <w:del w:author="Animefor Me" w:id="15" w:date="2026-09-29T09:36:34Z"/>
              </w:ins>
            </w:sdtContent>
          </w:sdt>
        </w:p>
      </w:sdtContent>
    </w:sdt>
    <w:sdt>
      <w:sdtPr>
        <w:id w:val="-489457956"/>
        <w:tag w:val="goog_rdk_3298"/>
      </w:sdtPr>
      <w:sdtContent>
        <w:p w:rsidR="00000000" w:rsidDel="00000000" w:rsidP="00000000" w:rsidRDefault="00000000" w:rsidRPr="00000000" w14:paraId="000002C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28614046"/>
              <w:tag w:val="goog_rdk_3295"/>
            </w:sdtPr>
            <w:sdtContent>
              <w:ins w:author="Rossi Rossi" w:id="118" w:date="2026-09-22T06:56:59Z">
                <w:sdt>
                  <w:sdtPr>
                    <w:id w:val="-1620705736"/>
                    <w:tag w:val="goog_rdk_3296"/>
                  </w:sdtPr>
                  <w:sdtContent>
                    <w:del w:author="Animefor Me" w:id="15" w:date="2026-09-29T09:36:34Z"/>
                  </w:sdtContent>
                </w:sdt>
              </w:ins>
              <w:sdt>
                <w:sdtPr>
                  <w:id w:val="184140051"/>
                  <w:tag w:val="goog_rdk_32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118" w:date="2026-09-22T06:56:59Z">
                <w:del w:author="Animefor Me" w:id="15" w:date="2026-09-29T09:36:34Z"/>
              </w:ins>
            </w:sdtContent>
          </w:sdt>
        </w:p>
      </w:sdtContent>
    </w:sdt>
    <w:sdt>
      <w:sdtPr>
        <w:id w:val="1343316604"/>
        <w:tag w:val="goog_rdk_3302"/>
      </w:sdtPr>
      <w:sdtContent>
        <w:p w:rsidR="00000000" w:rsidDel="00000000" w:rsidP="00000000" w:rsidRDefault="00000000" w:rsidRPr="00000000" w14:paraId="000002C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77959223"/>
              <w:tag w:val="goog_rdk_3299"/>
            </w:sdtPr>
            <w:sdtContent>
              <w:ins w:author="Rossi Rossi" w:id="118" w:date="2026-09-22T06:56:59Z">
                <w:sdt>
                  <w:sdtPr>
                    <w:id w:val="-2020055771"/>
                    <w:tag w:val="goog_rdk_3300"/>
                  </w:sdtPr>
                  <w:sdtContent>
                    <w:del w:author="Animefor Me" w:id="15" w:date="2026-09-29T09:36:34Z"/>
                  </w:sdtContent>
                </w:sdt>
              </w:ins>
              <w:sdt>
                <w:sdtPr>
                  <w:id w:val="-1539610792"/>
                  <w:tag w:val="goog_rdk_330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00171053"/>
        <w:tag w:val="goog_rdk_3306"/>
      </w:sdtPr>
      <w:sdtContent>
        <w:p w:rsidR="00000000" w:rsidDel="00000000" w:rsidP="00000000" w:rsidRDefault="00000000" w:rsidRPr="00000000" w14:paraId="000002C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45644649"/>
              <w:tag w:val="goog_rdk_3303"/>
            </w:sdtPr>
            <w:sdtContent>
              <w:ins w:author="Rossi Rossi" w:id="118" w:date="2026-09-22T06:56:59Z">
                <w:sdt>
                  <w:sdtPr>
                    <w:id w:val="341151241"/>
                    <w:tag w:val="goog_rdk_3304"/>
                  </w:sdtPr>
                  <w:sdtContent>
                    <w:del w:author="Animefor Me" w:id="15" w:date="2026-09-29T09:36:34Z"/>
                  </w:sdtContent>
                </w:sdt>
              </w:ins>
              <w:sdt>
                <w:sdtPr>
                  <w:id w:val="-63021723"/>
                  <w:tag w:val="goog_rdk_33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118" w:date="2026-09-22T06:56:59Z">
                <w:del w:author="Animefor Me" w:id="15" w:date="2026-09-29T09:36:34Z"/>
              </w:ins>
            </w:sdtContent>
          </w:sdt>
        </w:p>
      </w:sdtContent>
    </w:sdt>
    <w:sdt>
      <w:sdtPr>
        <w:id w:val="-194506676"/>
        <w:tag w:val="goog_rdk_3310"/>
      </w:sdtPr>
      <w:sdtContent>
        <w:p w:rsidR="00000000" w:rsidDel="00000000" w:rsidP="00000000" w:rsidRDefault="00000000" w:rsidRPr="00000000" w14:paraId="000002C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35197202"/>
              <w:tag w:val="goog_rdk_3307"/>
            </w:sdtPr>
            <w:sdtContent>
              <w:ins w:author="Rossi Rossi" w:id="118" w:date="2026-09-22T06:56:59Z">
                <w:sdt>
                  <w:sdtPr>
                    <w:id w:val="-983979686"/>
                    <w:tag w:val="goog_rdk_3308"/>
                  </w:sdtPr>
                  <w:sdtContent>
                    <w:del w:author="Animefor Me" w:id="15" w:date="2026-09-29T09:36:34Z"/>
                  </w:sdtContent>
                </w:sdt>
              </w:ins>
              <w:sdt>
                <w:sdtPr>
                  <w:id w:val="-1277442495"/>
                  <w:tag w:val="goog_rdk_33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118" w:date="2026-09-22T06:56:59Z">
                <w:del w:author="Animefor Me" w:id="15" w:date="2026-09-29T09:36:34Z"/>
              </w:ins>
            </w:sdtContent>
          </w:sdt>
        </w:p>
      </w:sdtContent>
    </w:sdt>
    <w:sdt>
      <w:sdtPr>
        <w:id w:val="-713236685"/>
        <w:tag w:val="goog_rdk_3314"/>
      </w:sdtPr>
      <w:sdtContent>
        <w:p w:rsidR="00000000" w:rsidDel="00000000" w:rsidP="00000000" w:rsidRDefault="00000000" w:rsidRPr="00000000" w14:paraId="000002C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43299179"/>
              <w:tag w:val="goog_rdk_3311"/>
            </w:sdtPr>
            <w:sdtContent>
              <w:ins w:author="Rossi Rossi" w:id="118" w:date="2026-09-22T06:56:59Z">
                <w:sdt>
                  <w:sdtPr>
                    <w:id w:val="179632772"/>
                    <w:tag w:val="goog_rdk_3312"/>
                  </w:sdtPr>
                  <w:sdtContent>
                    <w:del w:author="Animefor Me" w:id="15" w:date="2026-09-29T09:36:34Z"/>
                  </w:sdtContent>
                </w:sdt>
              </w:ins>
              <w:sdt>
                <w:sdtPr>
                  <w:id w:val="-744729194"/>
                  <w:tag w:val="goog_rdk_33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118" w:date="2026-09-22T06:56:59Z">
                <w:del w:author="Animefor Me" w:id="15" w:date="2026-09-29T09:36:34Z"/>
              </w:ins>
            </w:sdtContent>
          </w:sdt>
        </w:p>
      </w:sdtContent>
    </w:sdt>
    <w:sdt>
      <w:sdtPr>
        <w:id w:val="-229802861"/>
        <w:tag w:val="goog_rdk_3318"/>
      </w:sdtPr>
      <w:sdtContent>
        <w:p w:rsidR="00000000" w:rsidDel="00000000" w:rsidP="00000000" w:rsidRDefault="00000000" w:rsidRPr="00000000" w14:paraId="000002C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17278306"/>
              <w:tag w:val="goog_rdk_3315"/>
            </w:sdtPr>
            <w:sdtContent>
              <w:ins w:author="Rossi Rossi" w:id="118" w:date="2026-09-22T06:56:59Z">
                <w:sdt>
                  <w:sdtPr>
                    <w:id w:val="-975642205"/>
                    <w:tag w:val="goog_rdk_3316"/>
                  </w:sdtPr>
                  <w:sdtContent>
                    <w:del w:author="Animefor Me" w:id="15" w:date="2026-09-29T09:36:34Z"/>
                  </w:sdtContent>
                </w:sdt>
              </w:ins>
              <w:sdt>
                <w:sdtPr>
                  <w:id w:val="317892173"/>
                  <w:tag w:val="goog_rdk_33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118" w:date="2026-09-22T06:56:59Z">
                <w:del w:author="Animefor Me" w:id="15" w:date="2026-09-29T09:36:34Z"/>
              </w:ins>
            </w:sdtContent>
          </w:sdt>
        </w:p>
      </w:sdtContent>
    </w:sdt>
    <w:sdt>
      <w:sdtPr>
        <w:id w:val="-1058610005"/>
        <w:tag w:val="goog_rdk_3322"/>
      </w:sdtPr>
      <w:sdtContent>
        <w:p w:rsidR="00000000" w:rsidDel="00000000" w:rsidP="00000000" w:rsidRDefault="00000000" w:rsidRPr="00000000" w14:paraId="000002C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24196434"/>
              <w:tag w:val="goog_rdk_3319"/>
            </w:sdtPr>
            <w:sdtContent>
              <w:ins w:author="Rossi Rossi" w:id="118" w:date="2026-09-22T06:56:59Z">
                <w:sdt>
                  <w:sdtPr>
                    <w:id w:val="-702580819"/>
                    <w:tag w:val="goog_rdk_3320"/>
                  </w:sdtPr>
                  <w:sdtContent>
                    <w:del w:author="Animefor Me" w:id="15" w:date="2026-09-29T09:36:34Z"/>
                  </w:sdtContent>
                </w:sdt>
              </w:ins>
              <w:sdt>
                <w:sdtPr>
                  <w:id w:val="-696486420"/>
                  <w:tag w:val="goog_rdk_33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118" w:date="2026-09-22T06:56:59Z">
                <w:del w:author="Animefor Me" w:id="15" w:date="2026-09-29T09:36:34Z"/>
              </w:ins>
            </w:sdtContent>
          </w:sdt>
        </w:p>
      </w:sdtContent>
    </w:sdt>
    <w:sdt>
      <w:sdtPr>
        <w:id w:val="2069633840"/>
        <w:tag w:val="goog_rdk_3326"/>
      </w:sdtPr>
      <w:sdtContent>
        <w:p w:rsidR="00000000" w:rsidDel="00000000" w:rsidP="00000000" w:rsidRDefault="00000000" w:rsidRPr="00000000" w14:paraId="000002C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17756273"/>
              <w:tag w:val="goog_rdk_3323"/>
            </w:sdtPr>
            <w:sdtContent>
              <w:ins w:author="Rossi Rossi" w:id="118" w:date="2026-09-22T06:56:59Z">
                <w:sdt>
                  <w:sdtPr>
                    <w:id w:val="-1519559580"/>
                    <w:tag w:val="goog_rdk_3324"/>
                  </w:sdtPr>
                  <w:sdtContent>
                    <w:del w:author="Animefor Me" w:id="15" w:date="2026-09-29T09:36:34Z"/>
                  </w:sdtContent>
                </w:sdt>
              </w:ins>
              <w:sdt>
                <w:sdtPr>
                  <w:id w:val="-153501583"/>
                  <w:tag w:val="goog_rdk_332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47021348"/>
        <w:tag w:val="goog_rdk_3330"/>
      </w:sdtPr>
      <w:sdtContent>
        <w:p w:rsidR="00000000" w:rsidDel="00000000" w:rsidP="00000000" w:rsidRDefault="00000000" w:rsidRPr="00000000" w14:paraId="000002C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93470779"/>
              <w:tag w:val="goog_rdk_3327"/>
            </w:sdtPr>
            <w:sdtContent>
              <w:ins w:author="Rossi Rossi" w:id="118" w:date="2026-09-22T06:56:59Z">
                <w:sdt>
                  <w:sdtPr>
                    <w:id w:val="1446677562"/>
                    <w:tag w:val="goog_rdk_3328"/>
                  </w:sdtPr>
                  <w:sdtContent>
                    <w:del w:author="Animefor Me" w:id="15" w:date="2026-09-29T09:36:34Z"/>
                  </w:sdtContent>
                </w:sdt>
              </w:ins>
              <w:sdt>
                <w:sdtPr>
                  <w:id w:val="-113771543"/>
                  <w:tag w:val="goog_rdk_33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118" w:date="2026-09-22T06:56:59Z">
                <w:del w:author="Animefor Me" w:id="15" w:date="2026-09-29T09:36:34Z"/>
              </w:ins>
            </w:sdtContent>
          </w:sdt>
        </w:p>
      </w:sdtContent>
    </w:sdt>
    <w:sdt>
      <w:sdtPr>
        <w:id w:val="1254734921"/>
        <w:tag w:val="goog_rdk_3334"/>
      </w:sdtPr>
      <w:sdtContent>
        <w:p w:rsidR="00000000" w:rsidDel="00000000" w:rsidP="00000000" w:rsidRDefault="00000000" w:rsidRPr="00000000" w14:paraId="000002C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5580471"/>
              <w:tag w:val="goog_rdk_3331"/>
            </w:sdtPr>
            <w:sdtContent>
              <w:ins w:author="Rossi Rossi" w:id="118" w:date="2026-09-22T06:56:59Z">
                <w:sdt>
                  <w:sdtPr>
                    <w:id w:val="91774722"/>
                    <w:tag w:val="goog_rdk_3332"/>
                  </w:sdtPr>
                  <w:sdtContent>
                    <w:del w:author="Animefor Me" w:id="15" w:date="2026-09-29T09:36:34Z"/>
                  </w:sdtContent>
                </w:sdt>
              </w:ins>
              <w:sdt>
                <w:sdtPr>
                  <w:id w:val="-920983217"/>
                  <w:tag w:val="goog_rdk_333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118" w:date="2026-09-22T06:56:59Z">
                <w:del w:author="Animefor Me" w:id="15" w:date="2026-09-29T09:36:34Z"/>
              </w:ins>
            </w:sdtContent>
          </w:sdt>
        </w:p>
      </w:sdtContent>
    </w:sdt>
    <w:sdt>
      <w:sdtPr>
        <w:id w:val="-1783405941"/>
        <w:tag w:val="goog_rdk_3338"/>
      </w:sdtPr>
      <w:sdtContent>
        <w:p w:rsidR="00000000" w:rsidDel="00000000" w:rsidP="00000000" w:rsidRDefault="00000000" w:rsidRPr="00000000" w14:paraId="000002C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39867453"/>
              <w:tag w:val="goog_rdk_3335"/>
            </w:sdtPr>
            <w:sdtContent>
              <w:ins w:author="Rossi Rossi" w:id="118" w:date="2026-09-22T06:56:59Z">
                <w:sdt>
                  <w:sdtPr>
                    <w:id w:val="531631072"/>
                    <w:tag w:val="goog_rdk_3336"/>
                  </w:sdtPr>
                  <w:sdtContent>
                    <w:del w:author="Animefor Me" w:id="15" w:date="2026-09-29T09:36:34Z"/>
                  </w:sdtContent>
                </w:sdt>
              </w:ins>
              <w:sdt>
                <w:sdtPr>
                  <w:id w:val="-1049378959"/>
                  <w:tag w:val="goog_rdk_333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01144322"/>
        <w:tag w:val="goog_rdk_3342"/>
      </w:sdtPr>
      <w:sdtContent>
        <w:p w:rsidR="00000000" w:rsidDel="00000000" w:rsidP="00000000" w:rsidRDefault="00000000" w:rsidRPr="00000000" w14:paraId="000002C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8471605"/>
              <w:tag w:val="goog_rdk_3339"/>
            </w:sdtPr>
            <w:sdtContent>
              <w:ins w:author="Rossi Rossi" w:id="118" w:date="2026-09-22T06:56:59Z">
                <w:sdt>
                  <w:sdtPr>
                    <w:id w:val="76957650"/>
                    <w:tag w:val="goog_rdk_3340"/>
                  </w:sdtPr>
                  <w:sdtContent>
                    <w:del w:author="Animefor Me" w:id="15" w:date="2026-09-29T09:36:34Z"/>
                  </w:sdtContent>
                </w:sdt>
              </w:ins>
              <w:sdt>
                <w:sdtPr>
                  <w:id w:val="788177281"/>
                  <w:tag w:val="goog_rdk_334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Setting up your environment</w:delText>
                      </w:r>
                    </w:del>
                  </w:ins>
                </w:sdtContent>
              </w:sdt>
              <w:ins w:author="Rossi Rossi" w:id="118" w:date="2026-09-22T06:56:59Z">
                <w:del w:author="Animefor Me" w:id="15" w:date="2026-09-29T09:36:34Z"/>
              </w:ins>
            </w:sdtContent>
          </w:sdt>
        </w:p>
      </w:sdtContent>
    </w:sdt>
    <w:sdt>
      <w:sdtPr>
        <w:id w:val="1780685998"/>
        <w:tag w:val="goog_rdk_3346"/>
      </w:sdtPr>
      <w:sdtContent>
        <w:p w:rsidR="00000000" w:rsidDel="00000000" w:rsidP="00000000" w:rsidRDefault="00000000" w:rsidRPr="00000000" w14:paraId="000002C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97114106"/>
              <w:tag w:val="goog_rdk_3343"/>
            </w:sdtPr>
            <w:sdtContent>
              <w:ins w:author="Rossi Rossi" w:id="118" w:date="2026-09-22T06:56:59Z">
                <w:sdt>
                  <w:sdtPr>
                    <w:id w:val="-1368529898"/>
                    <w:tag w:val="goog_rdk_3344"/>
                  </w:sdtPr>
                  <w:sdtContent>
                    <w:del w:author="Animefor Me" w:id="15" w:date="2026-09-29T09:36:34Z"/>
                  </w:sdtContent>
                </w:sdt>
              </w:ins>
              <w:sdt>
                <w:sdtPr>
                  <w:id w:val="-1338136192"/>
                  <w:tag w:val="goog_rdk_334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86466098"/>
        <w:tag w:val="goog_rdk_3350"/>
      </w:sdtPr>
      <w:sdtContent>
        <w:p w:rsidR="00000000" w:rsidDel="00000000" w:rsidP="00000000" w:rsidRDefault="00000000" w:rsidRPr="00000000" w14:paraId="000002C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53977501"/>
              <w:tag w:val="goog_rdk_3347"/>
            </w:sdtPr>
            <w:sdtContent>
              <w:ins w:author="Rossi Rossi" w:id="118" w:date="2026-09-22T06:56:59Z">
                <w:sdt>
                  <w:sdtPr>
                    <w:id w:val="908886370"/>
                    <w:tag w:val="goog_rdk_3348"/>
                  </w:sdtPr>
                  <w:sdtContent>
                    <w:del w:author="Animefor Me" w:id="15" w:date="2026-09-29T09:36:34Z"/>
                  </w:sdtContent>
                </w:sdt>
              </w:ins>
              <w:sdt>
                <w:sdtPr>
                  <w:id w:val="1848898690"/>
                  <w:tag w:val="goog_rdk_33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118" w:date="2026-09-22T06:56:59Z">
                <w:del w:author="Animefor Me" w:id="15" w:date="2026-09-29T09:36:34Z"/>
              </w:ins>
            </w:sdtContent>
          </w:sdt>
        </w:p>
      </w:sdtContent>
    </w:sdt>
    <w:sdt>
      <w:sdtPr>
        <w:id w:val="384519250"/>
        <w:tag w:val="goog_rdk_3354"/>
      </w:sdtPr>
      <w:sdtContent>
        <w:p w:rsidR="00000000" w:rsidDel="00000000" w:rsidP="00000000" w:rsidRDefault="00000000" w:rsidRPr="00000000" w14:paraId="000002D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69716721"/>
              <w:tag w:val="goog_rdk_3351"/>
            </w:sdtPr>
            <w:sdtContent>
              <w:ins w:author="Rossi Rossi" w:id="118" w:date="2026-09-22T06:56:59Z">
                <w:sdt>
                  <w:sdtPr>
                    <w:id w:val="1638512268"/>
                    <w:tag w:val="goog_rdk_3352"/>
                  </w:sdtPr>
                  <w:sdtContent>
                    <w:del w:author="Animefor Me" w:id="15" w:date="2026-09-29T09:36:34Z"/>
                  </w:sdtContent>
                </w:sdt>
              </w:ins>
              <w:sdt>
                <w:sdtPr>
                  <w:id w:val="328891342"/>
                  <w:tag w:val="goog_rdk_33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applications.</w:delText>
                      </w:r>
                    </w:del>
                  </w:ins>
                </w:sdtContent>
              </w:sdt>
              <w:ins w:author="Rossi Rossi" w:id="118" w:date="2026-09-22T06:56:59Z">
                <w:del w:author="Animefor Me" w:id="15" w:date="2026-09-29T09:36:34Z"/>
              </w:ins>
            </w:sdtContent>
          </w:sdt>
        </w:p>
      </w:sdtContent>
    </w:sdt>
    <w:sdt>
      <w:sdtPr>
        <w:id w:val="83527731"/>
        <w:tag w:val="goog_rdk_3358"/>
      </w:sdtPr>
      <w:sdtContent>
        <w:p w:rsidR="00000000" w:rsidDel="00000000" w:rsidP="00000000" w:rsidRDefault="00000000" w:rsidRPr="00000000" w14:paraId="000002D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80792499"/>
              <w:tag w:val="goog_rdk_3355"/>
            </w:sdtPr>
            <w:sdtContent>
              <w:ins w:author="Rossi Rossi" w:id="118" w:date="2026-09-22T06:56:59Z">
                <w:sdt>
                  <w:sdtPr>
                    <w:id w:val="-781039794"/>
                    <w:tag w:val="goog_rdk_3356"/>
                  </w:sdtPr>
                  <w:sdtContent>
                    <w:del w:author="Animefor Me" w:id="15" w:date="2026-09-29T09:36:34Z"/>
                  </w:sdtContent>
                </w:sdt>
              </w:ins>
              <w:sdt>
                <w:sdtPr>
                  <w:id w:val="1597220914"/>
                  <w:tag w:val="goog_rdk_335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74344183"/>
        <w:tag w:val="goog_rdk_3362"/>
      </w:sdtPr>
      <w:sdtContent>
        <w:p w:rsidR="00000000" w:rsidDel="00000000" w:rsidP="00000000" w:rsidRDefault="00000000" w:rsidRPr="00000000" w14:paraId="000002D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35936342"/>
              <w:tag w:val="goog_rdk_3359"/>
            </w:sdtPr>
            <w:sdtContent>
              <w:ins w:author="Rossi Rossi" w:id="118" w:date="2026-09-22T06:56:59Z">
                <w:sdt>
                  <w:sdtPr>
                    <w:id w:val="1600537911"/>
                    <w:tag w:val="goog_rdk_3360"/>
                  </w:sdtPr>
                  <w:sdtContent>
                    <w:del w:author="Animefor Me" w:id="15" w:date="2026-09-29T09:36:34Z"/>
                  </w:sdtContent>
                </w:sdt>
              </w:ins>
              <w:sdt>
                <w:sdtPr>
                  <w:id w:val="-562960384"/>
                  <w:tag w:val="goog_rdk_33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118" w:date="2026-09-22T06:56:59Z">
                <w:del w:author="Animefor Me" w:id="15" w:date="2026-09-29T09:36:34Z"/>
              </w:ins>
            </w:sdtContent>
          </w:sdt>
        </w:p>
      </w:sdtContent>
    </w:sdt>
    <w:sdt>
      <w:sdtPr>
        <w:id w:val="-24425965"/>
        <w:tag w:val="goog_rdk_3366"/>
      </w:sdtPr>
      <w:sdtContent>
        <w:p w:rsidR="00000000" w:rsidDel="00000000" w:rsidP="00000000" w:rsidRDefault="00000000" w:rsidRPr="00000000" w14:paraId="000002D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54984124"/>
              <w:tag w:val="goog_rdk_3363"/>
            </w:sdtPr>
            <w:sdtContent>
              <w:ins w:author="Rossi Rossi" w:id="118" w:date="2026-09-22T06:56:59Z">
                <w:sdt>
                  <w:sdtPr>
                    <w:id w:val="693254308"/>
                    <w:tag w:val="goog_rdk_3364"/>
                  </w:sdtPr>
                  <w:sdtContent>
                    <w:del w:author="Animefor Me" w:id="15" w:date="2026-09-29T09:36:34Z"/>
                  </w:sdtContent>
                </w:sdt>
              </w:ins>
              <w:sdt>
                <w:sdtPr>
                  <w:id w:val="-1201620084"/>
                  <w:tag w:val="goog_rdk_336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67604008"/>
        <w:tag w:val="goog_rdk_3370"/>
      </w:sdtPr>
      <w:sdtContent>
        <w:p w:rsidR="00000000" w:rsidDel="00000000" w:rsidP="00000000" w:rsidRDefault="00000000" w:rsidRPr="00000000" w14:paraId="000002D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3653514"/>
              <w:tag w:val="goog_rdk_3367"/>
            </w:sdtPr>
            <w:sdtContent>
              <w:ins w:author="Rossi Rossi" w:id="118" w:date="2026-09-22T06:56:59Z">
                <w:sdt>
                  <w:sdtPr>
                    <w:id w:val="309898502"/>
                    <w:tag w:val="goog_rdk_3368"/>
                  </w:sdtPr>
                  <w:sdtContent>
                    <w:del w:author="Animefor Me" w:id="15" w:date="2026-09-29T09:36:34Z"/>
                  </w:sdtContent>
                </w:sdt>
              </w:ins>
              <w:sdt>
                <w:sdtPr>
                  <w:id w:val="-586745964"/>
                  <w:tag w:val="goog_rdk_336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118" w:date="2026-09-22T06:56:59Z">
                <w:del w:author="Animefor Me" w:id="15" w:date="2026-09-29T09:36:34Z"/>
              </w:ins>
            </w:sdtContent>
          </w:sdt>
        </w:p>
      </w:sdtContent>
    </w:sdt>
    <w:sdt>
      <w:sdtPr>
        <w:id w:val="449815799"/>
        <w:tag w:val="goog_rdk_3374"/>
      </w:sdtPr>
      <w:sdtContent>
        <w:p w:rsidR="00000000" w:rsidDel="00000000" w:rsidP="00000000" w:rsidRDefault="00000000" w:rsidRPr="00000000" w14:paraId="000002D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41921023"/>
              <w:tag w:val="goog_rdk_3371"/>
            </w:sdtPr>
            <w:sdtContent>
              <w:ins w:author="Rossi Rossi" w:id="118" w:date="2026-09-22T06:56:59Z">
                <w:sdt>
                  <w:sdtPr>
                    <w:id w:val="264420360"/>
                    <w:tag w:val="goog_rdk_3372"/>
                  </w:sdtPr>
                  <w:sdtContent>
                    <w:del w:author="Animefor Me" w:id="15" w:date="2026-09-29T09:36:34Z"/>
                  </w:sdtContent>
                </w:sdt>
              </w:ins>
              <w:sdt>
                <w:sdtPr>
                  <w:id w:val="-1858062165"/>
                  <w:tag w:val="goog_rdk_33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118" w:date="2026-09-22T06:56:59Z">
                <w:del w:author="Animefor Me" w:id="15" w:date="2026-09-29T09:36:34Z"/>
              </w:ins>
            </w:sdtContent>
          </w:sdt>
        </w:p>
      </w:sdtContent>
    </w:sdt>
    <w:sdt>
      <w:sdtPr>
        <w:id w:val="1543395768"/>
        <w:tag w:val="goog_rdk_3378"/>
      </w:sdtPr>
      <w:sdtContent>
        <w:p w:rsidR="00000000" w:rsidDel="00000000" w:rsidP="00000000" w:rsidRDefault="00000000" w:rsidRPr="00000000" w14:paraId="000002D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81224671"/>
              <w:tag w:val="goog_rdk_3375"/>
            </w:sdtPr>
            <w:sdtContent>
              <w:ins w:author="Rossi Rossi" w:id="118" w:date="2026-09-22T06:56:59Z">
                <w:sdt>
                  <w:sdtPr>
                    <w:id w:val="-1018465495"/>
                    <w:tag w:val="goog_rdk_3376"/>
                  </w:sdtPr>
                  <w:sdtContent>
                    <w:del w:author="Animefor Me" w:id="15" w:date="2026-09-29T09:36:34Z"/>
                  </w:sdtContent>
                </w:sdt>
              </w:ins>
              <w:sdt>
                <w:sdtPr>
                  <w:id w:val="1265288133"/>
                  <w:tag w:val="goog_rdk_337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118" w:date="2026-09-22T06:56:59Z">
                <w:del w:author="Animefor Me" w:id="15" w:date="2026-09-29T09:36:34Z"/>
              </w:ins>
            </w:sdtContent>
          </w:sdt>
        </w:p>
      </w:sdtContent>
    </w:sdt>
    <w:sdt>
      <w:sdtPr>
        <w:id w:val="1914018878"/>
        <w:tag w:val="goog_rdk_3382"/>
      </w:sdtPr>
      <w:sdtContent>
        <w:p w:rsidR="00000000" w:rsidDel="00000000" w:rsidP="00000000" w:rsidRDefault="00000000" w:rsidRPr="00000000" w14:paraId="000002D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4777912"/>
              <w:tag w:val="goog_rdk_3379"/>
            </w:sdtPr>
            <w:sdtContent>
              <w:ins w:author="Rossi Rossi" w:id="118" w:date="2026-09-22T06:56:59Z">
                <w:sdt>
                  <w:sdtPr>
                    <w:id w:val="275985074"/>
                    <w:tag w:val="goog_rdk_3380"/>
                  </w:sdtPr>
                  <w:sdtContent>
                    <w:del w:author="Animefor Me" w:id="15" w:date="2026-09-29T09:36:34Z"/>
                  </w:sdtContent>
                </w:sdt>
              </w:ins>
              <w:sdt>
                <w:sdtPr>
                  <w:id w:val="-2021502717"/>
                  <w:tag w:val="goog_rdk_338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74792327"/>
        <w:tag w:val="goog_rdk_3386"/>
      </w:sdtPr>
      <w:sdtContent>
        <w:p w:rsidR="00000000" w:rsidDel="00000000" w:rsidP="00000000" w:rsidRDefault="00000000" w:rsidRPr="00000000" w14:paraId="000002D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22308511"/>
              <w:tag w:val="goog_rdk_3383"/>
            </w:sdtPr>
            <w:sdtContent>
              <w:ins w:author="Rossi Rossi" w:id="118" w:date="2026-09-22T06:56:59Z">
                <w:sdt>
                  <w:sdtPr>
                    <w:id w:val="-790798802"/>
                    <w:tag w:val="goog_rdk_3384"/>
                  </w:sdtPr>
                  <w:sdtContent>
                    <w:del w:author="Animefor Me" w:id="15" w:date="2026-09-29T09:36:34Z"/>
                  </w:sdtContent>
                </w:sdt>
              </w:ins>
              <w:sdt>
                <w:sdtPr>
                  <w:id w:val="2056747878"/>
                  <w:tag w:val="goog_rdk_338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118" w:date="2026-09-22T06:56:59Z">
                <w:del w:author="Animefor Me" w:id="15" w:date="2026-09-29T09:36:34Z"/>
              </w:ins>
            </w:sdtContent>
          </w:sdt>
        </w:p>
      </w:sdtContent>
    </w:sdt>
    <w:sdt>
      <w:sdtPr>
        <w:id w:val="-1531041687"/>
        <w:tag w:val="goog_rdk_3390"/>
      </w:sdtPr>
      <w:sdtContent>
        <w:p w:rsidR="00000000" w:rsidDel="00000000" w:rsidP="00000000" w:rsidRDefault="00000000" w:rsidRPr="00000000" w14:paraId="000002D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81896823"/>
              <w:tag w:val="goog_rdk_3387"/>
            </w:sdtPr>
            <w:sdtContent>
              <w:ins w:author="Rossi Rossi" w:id="118" w:date="2026-09-22T06:56:59Z">
                <w:sdt>
                  <w:sdtPr>
                    <w:id w:val="1877736535"/>
                    <w:tag w:val="goog_rdk_3388"/>
                  </w:sdtPr>
                  <w:sdtContent>
                    <w:del w:author="Animefor Me" w:id="15" w:date="2026-09-29T09:36:34Z"/>
                  </w:sdtContent>
                </w:sdt>
              </w:ins>
              <w:sdt>
                <w:sdtPr>
                  <w:id w:val="-213463051"/>
                  <w:tag w:val="goog_rdk_338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50405476"/>
        <w:tag w:val="goog_rdk_3394"/>
      </w:sdtPr>
      <w:sdtContent>
        <w:p w:rsidR="00000000" w:rsidDel="00000000" w:rsidP="00000000" w:rsidRDefault="00000000" w:rsidRPr="00000000" w14:paraId="000002D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01393994"/>
              <w:tag w:val="goog_rdk_3391"/>
            </w:sdtPr>
            <w:sdtContent>
              <w:ins w:author="Rossi Rossi" w:id="118" w:date="2026-09-22T06:56:59Z">
                <w:sdt>
                  <w:sdtPr>
                    <w:id w:val="1287267074"/>
                    <w:tag w:val="goog_rdk_3392"/>
                  </w:sdtPr>
                  <w:sdtContent>
                    <w:del w:author="Animefor Me" w:id="15" w:date="2026-09-29T09:36:34Z"/>
                  </w:sdtContent>
                </w:sdt>
              </w:ins>
              <w:sdt>
                <w:sdtPr>
                  <w:id w:val="-803095404"/>
                  <w:tag w:val="goog_rdk_339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Linux/macOS - Bash</w:delText>
                      </w:r>
                    </w:del>
                  </w:ins>
                </w:sdtContent>
              </w:sdt>
              <w:ins w:author="Rossi Rossi" w:id="118" w:date="2026-09-22T06:56:59Z">
                <w:del w:author="Animefor Me" w:id="15" w:date="2026-09-29T09:36:34Z"/>
              </w:ins>
            </w:sdtContent>
          </w:sdt>
        </w:p>
      </w:sdtContent>
    </w:sdt>
    <w:sdt>
      <w:sdtPr>
        <w:id w:val="673512223"/>
        <w:tag w:val="goog_rdk_3398"/>
      </w:sdtPr>
      <w:sdtContent>
        <w:p w:rsidR="00000000" w:rsidDel="00000000" w:rsidP="00000000" w:rsidRDefault="00000000" w:rsidRPr="00000000" w14:paraId="000002D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8671689"/>
              <w:tag w:val="goog_rdk_3395"/>
            </w:sdtPr>
            <w:sdtContent>
              <w:ins w:author="Rossi Rossi" w:id="118" w:date="2026-09-22T06:56:59Z">
                <w:sdt>
                  <w:sdtPr>
                    <w:id w:val="-1786820022"/>
                    <w:tag w:val="goog_rdk_3396"/>
                  </w:sdtPr>
                  <w:sdtContent>
                    <w:del w:author="Animefor Me" w:id="15" w:date="2026-09-29T09:36:34Z"/>
                  </w:sdtContent>
                </w:sdt>
              </w:ins>
              <w:sdt>
                <w:sdtPr>
                  <w:id w:val="321312602"/>
                  <w:tag w:val="goog_rdk_339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52089014"/>
        <w:tag w:val="goog_rdk_3402"/>
      </w:sdtPr>
      <w:sdtContent>
        <w:p w:rsidR="00000000" w:rsidDel="00000000" w:rsidP="00000000" w:rsidRDefault="00000000" w:rsidRPr="00000000" w14:paraId="000002D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07031370"/>
              <w:tag w:val="goog_rdk_3399"/>
            </w:sdtPr>
            <w:sdtContent>
              <w:ins w:author="Rossi Rossi" w:id="118" w:date="2026-09-22T06:56:59Z">
                <w:sdt>
                  <w:sdtPr>
                    <w:id w:val="837476616"/>
                    <w:tag w:val="goog_rdk_3400"/>
                  </w:sdtPr>
                  <w:sdtContent>
                    <w:del w:author="Animefor Me" w:id="15" w:date="2026-09-29T09:36:34Z"/>
                  </w:sdtContent>
                </w:sdt>
              </w:ins>
              <w:sdt>
                <w:sdtPr>
                  <w:id w:val="61749766"/>
                  <w:tag w:val="goog_rdk_340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118" w:date="2026-09-22T06:56:59Z">
                <w:del w:author="Animefor Me" w:id="15" w:date="2026-09-29T09:36:34Z"/>
              </w:ins>
            </w:sdtContent>
          </w:sdt>
        </w:p>
      </w:sdtContent>
    </w:sdt>
    <w:sdt>
      <w:sdtPr>
        <w:id w:val="1191252279"/>
        <w:tag w:val="goog_rdk_3406"/>
      </w:sdtPr>
      <w:sdtContent>
        <w:p w:rsidR="00000000" w:rsidDel="00000000" w:rsidP="00000000" w:rsidRDefault="00000000" w:rsidRPr="00000000" w14:paraId="000002D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81000401"/>
              <w:tag w:val="goog_rdk_3403"/>
            </w:sdtPr>
            <w:sdtContent>
              <w:ins w:author="Rossi Rossi" w:id="118" w:date="2026-09-22T06:56:59Z">
                <w:sdt>
                  <w:sdtPr>
                    <w:id w:val="-139934844"/>
                    <w:tag w:val="goog_rdk_3404"/>
                  </w:sdtPr>
                  <w:sdtContent>
                    <w:del w:author="Animefor Me" w:id="15" w:date="2026-09-29T09:36:34Z"/>
                  </w:sdtContent>
                </w:sdt>
              </w:ins>
              <w:sdt>
                <w:sdtPr>
                  <w:id w:val="198308174"/>
                  <w:tag w:val="goog_rdk_340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39653200"/>
        <w:tag w:val="goog_rdk_3410"/>
      </w:sdtPr>
      <w:sdtContent>
        <w:p w:rsidR="00000000" w:rsidDel="00000000" w:rsidP="00000000" w:rsidRDefault="00000000" w:rsidRPr="00000000" w14:paraId="000002D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86685919"/>
              <w:tag w:val="goog_rdk_3407"/>
            </w:sdtPr>
            <w:sdtContent>
              <w:ins w:author="Rossi Rossi" w:id="118" w:date="2026-09-22T06:56:59Z">
                <w:sdt>
                  <w:sdtPr>
                    <w:id w:val="471624526"/>
                    <w:tag w:val="goog_rdk_3408"/>
                  </w:sdtPr>
                  <w:sdtContent>
                    <w:del w:author="Animefor Me" w:id="15" w:date="2026-09-29T09:36:34Z"/>
                  </w:sdtContent>
                </w:sdt>
              </w:ins>
              <w:sdt>
                <w:sdtPr>
                  <w:id w:val="211399983"/>
                  <w:tag w:val="goog_rdk_34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~/.bashrc</w:delText>
                      </w:r>
                    </w:del>
                  </w:ins>
                </w:sdtContent>
              </w:sdt>
              <w:ins w:author="Rossi Rossi" w:id="118" w:date="2026-09-22T06:56:59Z">
                <w:del w:author="Animefor Me" w:id="15" w:date="2026-09-29T09:36:34Z"/>
              </w:ins>
            </w:sdtContent>
          </w:sdt>
        </w:p>
      </w:sdtContent>
    </w:sdt>
    <w:sdt>
      <w:sdtPr>
        <w:id w:val="333190904"/>
        <w:tag w:val="goog_rdk_3414"/>
      </w:sdtPr>
      <w:sdtContent>
        <w:p w:rsidR="00000000" w:rsidDel="00000000" w:rsidP="00000000" w:rsidRDefault="00000000" w:rsidRPr="00000000" w14:paraId="000002D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53907120"/>
              <w:tag w:val="goog_rdk_3411"/>
            </w:sdtPr>
            <w:sdtContent>
              <w:ins w:author="Rossi Rossi" w:id="118" w:date="2026-09-22T06:56:59Z">
                <w:sdt>
                  <w:sdtPr>
                    <w:id w:val="-877004928"/>
                    <w:tag w:val="goog_rdk_3412"/>
                  </w:sdtPr>
                  <w:sdtContent>
                    <w:del w:author="Animefor Me" w:id="15" w:date="2026-09-29T09:36:34Z"/>
                  </w:sdtContent>
                </w:sdt>
              </w:ins>
              <w:sdt>
                <w:sdtPr>
                  <w:id w:val="38563583"/>
                  <w:tag w:val="goog_rdk_341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121034666"/>
        <w:tag w:val="goog_rdk_3418"/>
      </w:sdtPr>
      <w:sdtContent>
        <w:p w:rsidR="00000000" w:rsidDel="00000000" w:rsidP="00000000" w:rsidRDefault="00000000" w:rsidRPr="00000000" w14:paraId="000002E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01348146"/>
              <w:tag w:val="goog_rdk_3415"/>
            </w:sdtPr>
            <w:sdtContent>
              <w:ins w:author="Rossi Rossi" w:id="118" w:date="2026-09-22T06:56:59Z">
                <w:sdt>
                  <w:sdtPr>
                    <w:id w:val="1232692954"/>
                    <w:tag w:val="goog_rdk_3416"/>
                  </w:sdtPr>
                  <w:sdtContent>
                    <w:del w:author="Animefor Me" w:id="15" w:date="2026-09-29T09:36:34Z"/>
                  </w:sdtContent>
                </w:sdt>
              </w:ins>
              <w:sdt>
                <w:sdtPr>
                  <w:id w:val="-1182711134"/>
                  <w:tag w:val="goog_rdk_34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not, create one and open it:</w:delText>
                      </w:r>
                    </w:del>
                  </w:ins>
                </w:sdtContent>
              </w:sdt>
              <w:ins w:author="Rossi Rossi" w:id="118" w:date="2026-09-22T06:56:59Z">
                <w:del w:author="Animefor Me" w:id="15" w:date="2026-09-29T09:36:34Z"/>
              </w:ins>
            </w:sdtContent>
          </w:sdt>
        </w:p>
      </w:sdtContent>
    </w:sdt>
    <w:sdt>
      <w:sdtPr>
        <w:id w:val="1434360569"/>
        <w:tag w:val="goog_rdk_3422"/>
      </w:sdtPr>
      <w:sdtContent>
        <w:p w:rsidR="00000000" w:rsidDel="00000000" w:rsidP="00000000" w:rsidRDefault="00000000" w:rsidRPr="00000000" w14:paraId="000002E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82481627"/>
              <w:tag w:val="goog_rdk_3419"/>
            </w:sdtPr>
            <w:sdtContent>
              <w:ins w:author="Rossi Rossi" w:id="118" w:date="2026-09-22T06:56:59Z">
                <w:sdt>
                  <w:sdtPr>
                    <w:id w:val="-1695440231"/>
                    <w:tag w:val="goog_rdk_3420"/>
                  </w:sdtPr>
                  <w:sdtContent>
                    <w:del w:author="Animefor Me" w:id="15" w:date="2026-09-29T09:36:34Z"/>
                  </w:sdtContent>
                </w:sdt>
              </w:ins>
              <w:sdt>
                <w:sdtPr>
                  <w:id w:val="2065504264"/>
                  <w:tag w:val="goog_rdk_342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54748436"/>
        <w:tag w:val="goog_rdk_3426"/>
      </w:sdtPr>
      <w:sdtContent>
        <w:p w:rsidR="00000000" w:rsidDel="00000000" w:rsidP="00000000" w:rsidRDefault="00000000" w:rsidRPr="00000000" w14:paraId="000002E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42955433"/>
              <w:tag w:val="goog_rdk_3423"/>
            </w:sdtPr>
            <w:sdtContent>
              <w:ins w:author="Rossi Rossi" w:id="118" w:date="2026-09-22T06:56:59Z">
                <w:sdt>
                  <w:sdtPr>
                    <w:id w:val="-822725683"/>
                    <w:tag w:val="goog_rdk_3424"/>
                  </w:sdtPr>
                  <w:sdtContent>
                    <w:del w:author="Animefor Me" w:id="15" w:date="2026-09-29T09:36:34Z"/>
                  </w:sdtContent>
                </w:sdt>
              </w:ins>
              <w:sdt>
                <w:sdtPr>
                  <w:id w:val="1788404749"/>
                  <w:tag w:val="goog_rdk_34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touch ~/.bashrc &amp;&amp; open ~/.bashrc</w:delText>
                      </w:r>
                    </w:del>
                  </w:ins>
                </w:sdtContent>
              </w:sdt>
              <w:ins w:author="Rossi Rossi" w:id="118" w:date="2026-09-22T06:56:59Z">
                <w:del w:author="Animefor Me" w:id="15" w:date="2026-09-29T09:36:34Z"/>
              </w:ins>
            </w:sdtContent>
          </w:sdt>
        </w:p>
      </w:sdtContent>
    </w:sdt>
    <w:sdt>
      <w:sdtPr>
        <w:id w:val="-160492846"/>
        <w:tag w:val="goog_rdk_3430"/>
      </w:sdtPr>
      <w:sdtContent>
        <w:p w:rsidR="00000000" w:rsidDel="00000000" w:rsidP="00000000" w:rsidRDefault="00000000" w:rsidRPr="00000000" w14:paraId="000002E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75219057"/>
              <w:tag w:val="goog_rdk_3427"/>
            </w:sdtPr>
            <w:sdtContent>
              <w:ins w:author="Rossi Rossi" w:id="118" w:date="2026-09-22T06:56:59Z">
                <w:sdt>
                  <w:sdtPr>
                    <w:id w:val="2019278935"/>
                    <w:tag w:val="goog_rdk_3428"/>
                  </w:sdtPr>
                  <w:sdtContent>
                    <w:del w:author="Animefor Me" w:id="15" w:date="2026-09-29T09:36:34Z"/>
                  </w:sdtContent>
                </w:sdt>
              </w:ins>
              <w:sdt>
                <w:sdtPr>
                  <w:id w:val="-2080888470"/>
                  <w:tag w:val="goog_rdk_342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53711173"/>
        <w:tag w:val="goog_rdk_3434"/>
      </w:sdtPr>
      <w:sdtContent>
        <w:p w:rsidR="00000000" w:rsidDel="00000000" w:rsidP="00000000" w:rsidRDefault="00000000" w:rsidRPr="00000000" w14:paraId="000002E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40487864"/>
              <w:tag w:val="goog_rdk_3431"/>
            </w:sdtPr>
            <w:sdtContent>
              <w:ins w:author="Rossi Rossi" w:id="118" w:date="2026-09-22T06:56:59Z">
                <w:sdt>
                  <w:sdtPr>
                    <w:id w:val="1007463022"/>
                    <w:tag w:val="goog_rdk_3432"/>
                  </w:sdtPr>
                  <w:sdtContent>
                    <w:del w:author="Animefor Me" w:id="15" w:date="2026-09-29T09:36:34Z"/>
                  </w:sdtContent>
                </w:sdt>
              </w:ins>
              <w:sdt>
                <w:sdtPr>
                  <w:id w:val="-553750890"/>
                  <w:tag w:val="goog_rdk_343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118" w:date="2026-09-22T06:56:59Z">
                <w:del w:author="Animefor Me" w:id="15" w:date="2026-09-29T09:36:34Z"/>
              </w:ins>
            </w:sdtContent>
          </w:sdt>
        </w:p>
      </w:sdtContent>
    </w:sdt>
    <w:sdt>
      <w:sdtPr>
        <w:id w:val="-1176392140"/>
        <w:tag w:val="goog_rdk_3438"/>
      </w:sdtPr>
      <w:sdtContent>
        <w:p w:rsidR="00000000" w:rsidDel="00000000" w:rsidP="00000000" w:rsidRDefault="00000000" w:rsidRPr="00000000" w14:paraId="000002E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8769131"/>
              <w:tag w:val="goog_rdk_3435"/>
            </w:sdtPr>
            <w:sdtContent>
              <w:ins w:author="Rossi Rossi" w:id="118" w:date="2026-09-22T06:56:59Z">
                <w:sdt>
                  <w:sdtPr>
                    <w:id w:val="-468160569"/>
                    <w:tag w:val="goog_rdk_3436"/>
                  </w:sdtPr>
                  <w:sdtContent>
                    <w:del w:author="Animefor Me" w:id="15" w:date="2026-09-29T09:36:34Z"/>
                  </w:sdtContent>
                </w:sdt>
              </w:ins>
              <w:sdt>
                <w:sdtPr>
                  <w:id w:val="11904541"/>
                  <w:tag w:val="goog_rdk_343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40577314"/>
        <w:tag w:val="goog_rdk_3442"/>
      </w:sdtPr>
      <w:sdtContent>
        <w:p w:rsidR="00000000" w:rsidDel="00000000" w:rsidP="00000000" w:rsidRDefault="00000000" w:rsidRPr="00000000" w14:paraId="000002E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74460613"/>
              <w:tag w:val="goog_rdk_3439"/>
            </w:sdtPr>
            <w:sdtContent>
              <w:ins w:author="Rossi Rossi" w:id="118" w:date="2026-09-22T06:56:59Z">
                <w:sdt>
                  <w:sdtPr>
                    <w:id w:val="2015733029"/>
                    <w:tag w:val="goog_rdk_3440"/>
                  </w:sdtPr>
                  <w:sdtContent>
                    <w:del w:author="Animefor Me" w:id="15" w:date="2026-09-29T09:36:34Z"/>
                  </w:sdtContent>
                </w:sdt>
              </w:ins>
              <w:sdt>
                <w:sdtPr>
                  <w:id w:val="1953940121"/>
                  <w:tag w:val="goog_rdk_344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18" w:date="2026-09-22T06:56:59Z">
                <w:del w:author="Animefor Me" w:id="15" w:date="2026-09-29T09:36:34Z"/>
              </w:ins>
            </w:sdtContent>
          </w:sdt>
        </w:p>
      </w:sdtContent>
    </w:sdt>
    <w:sdt>
      <w:sdtPr>
        <w:id w:val="-373884579"/>
        <w:tag w:val="goog_rdk_3446"/>
      </w:sdtPr>
      <w:sdtContent>
        <w:p w:rsidR="00000000" w:rsidDel="00000000" w:rsidP="00000000" w:rsidRDefault="00000000" w:rsidRPr="00000000" w14:paraId="000002E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14012273"/>
              <w:tag w:val="goog_rdk_3443"/>
            </w:sdtPr>
            <w:sdtContent>
              <w:ins w:author="Rossi Rossi" w:id="118" w:date="2026-09-22T06:56:59Z">
                <w:sdt>
                  <w:sdtPr>
                    <w:id w:val="1911006946"/>
                    <w:tag w:val="goog_rdk_3444"/>
                  </w:sdtPr>
                  <w:sdtContent>
                    <w:del w:author="Animefor Me" w:id="15" w:date="2026-09-29T09:36:34Z"/>
                  </w:sdtContent>
                </w:sdt>
              </w:ins>
              <w:sdt>
                <w:sdtPr>
                  <w:id w:val="-1079970390"/>
                  <w:tag w:val="goog_rdk_344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04338746"/>
        <w:tag w:val="goog_rdk_3450"/>
      </w:sdtPr>
      <w:sdtContent>
        <w:p w:rsidR="00000000" w:rsidDel="00000000" w:rsidP="00000000" w:rsidRDefault="00000000" w:rsidRPr="00000000" w14:paraId="000002E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3902309"/>
              <w:tag w:val="goog_rdk_3447"/>
            </w:sdtPr>
            <w:sdtContent>
              <w:ins w:author="Rossi Rossi" w:id="118" w:date="2026-09-22T06:56:59Z">
                <w:sdt>
                  <w:sdtPr>
                    <w:id w:val="1764646471"/>
                    <w:tag w:val="goog_rdk_3448"/>
                  </w:sdtPr>
                  <w:sdtContent>
                    <w:del w:author="Animefor Me" w:id="15" w:date="2026-09-29T09:36:34Z"/>
                  </w:sdtContent>
                </w:sdt>
              </w:ins>
              <w:sdt>
                <w:sdtPr>
                  <w:id w:val="-1606200559"/>
                  <w:tag w:val="goog_rdk_34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18" w:date="2026-09-22T06:56:59Z">
                <w:del w:author="Animefor Me" w:id="15" w:date="2026-09-29T09:36:34Z"/>
              </w:ins>
            </w:sdtContent>
          </w:sdt>
        </w:p>
      </w:sdtContent>
    </w:sdt>
    <w:sdt>
      <w:sdtPr>
        <w:id w:val="1516720566"/>
        <w:tag w:val="goog_rdk_3454"/>
      </w:sdtPr>
      <w:sdtContent>
        <w:p w:rsidR="00000000" w:rsidDel="00000000" w:rsidP="00000000" w:rsidRDefault="00000000" w:rsidRPr="00000000" w14:paraId="000002E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62377055"/>
              <w:tag w:val="goog_rdk_3451"/>
            </w:sdtPr>
            <w:sdtContent>
              <w:ins w:author="Rossi Rossi" w:id="118" w:date="2026-09-22T06:56:59Z">
                <w:sdt>
                  <w:sdtPr>
                    <w:id w:val="169326123"/>
                    <w:tag w:val="goog_rdk_3452"/>
                  </w:sdtPr>
                  <w:sdtContent>
                    <w:del w:author="Animefor Me" w:id="15" w:date="2026-09-29T09:36:34Z"/>
                  </w:sdtContent>
                </w:sdt>
              </w:ins>
              <w:sdt>
                <w:sdtPr>
                  <w:id w:val="-1133521687"/>
                  <w:tag w:val="goog_rdk_345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72640856"/>
        <w:tag w:val="goog_rdk_3458"/>
      </w:sdtPr>
      <w:sdtContent>
        <w:p w:rsidR="00000000" w:rsidDel="00000000" w:rsidP="00000000" w:rsidRDefault="00000000" w:rsidRPr="00000000" w14:paraId="000002E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62215508"/>
              <w:tag w:val="goog_rdk_3455"/>
            </w:sdtPr>
            <w:sdtContent>
              <w:ins w:author="Rossi Rossi" w:id="118" w:date="2026-09-22T06:56:59Z">
                <w:sdt>
                  <w:sdtPr>
                    <w:id w:val="-266888872"/>
                    <w:tag w:val="goog_rdk_3456"/>
                  </w:sdtPr>
                  <w:sdtContent>
                    <w:del w:author="Animefor Me" w:id="15" w:date="2026-09-29T09:36:34Z"/>
                  </w:sdtContent>
                </w:sdt>
              </w:ins>
              <w:sdt>
                <w:sdtPr>
                  <w:id w:val="-956433084"/>
                  <w:tag w:val="goog_rdk_34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source ~/.bashrc</w:delText>
                      </w:r>
                    </w:del>
                  </w:ins>
                </w:sdtContent>
              </w:sdt>
              <w:ins w:author="Rossi Rossi" w:id="118" w:date="2026-09-22T06:56:59Z">
                <w:del w:author="Animefor Me" w:id="15" w:date="2026-09-29T09:36:34Z"/>
              </w:ins>
            </w:sdtContent>
          </w:sdt>
        </w:p>
      </w:sdtContent>
    </w:sdt>
    <w:sdt>
      <w:sdtPr>
        <w:id w:val="-2097600306"/>
        <w:tag w:val="goog_rdk_3462"/>
      </w:sdtPr>
      <w:sdtContent>
        <w:p w:rsidR="00000000" w:rsidDel="00000000" w:rsidP="00000000" w:rsidRDefault="00000000" w:rsidRPr="00000000" w14:paraId="000002E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10229794"/>
              <w:tag w:val="goog_rdk_3459"/>
            </w:sdtPr>
            <w:sdtContent>
              <w:ins w:author="Rossi Rossi" w:id="118" w:date="2026-09-22T06:56:59Z">
                <w:sdt>
                  <w:sdtPr>
                    <w:id w:val="355769190"/>
                    <w:tag w:val="goog_rdk_3460"/>
                  </w:sdtPr>
                  <w:sdtContent>
                    <w:del w:author="Animefor Me" w:id="15" w:date="2026-09-29T09:36:34Z"/>
                  </w:sdtContent>
                </w:sdt>
              </w:ins>
              <w:sdt>
                <w:sdtPr>
                  <w:id w:val="879661888"/>
                  <w:tag w:val="goog_rdk_346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28228269"/>
        <w:tag w:val="goog_rdk_3466"/>
      </w:sdtPr>
      <w:sdtContent>
        <w:p w:rsidR="00000000" w:rsidDel="00000000" w:rsidP="00000000" w:rsidRDefault="00000000" w:rsidRPr="00000000" w14:paraId="000002E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18814240"/>
              <w:tag w:val="goog_rdk_3463"/>
            </w:sdtPr>
            <w:sdtContent>
              <w:ins w:author="Rossi Rossi" w:id="118" w:date="2026-09-22T06:56:59Z">
                <w:sdt>
                  <w:sdtPr>
                    <w:id w:val="-46358583"/>
                    <w:tag w:val="goog_rdk_3464"/>
                  </w:sdtPr>
                  <w:sdtContent>
                    <w:del w:author="Animefor Me" w:id="15" w:date="2026-09-29T09:36:34Z"/>
                  </w:sdtContent>
                </w:sdt>
              </w:ins>
              <w:sdt>
                <w:sdtPr>
                  <w:id w:val="-257347400"/>
                  <w:tag w:val="goog_rdk_346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macOS - Zsh</w:delText>
                      </w:r>
                    </w:del>
                  </w:ins>
                </w:sdtContent>
              </w:sdt>
              <w:ins w:author="Rossi Rossi" w:id="118" w:date="2026-09-22T06:56:59Z">
                <w:del w:author="Animefor Me" w:id="15" w:date="2026-09-29T09:36:34Z"/>
              </w:ins>
            </w:sdtContent>
          </w:sdt>
        </w:p>
      </w:sdtContent>
    </w:sdt>
    <w:sdt>
      <w:sdtPr>
        <w:id w:val="-2141185928"/>
        <w:tag w:val="goog_rdk_3470"/>
      </w:sdtPr>
      <w:sdtContent>
        <w:p w:rsidR="00000000" w:rsidDel="00000000" w:rsidP="00000000" w:rsidRDefault="00000000" w:rsidRPr="00000000" w14:paraId="000002E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06221728"/>
              <w:tag w:val="goog_rdk_3467"/>
            </w:sdtPr>
            <w:sdtContent>
              <w:ins w:author="Rossi Rossi" w:id="118" w:date="2026-09-22T06:56:59Z">
                <w:sdt>
                  <w:sdtPr>
                    <w:id w:val="336995883"/>
                    <w:tag w:val="goog_rdk_3468"/>
                  </w:sdtPr>
                  <w:sdtContent>
                    <w:del w:author="Animefor Me" w:id="15" w:date="2026-09-29T09:36:34Z"/>
                  </w:sdtContent>
                </w:sdt>
              </w:ins>
              <w:sdt>
                <w:sdtPr>
                  <w:id w:val="-508582667"/>
                  <w:tag w:val="goog_rdk_346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08437245"/>
        <w:tag w:val="goog_rdk_3474"/>
      </w:sdtPr>
      <w:sdtContent>
        <w:p w:rsidR="00000000" w:rsidDel="00000000" w:rsidP="00000000" w:rsidRDefault="00000000" w:rsidRPr="00000000" w14:paraId="000002E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57572878"/>
              <w:tag w:val="goog_rdk_3471"/>
            </w:sdtPr>
            <w:sdtContent>
              <w:ins w:author="Rossi Rossi" w:id="118" w:date="2026-09-22T06:56:59Z">
                <w:sdt>
                  <w:sdtPr>
                    <w:id w:val="-336589820"/>
                    <w:tag w:val="goog_rdk_3472"/>
                  </w:sdtPr>
                  <w:sdtContent>
                    <w:del w:author="Animefor Me" w:id="15" w:date="2026-09-29T09:36:34Z"/>
                  </w:sdtContent>
                </w:sdt>
              </w:ins>
              <w:sdt>
                <w:sdtPr>
                  <w:id w:val="627205294"/>
                  <w:tag w:val="goog_rdk_34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118" w:date="2026-09-22T06:56:59Z">
                <w:del w:author="Animefor Me" w:id="15" w:date="2026-09-29T09:36:34Z"/>
              </w:ins>
            </w:sdtContent>
          </w:sdt>
        </w:p>
      </w:sdtContent>
    </w:sdt>
    <w:sdt>
      <w:sdtPr>
        <w:id w:val="-1394424494"/>
        <w:tag w:val="goog_rdk_3478"/>
      </w:sdtPr>
      <w:sdtContent>
        <w:p w:rsidR="00000000" w:rsidDel="00000000" w:rsidP="00000000" w:rsidRDefault="00000000" w:rsidRPr="00000000" w14:paraId="000002E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9580005"/>
              <w:tag w:val="goog_rdk_3475"/>
            </w:sdtPr>
            <w:sdtContent>
              <w:ins w:author="Rossi Rossi" w:id="118" w:date="2026-09-22T06:56:59Z">
                <w:sdt>
                  <w:sdtPr>
                    <w:id w:val="254470897"/>
                    <w:tag w:val="goog_rdk_3476"/>
                  </w:sdtPr>
                  <w:sdtContent>
                    <w:del w:author="Animefor Me" w:id="15" w:date="2026-09-29T09:36:34Z"/>
                  </w:sdtContent>
                </w:sdt>
              </w:ins>
              <w:sdt>
                <w:sdtPr>
                  <w:id w:val="-565411802"/>
                  <w:tag w:val="goog_rdk_347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77855988"/>
        <w:tag w:val="goog_rdk_3482"/>
      </w:sdtPr>
      <w:sdtContent>
        <w:p w:rsidR="00000000" w:rsidDel="00000000" w:rsidP="00000000" w:rsidRDefault="00000000" w:rsidRPr="00000000" w14:paraId="000002F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87215203"/>
              <w:tag w:val="goog_rdk_3479"/>
            </w:sdtPr>
            <w:sdtContent>
              <w:ins w:author="Rossi Rossi" w:id="118" w:date="2026-09-22T06:56:59Z">
                <w:sdt>
                  <w:sdtPr>
                    <w:id w:val="-106142439"/>
                    <w:tag w:val="goog_rdk_3480"/>
                  </w:sdtPr>
                  <w:sdtContent>
                    <w:del w:author="Animefor Me" w:id="15" w:date="2026-09-29T09:36:34Z"/>
                  </w:sdtContent>
                </w:sdt>
              </w:ins>
              <w:sdt>
                <w:sdtPr>
                  <w:id w:val="-2040208791"/>
                  <w:tag w:val="goog_rdk_34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~/.zshrc</w:delText>
                      </w:r>
                    </w:del>
                  </w:ins>
                </w:sdtContent>
              </w:sdt>
              <w:ins w:author="Rossi Rossi" w:id="118" w:date="2026-09-22T06:56:59Z">
                <w:del w:author="Animefor Me" w:id="15" w:date="2026-09-29T09:36:34Z"/>
              </w:ins>
            </w:sdtContent>
          </w:sdt>
        </w:p>
      </w:sdtContent>
    </w:sdt>
    <w:sdt>
      <w:sdtPr>
        <w:id w:val="-43674869"/>
        <w:tag w:val="goog_rdk_3486"/>
      </w:sdtPr>
      <w:sdtContent>
        <w:p w:rsidR="00000000" w:rsidDel="00000000" w:rsidP="00000000" w:rsidRDefault="00000000" w:rsidRPr="00000000" w14:paraId="000002F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72836389"/>
              <w:tag w:val="goog_rdk_3483"/>
            </w:sdtPr>
            <w:sdtContent>
              <w:ins w:author="Rossi Rossi" w:id="118" w:date="2026-09-22T06:56:59Z">
                <w:sdt>
                  <w:sdtPr>
                    <w:id w:val="-383908379"/>
                    <w:tag w:val="goog_rdk_3484"/>
                  </w:sdtPr>
                  <w:sdtContent>
                    <w:del w:author="Animefor Me" w:id="15" w:date="2026-09-29T09:36:34Z"/>
                  </w:sdtContent>
                </w:sdt>
              </w:ins>
              <w:sdt>
                <w:sdtPr>
                  <w:id w:val="1409666674"/>
                  <w:tag w:val="goog_rdk_348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15859443"/>
        <w:tag w:val="goog_rdk_3490"/>
      </w:sdtPr>
      <w:sdtContent>
        <w:p w:rsidR="00000000" w:rsidDel="00000000" w:rsidP="00000000" w:rsidRDefault="00000000" w:rsidRPr="00000000" w14:paraId="000002F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2999540"/>
              <w:tag w:val="goog_rdk_3487"/>
            </w:sdtPr>
            <w:sdtContent>
              <w:ins w:author="Rossi Rossi" w:id="118" w:date="2026-09-22T06:56:59Z">
                <w:sdt>
                  <w:sdtPr>
                    <w:id w:val="-1968797196"/>
                    <w:tag w:val="goog_rdk_3488"/>
                  </w:sdtPr>
                  <w:sdtContent>
                    <w:del w:author="Animefor Me" w:id="15" w:date="2026-09-29T09:36:34Z"/>
                  </w:sdtContent>
                </w:sdt>
              </w:ins>
              <w:sdt>
                <w:sdtPr>
                  <w:id w:val="1984617265"/>
                  <w:tag w:val="goog_rdk_348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not, create one and open it:</w:delText>
                      </w:r>
                    </w:del>
                  </w:ins>
                </w:sdtContent>
              </w:sdt>
              <w:ins w:author="Rossi Rossi" w:id="118" w:date="2026-09-22T06:56:59Z">
                <w:del w:author="Animefor Me" w:id="15" w:date="2026-09-29T09:36:34Z"/>
              </w:ins>
            </w:sdtContent>
          </w:sdt>
        </w:p>
      </w:sdtContent>
    </w:sdt>
    <w:sdt>
      <w:sdtPr>
        <w:id w:val="-1749538785"/>
        <w:tag w:val="goog_rdk_3494"/>
      </w:sdtPr>
      <w:sdtContent>
        <w:p w:rsidR="00000000" w:rsidDel="00000000" w:rsidP="00000000" w:rsidRDefault="00000000" w:rsidRPr="00000000" w14:paraId="000002F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72967271"/>
              <w:tag w:val="goog_rdk_3491"/>
            </w:sdtPr>
            <w:sdtContent>
              <w:ins w:author="Rossi Rossi" w:id="118" w:date="2026-09-22T06:56:59Z">
                <w:sdt>
                  <w:sdtPr>
                    <w:id w:val="-97144853"/>
                    <w:tag w:val="goog_rdk_3492"/>
                  </w:sdtPr>
                  <w:sdtContent>
                    <w:del w:author="Animefor Me" w:id="15" w:date="2026-09-29T09:36:34Z"/>
                  </w:sdtContent>
                </w:sdt>
              </w:ins>
              <w:sdt>
                <w:sdtPr>
                  <w:id w:val="936438303"/>
                  <w:tag w:val="goog_rdk_349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346148"/>
        <w:tag w:val="goog_rdk_3498"/>
      </w:sdtPr>
      <w:sdtContent>
        <w:p w:rsidR="00000000" w:rsidDel="00000000" w:rsidP="00000000" w:rsidRDefault="00000000" w:rsidRPr="00000000" w14:paraId="000002F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46178554"/>
              <w:tag w:val="goog_rdk_3495"/>
            </w:sdtPr>
            <w:sdtContent>
              <w:ins w:author="Rossi Rossi" w:id="118" w:date="2026-09-22T06:56:59Z">
                <w:sdt>
                  <w:sdtPr>
                    <w:id w:val="46132497"/>
                    <w:tag w:val="goog_rdk_3496"/>
                  </w:sdtPr>
                  <w:sdtContent>
                    <w:del w:author="Animefor Me" w:id="15" w:date="2026-09-29T09:36:34Z"/>
                  </w:sdtContent>
                </w:sdt>
              </w:ins>
              <w:sdt>
                <w:sdtPr>
                  <w:id w:val="1522192278"/>
                  <w:tag w:val="goog_rdk_34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touch ~/.zshrc &amp;&amp; open ~/.zshrc</w:delText>
                      </w:r>
                    </w:del>
                  </w:ins>
                </w:sdtContent>
              </w:sdt>
              <w:ins w:author="Rossi Rossi" w:id="118" w:date="2026-09-22T06:56:59Z">
                <w:del w:author="Animefor Me" w:id="15" w:date="2026-09-29T09:36:34Z"/>
              </w:ins>
            </w:sdtContent>
          </w:sdt>
        </w:p>
      </w:sdtContent>
    </w:sdt>
    <w:sdt>
      <w:sdtPr>
        <w:id w:val="239321105"/>
        <w:tag w:val="goog_rdk_3502"/>
      </w:sdtPr>
      <w:sdtContent>
        <w:p w:rsidR="00000000" w:rsidDel="00000000" w:rsidP="00000000" w:rsidRDefault="00000000" w:rsidRPr="00000000" w14:paraId="000002F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25384243"/>
              <w:tag w:val="goog_rdk_3499"/>
            </w:sdtPr>
            <w:sdtContent>
              <w:ins w:author="Rossi Rossi" w:id="118" w:date="2026-09-22T06:56:59Z">
                <w:sdt>
                  <w:sdtPr>
                    <w:id w:val="1795727482"/>
                    <w:tag w:val="goog_rdk_3500"/>
                  </w:sdtPr>
                  <w:sdtContent>
                    <w:del w:author="Animefor Me" w:id="15" w:date="2026-09-29T09:36:34Z"/>
                  </w:sdtContent>
                </w:sdt>
              </w:ins>
              <w:sdt>
                <w:sdtPr>
                  <w:id w:val="-467619801"/>
                  <w:tag w:val="goog_rdk_350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94849640"/>
        <w:tag w:val="goog_rdk_3506"/>
      </w:sdtPr>
      <w:sdtContent>
        <w:p w:rsidR="00000000" w:rsidDel="00000000" w:rsidP="00000000" w:rsidRDefault="00000000" w:rsidRPr="00000000" w14:paraId="000002F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15452540"/>
              <w:tag w:val="goog_rdk_3503"/>
            </w:sdtPr>
            <w:sdtContent>
              <w:ins w:author="Rossi Rossi" w:id="118" w:date="2026-09-22T06:56:59Z">
                <w:sdt>
                  <w:sdtPr>
                    <w:id w:val="1192665171"/>
                    <w:tag w:val="goog_rdk_3504"/>
                  </w:sdtPr>
                  <w:sdtContent>
                    <w:del w:author="Animefor Me" w:id="15" w:date="2026-09-29T09:36:34Z"/>
                  </w:sdtContent>
                </w:sdt>
              </w:ins>
              <w:sdt>
                <w:sdtPr>
                  <w:id w:val="-1326495788"/>
                  <w:tag w:val="goog_rdk_35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 the export command:</w:delText>
                      </w:r>
                    </w:del>
                  </w:ins>
                </w:sdtContent>
              </w:sdt>
              <w:ins w:author="Rossi Rossi" w:id="118" w:date="2026-09-22T06:56:59Z">
                <w:del w:author="Animefor Me" w:id="15" w:date="2026-09-29T09:36:34Z"/>
              </w:ins>
            </w:sdtContent>
          </w:sdt>
        </w:p>
      </w:sdtContent>
    </w:sdt>
    <w:sdt>
      <w:sdtPr>
        <w:id w:val="1589137448"/>
        <w:tag w:val="goog_rdk_3510"/>
      </w:sdtPr>
      <w:sdtContent>
        <w:p w:rsidR="00000000" w:rsidDel="00000000" w:rsidP="00000000" w:rsidRDefault="00000000" w:rsidRPr="00000000" w14:paraId="000002F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64286626"/>
              <w:tag w:val="goog_rdk_3507"/>
            </w:sdtPr>
            <w:sdtContent>
              <w:ins w:author="Rossi Rossi" w:id="118" w:date="2026-09-22T06:56:59Z">
                <w:sdt>
                  <w:sdtPr>
                    <w:id w:val="-1905770008"/>
                    <w:tag w:val="goog_rdk_3508"/>
                  </w:sdtPr>
                  <w:sdtContent>
                    <w:del w:author="Animefor Me" w:id="15" w:date="2026-09-29T09:36:34Z"/>
                  </w:sdtContent>
                </w:sdt>
              </w:ins>
              <w:sdt>
                <w:sdtPr>
                  <w:id w:val="1878498773"/>
                  <w:tag w:val="goog_rdk_350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61394673"/>
        <w:tag w:val="goog_rdk_3514"/>
      </w:sdtPr>
      <w:sdtContent>
        <w:p w:rsidR="00000000" w:rsidDel="00000000" w:rsidP="00000000" w:rsidRDefault="00000000" w:rsidRPr="00000000" w14:paraId="000002F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29217987"/>
              <w:tag w:val="goog_rdk_3511"/>
            </w:sdtPr>
            <w:sdtContent>
              <w:ins w:author="Rossi Rossi" w:id="118" w:date="2026-09-22T06:56:59Z">
                <w:sdt>
                  <w:sdtPr>
                    <w:id w:val="-2119094148"/>
                    <w:tag w:val="goog_rdk_3512"/>
                  </w:sdtPr>
                  <w:sdtContent>
                    <w:del w:author="Animefor Me" w:id="15" w:date="2026-09-29T09:36:34Z"/>
                  </w:sdtContent>
                </w:sdt>
              </w:ins>
              <w:sdt>
                <w:sdtPr>
                  <w:id w:val="1439095379"/>
                  <w:tag w:val="goog_rdk_35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18" w:date="2026-09-22T06:56:59Z">
                <w:del w:author="Animefor Me" w:id="15" w:date="2026-09-29T09:36:34Z"/>
              </w:ins>
            </w:sdtContent>
          </w:sdt>
        </w:p>
      </w:sdtContent>
    </w:sdt>
    <w:sdt>
      <w:sdtPr>
        <w:id w:val="982940210"/>
        <w:tag w:val="goog_rdk_3518"/>
      </w:sdtPr>
      <w:sdtContent>
        <w:p w:rsidR="00000000" w:rsidDel="00000000" w:rsidP="00000000" w:rsidRDefault="00000000" w:rsidRPr="00000000" w14:paraId="000002F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25232970"/>
              <w:tag w:val="goog_rdk_3515"/>
            </w:sdtPr>
            <w:sdtContent>
              <w:ins w:author="Rossi Rossi" w:id="118" w:date="2026-09-22T06:56:59Z">
                <w:sdt>
                  <w:sdtPr>
                    <w:id w:val="-73550422"/>
                    <w:tag w:val="goog_rdk_3516"/>
                  </w:sdtPr>
                  <w:sdtContent>
                    <w:del w:author="Animefor Me" w:id="15" w:date="2026-09-29T09:36:34Z"/>
                  </w:sdtContent>
                </w:sdt>
              </w:ins>
              <w:sdt>
                <w:sdtPr>
                  <w:id w:val="605110473"/>
                  <w:tag w:val="goog_rdk_351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30585603"/>
        <w:tag w:val="goog_rdk_3522"/>
      </w:sdtPr>
      <w:sdtContent>
        <w:p w:rsidR="00000000" w:rsidDel="00000000" w:rsidP="00000000" w:rsidRDefault="00000000" w:rsidRPr="00000000" w14:paraId="000002F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23993299"/>
              <w:tag w:val="goog_rdk_3519"/>
            </w:sdtPr>
            <w:sdtContent>
              <w:ins w:author="Rossi Rossi" w:id="118" w:date="2026-09-22T06:56:59Z">
                <w:sdt>
                  <w:sdtPr>
                    <w:id w:val="2114211536"/>
                    <w:tag w:val="goog_rdk_3520"/>
                  </w:sdtPr>
                  <w:sdtContent>
                    <w:del w:author="Animefor Me" w:id="15" w:date="2026-09-29T09:36:34Z"/>
                  </w:sdtContent>
                </w:sdt>
              </w:ins>
              <w:sdt>
                <w:sdtPr>
                  <w:id w:val="21660787"/>
                  <w:tag w:val="goog_rdk_35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18" w:date="2026-09-22T06:56:59Z">
                <w:del w:author="Animefor Me" w:id="15" w:date="2026-09-29T09:36:34Z"/>
              </w:ins>
            </w:sdtContent>
          </w:sdt>
        </w:p>
      </w:sdtContent>
    </w:sdt>
    <w:sdt>
      <w:sdtPr>
        <w:id w:val="1102336165"/>
        <w:tag w:val="goog_rdk_3526"/>
      </w:sdtPr>
      <w:sdtContent>
        <w:p w:rsidR="00000000" w:rsidDel="00000000" w:rsidP="00000000" w:rsidRDefault="00000000" w:rsidRPr="00000000" w14:paraId="000002F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55154379"/>
              <w:tag w:val="goog_rdk_3523"/>
            </w:sdtPr>
            <w:sdtContent>
              <w:ins w:author="Rossi Rossi" w:id="118" w:date="2026-09-22T06:56:59Z">
                <w:sdt>
                  <w:sdtPr>
                    <w:id w:val="1666688567"/>
                    <w:tag w:val="goog_rdk_3524"/>
                  </w:sdtPr>
                  <w:sdtContent>
                    <w:del w:author="Animefor Me" w:id="15" w:date="2026-09-29T09:36:34Z"/>
                  </w:sdtContent>
                </w:sdt>
              </w:ins>
              <w:sdt>
                <w:sdtPr>
                  <w:id w:val="1789982465"/>
                  <w:tag w:val="goog_rdk_352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44915691"/>
        <w:tag w:val="goog_rdk_3530"/>
      </w:sdtPr>
      <w:sdtContent>
        <w:p w:rsidR="00000000" w:rsidDel="00000000" w:rsidP="00000000" w:rsidRDefault="00000000" w:rsidRPr="00000000" w14:paraId="000002F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84994321"/>
              <w:tag w:val="goog_rdk_3527"/>
            </w:sdtPr>
            <w:sdtContent>
              <w:ins w:author="Rossi Rossi" w:id="118" w:date="2026-09-22T06:56:59Z">
                <w:sdt>
                  <w:sdtPr>
                    <w:id w:val="-363835241"/>
                    <w:tag w:val="goog_rdk_3528"/>
                  </w:sdtPr>
                  <w:sdtContent>
                    <w:del w:author="Animefor Me" w:id="15" w:date="2026-09-29T09:36:34Z"/>
                  </w:sdtContent>
                </w:sdt>
              </w:ins>
              <w:sdt>
                <w:sdtPr>
                  <w:id w:val="215502787"/>
                  <w:tag w:val="goog_rdk_35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source ~/.zshrc</w:delText>
                      </w:r>
                    </w:del>
                  </w:ins>
                </w:sdtContent>
              </w:sdt>
              <w:ins w:author="Rossi Rossi" w:id="118" w:date="2026-09-22T06:56:59Z">
                <w:del w:author="Animefor Me" w:id="15" w:date="2026-09-29T09:36:34Z"/>
              </w:ins>
            </w:sdtContent>
          </w:sdt>
        </w:p>
      </w:sdtContent>
    </w:sdt>
    <w:sdt>
      <w:sdtPr>
        <w:id w:val="-1340413462"/>
        <w:tag w:val="goog_rdk_3534"/>
      </w:sdtPr>
      <w:sdtContent>
        <w:p w:rsidR="00000000" w:rsidDel="00000000" w:rsidP="00000000" w:rsidRDefault="00000000" w:rsidRPr="00000000" w14:paraId="000002F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4828139"/>
              <w:tag w:val="goog_rdk_3531"/>
            </w:sdtPr>
            <w:sdtContent>
              <w:ins w:author="Rossi Rossi" w:id="118" w:date="2026-09-22T06:56:59Z">
                <w:sdt>
                  <w:sdtPr>
                    <w:id w:val="182905775"/>
                    <w:tag w:val="goog_rdk_3532"/>
                  </w:sdtPr>
                  <w:sdtContent>
                    <w:del w:author="Animefor Me" w:id="15" w:date="2026-09-29T09:36:34Z"/>
                  </w:sdtContent>
                </w:sdt>
              </w:ins>
              <w:sdt>
                <w:sdtPr>
                  <w:id w:val="165936644"/>
                  <w:tag w:val="goog_rdk_353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7896855"/>
        <w:tag w:val="goog_rdk_3538"/>
      </w:sdtPr>
      <w:sdtContent>
        <w:p w:rsidR="00000000" w:rsidDel="00000000" w:rsidP="00000000" w:rsidRDefault="00000000" w:rsidRPr="00000000" w14:paraId="000002F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25363113"/>
              <w:tag w:val="goog_rdk_3535"/>
            </w:sdtPr>
            <w:sdtContent>
              <w:ins w:author="Rossi Rossi" w:id="118" w:date="2026-09-22T06:56:59Z">
                <w:sdt>
                  <w:sdtPr>
                    <w:id w:val="-149654078"/>
                    <w:tag w:val="goog_rdk_3536"/>
                  </w:sdtPr>
                  <w:sdtContent>
                    <w:del w:author="Animefor Me" w:id="15" w:date="2026-09-29T09:36:34Z"/>
                  </w:sdtContent>
                </w:sdt>
              </w:ins>
              <w:sdt>
                <w:sdtPr>
                  <w:id w:val="-1436529305"/>
                  <w:tag w:val="goog_rdk_353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Windows</w:delText>
                      </w:r>
                    </w:del>
                  </w:ins>
                </w:sdtContent>
              </w:sdt>
              <w:ins w:author="Rossi Rossi" w:id="118" w:date="2026-09-22T06:56:59Z">
                <w:del w:author="Animefor Me" w:id="15" w:date="2026-09-29T09:36:34Z"/>
              </w:ins>
            </w:sdtContent>
          </w:sdt>
        </w:p>
      </w:sdtContent>
    </w:sdt>
    <w:sdt>
      <w:sdtPr>
        <w:id w:val="-1847934153"/>
        <w:tag w:val="goog_rdk_3542"/>
      </w:sdtPr>
      <w:sdtContent>
        <w:p w:rsidR="00000000" w:rsidDel="00000000" w:rsidP="00000000" w:rsidRDefault="00000000" w:rsidRPr="00000000" w14:paraId="000002F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71240736"/>
              <w:tag w:val="goog_rdk_3539"/>
            </w:sdtPr>
            <w:sdtContent>
              <w:ins w:author="Rossi Rossi" w:id="118" w:date="2026-09-22T06:56:59Z">
                <w:sdt>
                  <w:sdtPr>
                    <w:id w:val="-2102919535"/>
                    <w:tag w:val="goog_rdk_3540"/>
                  </w:sdtPr>
                  <w:sdtContent>
                    <w:del w:author="Animefor Me" w:id="15" w:date="2026-09-29T09:36:34Z"/>
                  </w:sdtContent>
                </w:sdt>
              </w:ins>
              <w:sdt>
                <w:sdtPr>
                  <w:id w:val="1665454468"/>
                  <w:tag w:val="goog_rdk_354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45486165"/>
        <w:tag w:val="goog_rdk_3546"/>
      </w:sdtPr>
      <w:sdtContent>
        <w:p w:rsidR="00000000" w:rsidDel="00000000" w:rsidP="00000000" w:rsidRDefault="00000000" w:rsidRPr="00000000" w14:paraId="0000030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84825656"/>
              <w:tag w:val="goog_rdk_3543"/>
            </w:sdtPr>
            <w:sdtContent>
              <w:ins w:author="Rossi Rossi" w:id="118" w:date="2026-09-22T06:56:59Z">
                <w:sdt>
                  <w:sdtPr>
                    <w:id w:val="857082079"/>
                    <w:tag w:val="goog_rdk_3544"/>
                  </w:sdtPr>
                  <w:sdtContent>
                    <w:del w:author="Animefor Me" w:id="15" w:date="2026-09-29T09:36:34Z"/>
                  </w:sdtContent>
                </w:sdt>
              </w:ins>
              <w:sdt>
                <w:sdtPr>
                  <w:id w:val="-1167992585"/>
                  <w:tag w:val="goog_rdk_35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118" w:date="2026-09-22T06:56:59Z">
                <w:del w:author="Animefor Me" w:id="15" w:date="2026-09-29T09:36:34Z"/>
              </w:ins>
            </w:sdtContent>
          </w:sdt>
        </w:p>
      </w:sdtContent>
    </w:sdt>
    <w:sdt>
      <w:sdtPr>
        <w:id w:val="-659229492"/>
        <w:tag w:val="goog_rdk_3550"/>
      </w:sdtPr>
      <w:sdtContent>
        <w:p w:rsidR="00000000" w:rsidDel="00000000" w:rsidP="00000000" w:rsidRDefault="00000000" w:rsidRPr="00000000" w14:paraId="0000030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48206148"/>
              <w:tag w:val="goog_rdk_3547"/>
            </w:sdtPr>
            <w:sdtContent>
              <w:ins w:author="Rossi Rossi" w:id="118" w:date="2026-09-22T06:56:59Z">
                <w:sdt>
                  <w:sdtPr>
                    <w:id w:val="-1917371153"/>
                    <w:tag w:val="goog_rdk_3548"/>
                  </w:sdtPr>
                  <w:sdtContent>
                    <w:del w:author="Animefor Me" w:id="15" w:date="2026-09-29T09:36:34Z"/>
                  </w:sdtContent>
                </w:sdt>
              </w:ins>
              <w:sdt>
                <w:sdtPr>
                  <w:id w:val="-678568791"/>
                  <w:tag w:val="goog_rdk_35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118" w:date="2026-09-22T06:56:59Z">
                <w:del w:author="Animefor Me" w:id="15" w:date="2026-09-29T09:36:34Z"/>
              </w:ins>
            </w:sdtContent>
          </w:sdt>
        </w:p>
      </w:sdtContent>
    </w:sdt>
    <w:sdt>
      <w:sdtPr>
        <w:id w:val="-1077573999"/>
        <w:tag w:val="goog_rdk_3554"/>
      </w:sdtPr>
      <w:sdtContent>
        <w:p w:rsidR="00000000" w:rsidDel="00000000" w:rsidP="00000000" w:rsidRDefault="00000000" w:rsidRPr="00000000" w14:paraId="0000030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87654566"/>
              <w:tag w:val="goog_rdk_3551"/>
            </w:sdtPr>
            <w:sdtContent>
              <w:ins w:author="Rossi Rossi" w:id="118" w:date="2026-09-22T06:56:59Z">
                <w:sdt>
                  <w:sdtPr>
                    <w:id w:val="532235993"/>
                    <w:tag w:val="goog_rdk_3552"/>
                  </w:sdtPr>
                  <w:sdtContent>
                    <w:del w:author="Animefor Me" w:id="15" w:date="2026-09-29T09:36:34Z"/>
                  </w:sdtContent>
                </w:sdt>
              </w:ins>
              <w:sdt>
                <w:sdtPr>
                  <w:id w:val="1838625585"/>
                  <w:tag w:val="goog_rdk_35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118" w:date="2026-09-22T06:56:59Z">
                <w:del w:author="Animefor Me" w:id="15" w:date="2026-09-29T09:36:34Z"/>
              </w:ins>
            </w:sdtContent>
          </w:sdt>
        </w:p>
      </w:sdtContent>
    </w:sdt>
    <w:sdt>
      <w:sdtPr>
        <w:id w:val="-1330170493"/>
        <w:tag w:val="goog_rdk_3558"/>
      </w:sdtPr>
      <w:sdtContent>
        <w:p w:rsidR="00000000" w:rsidDel="00000000" w:rsidP="00000000" w:rsidRDefault="00000000" w:rsidRPr="00000000" w14:paraId="0000030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22831634"/>
              <w:tag w:val="goog_rdk_3555"/>
            </w:sdtPr>
            <w:sdtContent>
              <w:ins w:author="Rossi Rossi" w:id="118" w:date="2026-09-22T06:56:59Z">
                <w:sdt>
                  <w:sdtPr>
                    <w:id w:val="1246624486"/>
                    <w:tag w:val="goog_rdk_3556"/>
                  </w:sdtPr>
                  <w:sdtContent>
                    <w:del w:author="Animefor Me" w:id="15" w:date="2026-09-29T09:36:34Z"/>
                  </w:sdtContent>
                </w:sdt>
              </w:ins>
              <w:sdt>
                <w:sdtPr>
                  <w:id w:val="1200191363"/>
                  <w:tag w:val="goog_rdk_35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118" w:date="2026-09-22T06:56:59Z">
                <w:del w:author="Animefor Me" w:id="15" w:date="2026-09-29T09:36:34Z"/>
              </w:ins>
            </w:sdtContent>
          </w:sdt>
        </w:p>
      </w:sdtContent>
    </w:sdt>
    <w:sdt>
      <w:sdtPr>
        <w:id w:val="-408212550"/>
        <w:tag w:val="goog_rdk_3562"/>
      </w:sdtPr>
      <w:sdtContent>
        <w:p w:rsidR="00000000" w:rsidDel="00000000" w:rsidP="00000000" w:rsidRDefault="00000000" w:rsidRPr="00000000" w14:paraId="0000030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70344796"/>
              <w:tag w:val="goog_rdk_3559"/>
            </w:sdtPr>
            <w:sdtContent>
              <w:ins w:author="Rossi Rossi" w:id="118" w:date="2026-09-22T06:56:59Z">
                <w:sdt>
                  <w:sdtPr>
                    <w:id w:val="-827712162"/>
                    <w:tag w:val="goog_rdk_3560"/>
                  </w:sdtPr>
                  <w:sdtContent>
                    <w:del w:author="Animefor Me" w:id="15" w:date="2026-09-29T09:36:34Z"/>
                  </w:sdtContent>
                </w:sdt>
              </w:ins>
              <w:sdt>
                <w:sdtPr>
                  <w:id w:val="-696424230"/>
                  <w:tag w:val="goog_rdk_35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18" w:date="2026-09-22T06:56:59Z">
                <w:del w:author="Animefor Me" w:id="15" w:date="2026-09-29T09:36:34Z"/>
              </w:ins>
            </w:sdtContent>
          </w:sdt>
        </w:p>
      </w:sdtContent>
    </w:sdt>
    <w:sdt>
      <w:sdtPr>
        <w:id w:val="707309082"/>
        <w:tag w:val="goog_rdk_3566"/>
      </w:sdtPr>
      <w:sdtContent>
        <w:p w:rsidR="00000000" w:rsidDel="00000000" w:rsidP="00000000" w:rsidRDefault="00000000" w:rsidRPr="00000000" w14:paraId="0000030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29407931"/>
              <w:tag w:val="goog_rdk_3563"/>
            </w:sdtPr>
            <w:sdtContent>
              <w:ins w:author="Rossi Rossi" w:id="118" w:date="2026-09-22T06:56:59Z">
                <w:sdt>
                  <w:sdtPr>
                    <w:id w:val="2070309234"/>
                    <w:tag w:val="goog_rdk_3564"/>
                  </w:sdtPr>
                  <w:sdtContent>
                    <w:del w:author="Animefor Me" w:id="15" w:date="2026-09-29T09:36:34Z"/>
                  </w:sdtContent>
                </w:sdt>
              </w:ins>
              <w:sdt>
                <w:sdtPr>
                  <w:id w:val="-13813539"/>
                  <w:tag w:val="goog_rdk_356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13019941"/>
        <w:tag w:val="goog_rdk_3570"/>
      </w:sdtPr>
      <w:sdtContent>
        <w:p w:rsidR="00000000" w:rsidDel="00000000" w:rsidP="00000000" w:rsidRDefault="00000000" w:rsidRPr="00000000" w14:paraId="0000030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22968144"/>
              <w:tag w:val="goog_rdk_3567"/>
            </w:sdtPr>
            <w:sdtContent>
              <w:ins w:author="Rossi Rossi" w:id="118" w:date="2026-09-22T06:56:59Z">
                <w:sdt>
                  <w:sdtPr>
                    <w:id w:val="-418204530"/>
                    <w:tag w:val="goog_rdk_3568"/>
                  </w:sdtPr>
                  <w:sdtContent>
                    <w:del w:author="Animefor Me" w:id="15" w:date="2026-09-29T09:36:34Z"/>
                  </w:sdtContent>
                </w:sdt>
              </w:ins>
              <w:sdt>
                <w:sdtPr>
                  <w:id w:val="2116454786"/>
                  <w:tag w:val="goog_rdk_356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18" w:date="2026-09-22T06:56:59Z">
                <w:del w:author="Animefor Me" w:id="15" w:date="2026-09-29T09:36:34Z"/>
              </w:ins>
            </w:sdtContent>
          </w:sdt>
        </w:p>
      </w:sdtContent>
    </w:sdt>
    <w:sdt>
      <w:sdtPr>
        <w:id w:val="-1067082794"/>
        <w:tag w:val="goog_rdk_3574"/>
      </w:sdtPr>
      <w:sdtContent>
        <w:p w:rsidR="00000000" w:rsidDel="00000000" w:rsidP="00000000" w:rsidRDefault="00000000" w:rsidRPr="00000000" w14:paraId="0000030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66521862"/>
              <w:tag w:val="goog_rdk_3571"/>
            </w:sdtPr>
            <w:sdtContent>
              <w:ins w:author="Rossi Rossi" w:id="118" w:date="2026-09-22T06:56:59Z">
                <w:sdt>
                  <w:sdtPr>
                    <w:id w:val="1568950148"/>
                    <w:tag w:val="goog_rdk_3572"/>
                  </w:sdtPr>
                  <w:sdtContent>
                    <w:del w:author="Animefor Me" w:id="15" w:date="2026-09-29T09:36:34Z"/>
                  </w:sdtContent>
                </w:sdt>
              </w:ins>
              <w:sdt>
                <w:sdtPr>
                  <w:id w:val="586060558"/>
                  <w:tag w:val="goog_rdk_357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84859437"/>
        <w:tag w:val="goog_rdk_3578"/>
      </w:sdtPr>
      <w:sdtContent>
        <w:p w:rsidR="00000000" w:rsidDel="00000000" w:rsidP="00000000" w:rsidRDefault="00000000" w:rsidRPr="00000000" w14:paraId="0000030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56802297"/>
              <w:tag w:val="goog_rdk_3575"/>
            </w:sdtPr>
            <w:sdtContent>
              <w:ins w:author="Rossi Rossi" w:id="118" w:date="2026-09-22T06:56:59Z">
                <w:sdt>
                  <w:sdtPr>
                    <w:id w:val="-1243755585"/>
                    <w:tag w:val="goog_rdk_3576"/>
                  </w:sdtPr>
                  <w:sdtContent>
                    <w:del w:author="Animefor Me" w:id="15" w:date="2026-09-29T09:36:34Z"/>
                  </w:sdtContent>
                </w:sdt>
              </w:ins>
              <w:sdt>
                <w:sdtPr>
                  <w:id w:val="-150720642"/>
                  <w:tag w:val="goog_rdk_357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18" w:date="2026-09-22T06:56:59Z">
                <w:del w:author="Animefor Me" w:id="15" w:date="2026-09-29T09:36:34Z"/>
              </w:ins>
            </w:sdtContent>
          </w:sdt>
        </w:p>
      </w:sdtContent>
    </w:sdt>
    <w:sdt>
      <w:sdtPr>
        <w:id w:val="1854391772"/>
        <w:tag w:val="goog_rdk_3582"/>
      </w:sdtPr>
      <w:sdtContent>
        <w:p w:rsidR="00000000" w:rsidDel="00000000" w:rsidP="00000000" w:rsidRDefault="00000000" w:rsidRPr="00000000" w14:paraId="0000030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08452293"/>
              <w:tag w:val="goog_rdk_3579"/>
            </w:sdtPr>
            <w:sdtContent>
              <w:ins w:author="Rossi Rossi" w:id="118" w:date="2026-09-22T06:56:59Z">
                <w:sdt>
                  <w:sdtPr>
                    <w:id w:val="-1312790827"/>
                    <w:tag w:val="goog_rdk_3580"/>
                  </w:sdtPr>
                  <w:sdtContent>
                    <w:del w:author="Animefor Me" w:id="15" w:date="2026-09-29T09:36:34Z"/>
                  </w:sdtContent>
                </w:sdt>
              </w:ins>
              <w:sdt>
                <w:sdtPr>
                  <w:id w:val="-90257956"/>
                  <w:tag w:val="goog_rdk_35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18" w:date="2026-09-22T06:56:59Z">
                <w:del w:author="Animefor Me" w:id="15" w:date="2026-09-29T09:36:34Z"/>
              </w:ins>
            </w:sdtContent>
          </w:sdt>
        </w:p>
      </w:sdtContent>
    </w:sdt>
    <w:sdt>
      <w:sdtPr>
        <w:id w:val="1052183367"/>
        <w:tag w:val="goog_rdk_3586"/>
      </w:sdtPr>
      <w:sdtContent>
        <w:p w:rsidR="00000000" w:rsidDel="00000000" w:rsidP="00000000" w:rsidRDefault="00000000" w:rsidRPr="00000000" w14:paraId="0000030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57706236"/>
              <w:tag w:val="goog_rdk_3583"/>
            </w:sdtPr>
            <w:sdtContent>
              <w:ins w:author="Rossi Rossi" w:id="118" w:date="2026-09-22T06:56:59Z">
                <w:sdt>
                  <w:sdtPr>
                    <w:id w:val="1774379869"/>
                    <w:tag w:val="goog_rdk_3584"/>
                  </w:sdtPr>
                  <w:sdtContent>
                    <w:del w:author="Animefor Me" w:id="15" w:date="2026-09-29T09:36:34Z"/>
                  </w:sdtContent>
                </w:sdt>
              </w:ins>
              <w:sdt>
                <w:sdtPr>
                  <w:id w:val="1201166019"/>
                  <w:tag w:val="goog_rdk_358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70171964"/>
        <w:tag w:val="goog_rdk_3590"/>
      </w:sdtPr>
      <w:sdtContent>
        <w:p w:rsidR="00000000" w:rsidDel="00000000" w:rsidP="00000000" w:rsidRDefault="00000000" w:rsidRPr="00000000" w14:paraId="0000030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93730188"/>
              <w:tag w:val="goog_rdk_3587"/>
            </w:sdtPr>
            <w:sdtContent>
              <w:ins w:author="Rossi Rossi" w:id="118" w:date="2026-09-22T06:56:59Z">
                <w:sdt>
                  <w:sdtPr>
                    <w:id w:val="-1552613753"/>
                    <w:tag w:val="goog_rdk_3588"/>
                  </w:sdtPr>
                  <w:sdtContent>
                    <w:del w:author="Animefor Me" w:id="15" w:date="2026-09-29T09:36:34Z"/>
                  </w:sdtContent>
                </w:sdt>
              </w:ins>
              <w:sdt>
                <w:sdtPr>
                  <w:id w:val="811343087"/>
                  <w:tag w:val="goog_rdk_358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Python</w:delText>
                      </w:r>
                    </w:del>
                  </w:ins>
                </w:sdtContent>
              </w:sdt>
              <w:ins w:author="Rossi Rossi" w:id="118" w:date="2026-09-22T06:56:59Z">
                <w:del w:author="Animefor Me" w:id="15" w:date="2026-09-29T09:36:34Z"/>
              </w:ins>
            </w:sdtContent>
          </w:sdt>
        </w:p>
      </w:sdtContent>
    </w:sdt>
    <w:sdt>
      <w:sdtPr>
        <w:id w:val="-797455168"/>
        <w:tag w:val="goog_rdk_3594"/>
      </w:sdtPr>
      <w:sdtContent>
        <w:p w:rsidR="00000000" w:rsidDel="00000000" w:rsidP="00000000" w:rsidRDefault="00000000" w:rsidRPr="00000000" w14:paraId="0000030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80319005"/>
              <w:tag w:val="goog_rdk_3591"/>
            </w:sdtPr>
            <w:sdtContent>
              <w:ins w:author="Rossi Rossi" w:id="118" w:date="2026-09-22T06:56:59Z">
                <w:sdt>
                  <w:sdtPr>
                    <w:id w:val="1360673366"/>
                    <w:tag w:val="goog_rdk_3592"/>
                  </w:sdtPr>
                  <w:sdtContent>
                    <w:del w:author="Animefor Me" w:id="15" w:date="2026-09-29T09:36:34Z"/>
                  </w:sdtContent>
                </w:sdt>
              </w:ins>
              <w:sdt>
                <w:sdtPr>
                  <w:id w:val="-566589861"/>
                  <w:tag w:val="goog_rdk_359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2546629"/>
        <w:tag w:val="goog_rdk_3598"/>
      </w:sdtPr>
      <w:sdtContent>
        <w:p w:rsidR="00000000" w:rsidDel="00000000" w:rsidP="00000000" w:rsidRDefault="00000000" w:rsidRPr="00000000" w14:paraId="0000030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35957361"/>
              <w:tag w:val="goog_rdk_3595"/>
            </w:sdtPr>
            <w:sdtContent>
              <w:ins w:author="Rossi Rossi" w:id="118" w:date="2026-09-22T06:56:59Z">
                <w:sdt>
                  <w:sdtPr>
                    <w:id w:val="-567750844"/>
                    <w:tag w:val="goog_rdk_3596"/>
                  </w:sdtPr>
                  <w:sdtContent>
                    <w:del w:author="Animefor Me" w:id="15" w:date="2026-09-29T09:36:34Z"/>
                  </w:sdtContent>
                </w:sdt>
              </w:ins>
              <w:sdt>
                <w:sdtPr>
                  <w:id w:val="1298562688"/>
                  <w:tag w:val="goog_rdk_35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from google import genai</w:delText>
                      </w:r>
                    </w:del>
                  </w:ins>
                </w:sdtContent>
              </w:sdt>
              <w:ins w:author="Rossi Rossi" w:id="118" w:date="2026-09-22T06:56:59Z">
                <w:del w:author="Animefor Me" w:id="15" w:date="2026-09-29T09:36:34Z"/>
              </w:ins>
            </w:sdtContent>
          </w:sdt>
        </w:p>
      </w:sdtContent>
    </w:sdt>
    <w:sdt>
      <w:sdtPr>
        <w:id w:val="1098800773"/>
        <w:tag w:val="goog_rdk_3602"/>
      </w:sdtPr>
      <w:sdtContent>
        <w:p w:rsidR="00000000" w:rsidDel="00000000" w:rsidP="00000000" w:rsidRDefault="00000000" w:rsidRPr="00000000" w14:paraId="0000030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56311919"/>
              <w:tag w:val="goog_rdk_3599"/>
            </w:sdtPr>
            <w:sdtContent>
              <w:ins w:author="Rossi Rossi" w:id="118" w:date="2026-09-22T06:56:59Z">
                <w:sdt>
                  <w:sdtPr>
                    <w:id w:val="-592013196"/>
                    <w:tag w:val="goog_rdk_3600"/>
                  </w:sdtPr>
                  <w:sdtContent>
                    <w:del w:author="Animefor Me" w:id="15" w:date="2026-09-29T09:36:34Z"/>
                  </w:sdtContent>
                </w:sdt>
              </w:ins>
              <w:sdt>
                <w:sdtPr>
                  <w:id w:val="-1906359016"/>
                  <w:tag w:val="goog_rdk_360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90277160"/>
        <w:tag w:val="goog_rdk_3606"/>
      </w:sdtPr>
      <w:sdtContent>
        <w:p w:rsidR="00000000" w:rsidDel="00000000" w:rsidP="00000000" w:rsidRDefault="00000000" w:rsidRPr="00000000" w14:paraId="0000030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47622999"/>
              <w:tag w:val="goog_rdk_3603"/>
            </w:sdtPr>
            <w:sdtContent>
              <w:ins w:author="Rossi Rossi" w:id="118" w:date="2026-09-22T06:56:59Z">
                <w:sdt>
                  <w:sdtPr>
                    <w:id w:val="-1835591960"/>
                    <w:tag w:val="goog_rdk_3604"/>
                  </w:sdtPr>
                  <w:sdtContent>
                    <w:del w:author="Animefor Me" w:id="15" w:date="2026-09-29T09:36:34Z"/>
                  </w:sdtContent>
                </w:sdt>
              </w:ins>
              <w:sdt>
                <w:sdtPr>
                  <w:id w:val="1776635250"/>
                  <w:tag w:val="goog_rdk_36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118" w:date="2026-09-22T06:56:59Z">
                <w:del w:author="Animefor Me" w:id="15" w:date="2026-09-29T09:36:34Z"/>
              </w:ins>
            </w:sdtContent>
          </w:sdt>
        </w:p>
      </w:sdtContent>
    </w:sdt>
    <w:sdt>
      <w:sdtPr>
        <w:id w:val="111084134"/>
        <w:tag w:val="goog_rdk_3610"/>
      </w:sdtPr>
      <w:sdtContent>
        <w:p w:rsidR="00000000" w:rsidDel="00000000" w:rsidP="00000000" w:rsidRDefault="00000000" w:rsidRPr="00000000" w14:paraId="0000031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47065094"/>
              <w:tag w:val="goog_rdk_3607"/>
            </w:sdtPr>
            <w:sdtContent>
              <w:ins w:author="Rossi Rossi" w:id="118" w:date="2026-09-22T06:56:59Z">
                <w:sdt>
                  <w:sdtPr>
                    <w:id w:val="1346562431"/>
                    <w:tag w:val="goog_rdk_3608"/>
                  </w:sdtPr>
                  <w:sdtContent>
                    <w:del w:author="Animefor Me" w:id="15" w:date="2026-09-29T09:36:34Z"/>
                  </w:sdtContent>
                </w:sdt>
              </w:ins>
              <w:sdt>
                <w:sdtPr>
                  <w:id w:val="-552606813"/>
                  <w:tag w:val="goog_rdk_360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16209221"/>
        <w:tag w:val="goog_rdk_3614"/>
      </w:sdtPr>
      <w:sdtContent>
        <w:p w:rsidR="00000000" w:rsidDel="00000000" w:rsidP="00000000" w:rsidRDefault="00000000" w:rsidRPr="00000000" w14:paraId="0000031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64933385"/>
              <w:tag w:val="goog_rdk_3611"/>
            </w:sdtPr>
            <w:sdtContent>
              <w:ins w:author="Rossi Rossi" w:id="118" w:date="2026-09-22T06:56:59Z">
                <w:sdt>
                  <w:sdtPr>
                    <w:id w:val="1257394978"/>
                    <w:tag w:val="goog_rdk_3612"/>
                  </w:sdtPr>
                  <w:sdtContent>
                    <w:del w:author="Animefor Me" w:id="15" w:date="2026-09-29T09:36:34Z"/>
                  </w:sdtContent>
                </w:sdt>
              </w:ins>
              <w:sdt>
                <w:sdtPr>
                  <w:id w:val="669816048"/>
                  <w:tag w:val="goog_rdk_36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18" w:date="2026-09-22T06:56:59Z">
                <w:del w:author="Animefor Me" w:id="15" w:date="2026-09-29T09:36:34Z"/>
              </w:ins>
            </w:sdtContent>
          </w:sdt>
        </w:p>
      </w:sdtContent>
    </w:sdt>
    <w:sdt>
      <w:sdtPr>
        <w:id w:val="1534589240"/>
        <w:tag w:val="goog_rdk_3618"/>
      </w:sdtPr>
      <w:sdtContent>
        <w:p w:rsidR="00000000" w:rsidDel="00000000" w:rsidP="00000000" w:rsidRDefault="00000000" w:rsidRPr="00000000" w14:paraId="0000031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34558921"/>
              <w:tag w:val="goog_rdk_3615"/>
            </w:sdtPr>
            <w:sdtContent>
              <w:ins w:author="Rossi Rossi" w:id="118" w:date="2026-09-22T06:56:59Z">
                <w:sdt>
                  <w:sdtPr>
                    <w:id w:val="1709288074"/>
                    <w:tag w:val="goog_rdk_3616"/>
                  </w:sdtPr>
                  <w:sdtContent>
                    <w:del w:author="Animefor Me" w:id="15" w:date="2026-09-29T09:36:34Z"/>
                  </w:sdtContent>
                </w:sdt>
              </w:ins>
              <w:sdt>
                <w:sdtPr>
                  <w:id w:val="-1316974128"/>
                  <w:tag w:val="goog_rdk_36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model="gemini-3.8-flash",</w:delText>
                      </w:r>
                    </w:del>
                  </w:ins>
                </w:sdtContent>
              </w:sdt>
              <w:ins w:author="Rossi Rossi" w:id="118" w:date="2026-09-22T06:56:59Z">
                <w:del w:author="Animefor Me" w:id="15" w:date="2026-09-29T09:36:34Z"/>
              </w:ins>
            </w:sdtContent>
          </w:sdt>
        </w:p>
      </w:sdtContent>
    </w:sdt>
    <w:sdt>
      <w:sdtPr>
        <w:id w:val="-1546508461"/>
        <w:tag w:val="goog_rdk_3622"/>
      </w:sdtPr>
      <w:sdtContent>
        <w:p w:rsidR="00000000" w:rsidDel="00000000" w:rsidP="00000000" w:rsidRDefault="00000000" w:rsidRPr="00000000" w14:paraId="0000031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93236188"/>
              <w:tag w:val="goog_rdk_3619"/>
            </w:sdtPr>
            <w:sdtContent>
              <w:ins w:author="Rossi Rossi" w:id="118" w:date="2026-09-22T06:56:59Z">
                <w:sdt>
                  <w:sdtPr>
                    <w:id w:val="1203754357"/>
                    <w:tag w:val="goog_rdk_3620"/>
                  </w:sdtPr>
                  <w:sdtContent>
                    <w:del w:author="Animefor Me" w:id="15" w:date="2026-09-29T09:36:34Z"/>
                  </w:sdtContent>
                </w:sdt>
              </w:ins>
              <w:sdt>
                <w:sdtPr>
                  <w:id w:val="-1387295764"/>
                  <w:tag w:val="goog_rdk_36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18" w:date="2026-09-22T06:56:59Z">
                <w:del w:author="Animefor Me" w:id="15" w:date="2026-09-29T09:36:34Z"/>
              </w:ins>
            </w:sdtContent>
          </w:sdt>
        </w:p>
      </w:sdtContent>
    </w:sdt>
    <w:sdt>
      <w:sdtPr>
        <w:id w:val="-1347637939"/>
        <w:tag w:val="goog_rdk_3626"/>
      </w:sdtPr>
      <w:sdtContent>
        <w:p w:rsidR="00000000" w:rsidDel="00000000" w:rsidP="00000000" w:rsidRDefault="00000000" w:rsidRPr="00000000" w14:paraId="0000031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22320778"/>
              <w:tag w:val="goog_rdk_3623"/>
            </w:sdtPr>
            <w:sdtContent>
              <w:ins w:author="Rossi Rossi" w:id="118" w:date="2026-09-22T06:56:59Z">
                <w:sdt>
                  <w:sdtPr>
                    <w:id w:val="-1072946467"/>
                    <w:tag w:val="goog_rdk_3624"/>
                  </w:sdtPr>
                  <w:sdtContent>
                    <w:del w:author="Animefor Me" w:id="15" w:date="2026-09-29T09:36:34Z"/>
                  </w:sdtContent>
                </w:sdt>
              </w:ins>
              <w:sdt>
                <w:sdtPr>
                  <w:id w:val="-34420752"/>
                  <w:tag w:val="goog_rdk_36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51416096"/>
        <w:tag w:val="goog_rdk_3630"/>
      </w:sdtPr>
      <w:sdtContent>
        <w:p w:rsidR="00000000" w:rsidDel="00000000" w:rsidP="00000000" w:rsidRDefault="00000000" w:rsidRPr="00000000" w14:paraId="0000031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72309301"/>
              <w:tag w:val="goog_rdk_3627"/>
            </w:sdtPr>
            <w:sdtContent>
              <w:ins w:author="Rossi Rossi" w:id="118" w:date="2026-09-22T06:56:59Z">
                <w:sdt>
                  <w:sdtPr>
                    <w:id w:val="-1343609130"/>
                    <w:tag w:val="goog_rdk_3628"/>
                  </w:sdtPr>
                  <w:sdtContent>
                    <w:del w:author="Animefor Me" w:id="15" w:date="2026-09-29T09:36:34Z"/>
                  </w:sdtContent>
                </w:sdt>
              </w:ins>
              <w:sdt>
                <w:sdtPr>
                  <w:id w:val="1661886967"/>
                  <w:tag w:val="goog_rdk_36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print(interaction.output_text)</w:delText>
                      </w:r>
                    </w:del>
                  </w:ins>
                </w:sdtContent>
              </w:sdt>
              <w:ins w:author="Rossi Rossi" w:id="118" w:date="2026-09-22T06:56:59Z">
                <w:del w:author="Animefor Me" w:id="15" w:date="2026-09-29T09:36:34Z"/>
              </w:ins>
            </w:sdtContent>
          </w:sdt>
        </w:p>
      </w:sdtContent>
    </w:sdt>
    <w:sdt>
      <w:sdtPr>
        <w:id w:val="-1903644695"/>
        <w:tag w:val="goog_rdk_3634"/>
      </w:sdtPr>
      <w:sdtContent>
        <w:p w:rsidR="00000000" w:rsidDel="00000000" w:rsidP="00000000" w:rsidRDefault="00000000" w:rsidRPr="00000000" w14:paraId="0000031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55714358"/>
              <w:tag w:val="goog_rdk_3631"/>
            </w:sdtPr>
            <w:sdtContent>
              <w:ins w:author="Rossi Rossi" w:id="118" w:date="2026-09-22T06:56:59Z">
                <w:sdt>
                  <w:sdtPr>
                    <w:id w:val="-772837053"/>
                    <w:tag w:val="goog_rdk_3632"/>
                  </w:sdtPr>
                  <w:sdtContent>
                    <w:del w:author="Animefor Me" w:id="15" w:date="2026-09-29T09:36:34Z"/>
                  </w:sdtContent>
                </w:sdt>
              </w:ins>
              <w:sdt>
                <w:sdtPr>
                  <w:id w:val="340917547"/>
                  <w:tag w:val="goog_rdk_363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77759032"/>
        <w:tag w:val="goog_rdk_3638"/>
      </w:sdtPr>
      <w:sdtContent>
        <w:p w:rsidR="00000000" w:rsidDel="00000000" w:rsidP="00000000" w:rsidRDefault="00000000" w:rsidRPr="00000000" w14:paraId="0000031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28286694"/>
              <w:tag w:val="goog_rdk_3635"/>
            </w:sdtPr>
            <w:sdtContent>
              <w:ins w:author="Rossi Rossi" w:id="118" w:date="2026-09-22T06:56:59Z">
                <w:sdt>
                  <w:sdtPr>
                    <w:id w:val="669530996"/>
                    <w:tag w:val="goog_rdk_3636"/>
                  </w:sdtPr>
                  <w:sdtContent>
                    <w:del w:author="Animefor Me" w:id="15" w:date="2026-09-29T09:36:34Z"/>
                  </w:sdtContent>
                </w:sdt>
              </w:ins>
              <w:sdt>
                <w:sdtPr>
                  <w:id w:val="-865247380"/>
                  <w:tag w:val="goog_rdk_363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JavaScript</w:delText>
                      </w:r>
                    </w:del>
                  </w:ins>
                </w:sdtContent>
              </w:sdt>
              <w:ins w:author="Rossi Rossi" w:id="118" w:date="2026-09-22T06:56:59Z">
                <w:del w:author="Animefor Me" w:id="15" w:date="2026-09-29T09:36:34Z"/>
              </w:ins>
            </w:sdtContent>
          </w:sdt>
        </w:p>
      </w:sdtContent>
    </w:sdt>
    <w:sdt>
      <w:sdtPr>
        <w:id w:val="-1605860947"/>
        <w:tag w:val="goog_rdk_3642"/>
      </w:sdtPr>
      <w:sdtContent>
        <w:p w:rsidR="00000000" w:rsidDel="00000000" w:rsidP="00000000" w:rsidRDefault="00000000" w:rsidRPr="00000000" w14:paraId="0000031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84041958"/>
              <w:tag w:val="goog_rdk_3639"/>
            </w:sdtPr>
            <w:sdtContent>
              <w:ins w:author="Rossi Rossi" w:id="118" w:date="2026-09-22T06:56:59Z">
                <w:sdt>
                  <w:sdtPr>
                    <w:id w:val="-339384279"/>
                    <w:tag w:val="goog_rdk_3640"/>
                  </w:sdtPr>
                  <w:sdtContent>
                    <w:del w:author="Animefor Me" w:id="15" w:date="2026-09-29T09:36:34Z"/>
                  </w:sdtContent>
                </w:sdt>
              </w:ins>
              <w:sdt>
                <w:sdtPr>
                  <w:id w:val="1966649214"/>
                  <w:tag w:val="goog_rdk_364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09818973"/>
        <w:tag w:val="goog_rdk_3646"/>
      </w:sdtPr>
      <w:sdtContent>
        <w:p w:rsidR="00000000" w:rsidDel="00000000" w:rsidP="00000000" w:rsidRDefault="00000000" w:rsidRPr="00000000" w14:paraId="0000031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99708781"/>
              <w:tag w:val="goog_rdk_3643"/>
            </w:sdtPr>
            <w:sdtContent>
              <w:ins w:author="Rossi Rossi" w:id="118" w:date="2026-09-22T06:56:59Z">
                <w:sdt>
                  <w:sdtPr>
                    <w:id w:val="1696036150"/>
                    <w:tag w:val="goog_rdk_3644"/>
                  </w:sdtPr>
                  <w:sdtContent>
                    <w:del w:author="Animefor Me" w:id="15" w:date="2026-09-29T09:36:34Z"/>
                  </w:sdtContent>
                </w:sdt>
              </w:ins>
              <w:sdt>
                <w:sdtPr>
                  <w:id w:val="-888973883"/>
                  <w:tag w:val="goog_rdk_36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18" w:date="2026-09-22T06:56:59Z">
                <w:del w:author="Animefor Me" w:id="15" w:date="2026-09-29T09:36:34Z"/>
              </w:ins>
            </w:sdtContent>
          </w:sdt>
        </w:p>
      </w:sdtContent>
    </w:sdt>
    <w:sdt>
      <w:sdtPr>
        <w:id w:val="159789234"/>
        <w:tag w:val="goog_rdk_3650"/>
      </w:sdtPr>
      <w:sdtContent>
        <w:p w:rsidR="00000000" w:rsidDel="00000000" w:rsidP="00000000" w:rsidRDefault="00000000" w:rsidRPr="00000000" w14:paraId="0000031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4581100"/>
              <w:tag w:val="goog_rdk_3647"/>
            </w:sdtPr>
            <w:sdtContent>
              <w:ins w:author="Rossi Rossi" w:id="118" w:date="2026-09-22T06:56:59Z">
                <w:sdt>
                  <w:sdtPr>
                    <w:id w:val="1441216116"/>
                    <w:tag w:val="goog_rdk_3648"/>
                  </w:sdtPr>
                  <w:sdtContent>
                    <w:del w:author="Animefor Me" w:id="15" w:date="2026-09-29T09:36:34Z"/>
                  </w:sdtContent>
                </w:sdt>
              </w:ins>
              <w:sdt>
                <w:sdtPr>
                  <w:id w:val="-146031906"/>
                  <w:tag w:val="goog_rdk_364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14381743"/>
        <w:tag w:val="goog_rdk_3654"/>
      </w:sdtPr>
      <w:sdtContent>
        <w:p w:rsidR="00000000" w:rsidDel="00000000" w:rsidP="00000000" w:rsidRDefault="00000000" w:rsidRPr="00000000" w14:paraId="0000031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84503164"/>
              <w:tag w:val="goog_rdk_3651"/>
            </w:sdtPr>
            <w:sdtContent>
              <w:ins w:author="Rossi Rossi" w:id="118" w:date="2026-09-22T06:56:59Z">
                <w:sdt>
                  <w:sdtPr>
                    <w:id w:val="195459085"/>
                    <w:tag w:val="goog_rdk_3652"/>
                  </w:sdtPr>
                  <w:sdtContent>
                    <w:del w:author="Animefor Me" w:id="15" w:date="2026-09-29T09:36:34Z"/>
                  </w:sdtContent>
                </w:sdt>
              </w:ins>
              <w:sdt>
                <w:sdtPr>
                  <w:id w:val="541941196"/>
                  <w:tag w:val="goog_rdk_36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18" w:date="2026-09-22T06:56:59Z">
                <w:del w:author="Animefor Me" w:id="15" w:date="2026-09-29T09:36:34Z"/>
              </w:ins>
            </w:sdtContent>
          </w:sdt>
        </w:p>
      </w:sdtContent>
    </w:sdt>
    <w:sdt>
      <w:sdtPr>
        <w:id w:val="1250411323"/>
        <w:tag w:val="goog_rdk_3658"/>
      </w:sdtPr>
      <w:sdtContent>
        <w:p w:rsidR="00000000" w:rsidDel="00000000" w:rsidP="00000000" w:rsidRDefault="00000000" w:rsidRPr="00000000" w14:paraId="0000031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67213270"/>
              <w:tag w:val="goog_rdk_3655"/>
            </w:sdtPr>
            <w:sdtContent>
              <w:ins w:author="Rossi Rossi" w:id="118" w:date="2026-09-22T06:56:59Z">
                <w:sdt>
                  <w:sdtPr>
                    <w:id w:val="-627579549"/>
                    <w:tag w:val="goog_rdk_3656"/>
                  </w:sdtPr>
                  <w:sdtContent>
                    <w:del w:author="Animefor Me" w:id="15" w:date="2026-09-29T09:36:34Z"/>
                  </w:sdtContent>
                </w:sdt>
              </w:ins>
              <w:sdt>
                <w:sdtPr>
                  <w:id w:val="-2078670490"/>
                  <w:tag w:val="goog_rdk_365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97545972"/>
        <w:tag w:val="goog_rdk_3662"/>
      </w:sdtPr>
      <w:sdtContent>
        <w:p w:rsidR="00000000" w:rsidDel="00000000" w:rsidP="00000000" w:rsidRDefault="00000000" w:rsidRPr="00000000" w14:paraId="0000031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45846579"/>
              <w:tag w:val="goog_rdk_3659"/>
            </w:sdtPr>
            <w:sdtContent>
              <w:ins w:author="Rossi Rossi" w:id="118" w:date="2026-09-22T06:56:59Z">
                <w:sdt>
                  <w:sdtPr>
                    <w:id w:val="-1766929056"/>
                    <w:tag w:val="goog_rdk_3660"/>
                  </w:sdtPr>
                  <w:sdtContent>
                    <w:del w:author="Animefor Me" w:id="15" w:date="2026-09-29T09:36:34Z"/>
                  </w:sdtContent>
                </w:sdt>
              </w:ins>
              <w:sdt>
                <w:sdtPr>
                  <w:id w:val="-258611135"/>
                  <w:tag w:val="goog_rdk_36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async function main() {</w:delText>
                      </w:r>
                    </w:del>
                  </w:ins>
                </w:sdtContent>
              </w:sdt>
              <w:ins w:author="Rossi Rossi" w:id="118" w:date="2026-09-22T06:56:59Z">
                <w:del w:author="Animefor Me" w:id="15" w:date="2026-09-29T09:36:34Z"/>
              </w:ins>
            </w:sdtContent>
          </w:sdt>
        </w:p>
      </w:sdtContent>
    </w:sdt>
    <w:sdt>
      <w:sdtPr>
        <w:id w:val="-714247486"/>
        <w:tag w:val="goog_rdk_3666"/>
      </w:sdtPr>
      <w:sdtContent>
        <w:p w:rsidR="00000000" w:rsidDel="00000000" w:rsidP="00000000" w:rsidRDefault="00000000" w:rsidRPr="00000000" w14:paraId="0000031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55221910"/>
              <w:tag w:val="goog_rdk_3663"/>
            </w:sdtPr>
            <w:sdtContent>
              <w:ins w:author="Rossi Rossi" w:id="118" w:date="2026-09-22T06:56:59Z">
                <w:sdt>
                  <w:sdtPr>
                    <w:id w:val="-876305478"/>
                    <w:tag w:val="goog_rdk_3664"/>
                  </w:sdtPr>
                  <w:sdtContent>
                    <w:del w:author="Animefor Me" w:id="15" w:date="2026-09-29T09:36:34Z"/>
                  </w:sdtContent>
                </w:sdt>
              </w:ins>
              <w:sdt>
                <w:sdtPr>
                  <w:id w:val="1190027788"/>
                  <w:tag w:val="goog_rdk_366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18" w:date="2026-09-22T06:56:59Z">
                <w:del w:author="Animefor Me" w:id="15" w:date="2026-09-29T09:36:34Z"/>
              </w:ins>
            </w:sdtContent>
          </w:sdt>
        </w:p>
      </w:sdtContent>
    </w:sdt>
    <w:sdt>
      <w:sdtPr>
        <w:id w:val="56515549"/>
        <w:tag w:val="goog_rdk_3670"/>
      </w:sdtPr>
      <w:sdtContent>
        <w:p w:rsidR="00000000" w:rsidDel="00000000" w:rsidP="00000000" w:rsidRDefault="00000000" w:rsidRPr="00000000" w14:paraId="0000031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44349285"/>
              <w:tag w:val="goog_rdk_3667"/>
            </w:sdtPr>
            <w:sdtContent>
              <w:ins w:author="Rossi Rossi" w:id="118" w:date="2026-09-22T06:56:59Z">
                <w:sdt>
                  <w:sdtPr>
                    <w:id w:val="861624153"/>
                    <w:tag w:val="goog_rdk_3668"/>
                  </w:sdtPr>
                  <w:sdtContent>
                    <w:del w:author="Animefor Me" w:id="15" w:date="2026-09-29T09:36:34Z"/>
                  </w:sdtContent>
                </w:sdt>
              </w:ins>
              <w:sdt>
                <w:sdtPr>
                  <w:id w:val="1983716515"/>
                  <w:tag w:val="goog_rdk_366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8" w:date="2026-09-22T06:56:59Z">
                <w:del w:author="Animefor Me" w:id="15" w:date="2026-09-29T09:36:34Z"/>
              </w:ins>
            </w:sdtContent>
          </w:sdt>
        </w:p>
      </w:sdtContent>
    </w:sdt>
    <w:sdt>
      <w:sdtPr>
        <w:id w:val="-545408900"/>
        <w:tag w:val="goog_rdk_3674"/>
      </w:sdtPr>
      <w:sdtContent>
        <w:p w:rsidR="00000000" w:rsidDel="00000000" w:rsidP="00000000" w:rsidRDefault="00000000" w:rsidRPr="00000000" w14:paraId="0000032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94013798"/>
              <w:tag w:val="goog_rdk_3671"/>
            </w:sdtPr>
            <w:sdtContent>
              <w:ins w:author="Rossi Rossi" w:id="118" w:date="2026-09-22T06:56:59Z">
                <w:sdt>
                  <w:sdtPr>
                    <w:id w:val="2000215982"/>
                    <w:tag w:val="goog_rdk_3672"/>
                  </w:sdtPr>
                  <w:sdtContent>
                    <w:del w:author="Animefor Me" w:id="15" w:date="2026-09-29T09:36:34Z"/>
                  </w:sdtContent>
                </w:sdt>
              </w:ins>
              <w:sdt>
                <w:sdtPr>
                  <w:id w:val="-1354629041"/>
                  <w:tag w:val="goog_rdk_36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8" w:date="2026-09-22T06:56:59Z">
                <w:del w:author="Animefor Me" w:id="15" w:date="2026-09-29T09:36:34Z"/>
              </w:ins>
            </w:sdtContent>
          </w:sdt>
        </w:p>
      </w:sdtContent>
    </w:sdt>
    <w:sdt>
      <w:sdtPr>
        <w:id w:val="1890927410"/>
        <w:tag w:val="goog_rdk_3678"/>
      </w:sdtPr>
      <w:sdtContent>
        <w:p w:rsidR="00000000" w:rsidDel="00000000" w:rsidP="00000000" w:rsidRDefault="00000000" w:rsidRPr="00000000" w14:paraId="0000032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0359953"/>
              <w:tag w:val="goog_rdk_3675"/>
            </w:sdtPr>
            <w:sdtContent>
              <w:ins w:author="Rossi Rossi" w:id="118" w:date="2026-09-22T06:56:59Z">
                <w:sdt>
                  <w:sdtPr>
                    <w:id w:val="1496945847"/>
                    <w:tag w:val="goog_rdk_3676"/>
                  </w:sdtPr>
                  <w:sdtContent>
                    <w:del w:author="Animefor Me" w:id="15" w:date="2026-09-29T09:36:34Z"/>
                  </w:sdtContent>
                </w:sdt>
              </w:ins>
              <w:sdt>
                <w:sdtPr>
                  <w:id w:val="-139425589"/>
                  <w:tag w:val="goog_rdk_367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997350682"/>
        <w:tag w:val="goog_rdk_3682"/>
      </w:sdtPr>
      <w:sdtContent>
        <w:p w:rsidR="00000000" w:rsidDel="00000000" w:rsidP="00000000" w:rsidRDefault="00000000" w:rsidRPr="00000000" w14:paraId="0000032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3534236"/>
              <w:tag w:val="goog_rdk_3679"/>
            </w:sdtPr>
            <w:sdtContent>
              <w:ins w:author="Rossi Rossi" w:id="118" w:date="2026-09-22T06:56:59Z">
                <w:sdt>
                  <w:sdtPr>
                    <w:id w:val="419706088"/>
                    <w:tag w:val="goog_rdk_3680"/>
                  </w:sdtPr>
                  <w:sdtContent>
                    <w:del w:author="Animefor Me" w:id="15" w:date="2026-09-29T09:36:34Z"/>
                  </w:sdtContent>
                </w:sdt>
              </w:ins>
              <w:sdt>
                <w:sdtPr>
                  <w:id w:val="666688683"/>
                  <w:tag w:val="goog_rdk_36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18" w:date="2026-09-22T06:56:59Z">
                <w:del w:author="Animefor Me" w:id="15" w:date="2026-09-29T09:36:34Z"/>
              </w:ins>
            </w:sdtContent>
          </w:sdt>
        </w:p>
      </w:sdtContent>
    </w:sdt>
    <w:sdt>
      <w:sdtPr>
        <w:id w:val="-851171169"/>
        <w:tag w:val="goog_rdk_3686"/>
      </w:sdtPr>
      <w:sdtContent>
        <w:p w:rsidR="00000000" w:rsidDel="00000000" w:rsidP="00000000" w:rsidRDefault="00000000" w:rsidRPr="00000000" w14:paraId="0000032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530587"/>
              <w:tag w:val="goog_rdk_3683"/>
            </w:sdtPr>
            <w:sdtContent>
              <w:ins w:author="Rossi Rossi" w:id="118" w:date="2026-09-22T06:56:59Z">
                <w:sdt>
                  <w:sdtPr>
                    <w:id w:val="-2095860946"/>
                    <w:tag w:val="goog_rdk_3684"/>
                  </w:sdtPr>
                  <w:sdtContent>
                    <w:del w:author="Animefor Me" w:id="15" w:date="2026-09-29T09:36:34Z"/>
                  </w:sdtContent>
                </w:sdt>
              </w:ins>
              <w:sdt>
                <w:sdtPr>
                  <w:id w:val="1839210576"/>
                  <w:tag w:val="goog_rdk_368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530914719"/>
        <w:tag w:val="goog_rdk_3690"/>
      </w:sdtPr>
      <w:sdtContent>
        <w:p w:rsidR="00000000" w:rsidDel="00000000" w:rsidP="00000000" w:rsidRDefault="00000000" w:rsidRPr="00000000" w14:paraId="0000032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48627588"/>
              <w:tag w:val="goog_rdk_3687"/>
            </w:sdtPr>
            <w:sdtContent>
              <w:ins w:author="Rossi Rossi" w:id="118" w:date="2026-09-22T06:56:59Z">
                <w:sdt>
                  <w:sdtPr>
                    <w:id w:val="-1324341941"/>
                    <w:tag w:val="goog_rdk_3688"/>
                  </w:sdtPr>
                  <w:sdtContent>
                    <w:del w:author="Animefor Me" w:id="15" w:date="2026-09-29T09:36:34Z"/>
                  </w:sdtContent>
                </w:sdt>
              </w:ins>
              <w:sdt>
                <w:sdtPr>
                  <w:id w:val="-638404017"/>
                  <w:tag w:val="goog_rdk_368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81561557"/>
        <w:tag w:val="goog_rdk_3694"/>
      </w:sdtPr>
      <w:sdtContent>
        <w:p w:rsidR="00000000" w:rsidDel="00000000" w:rsidP="00000000" w:rsidRDefault="00000000" w:rsidRPr="00000000" w14:paraId="0000032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09439617"/>
              <w:tag w:val="goog_rdk_3691"/>
            </w:sdtPr>
            <w:sdtContent>
              <w:ins w:author="Rossi Rossi" w:id="118" w:date="2026-09-22T06:56:59Z">
                <w:sdt>
                  <w:sdtPr>
                    <w:id w:val="-1125026719"/>
                    <w:tag w:val="goog_rdk_3692"/>
                  </w:sdtPr>
                  <w:sdtContent>
                    <w:del w:author="Animefor Me" w:id="15" w:date="2026-09-29T09:36:34Z"/>
                  </w:sdtContent>
                </w:sdt>
              </w:ins>
              <w:sdt>
                <w:sdtPr>
                  <w:id w:val="440306937"/>
                  <w:tag w:val="goog_rdk_369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main();</w:delText>
                      </w:r>
                    </w:del>
                  </w:ins>
                </w:sdtContent>
              </w:sdt>
              <w:ins w:author="Rossi Rossi" w:id="118" w:date="2026-09-22T06:56:59Z">
                <w:del w:author="Animefor Me" w:id="15" w:date="2026-09-29T09:36:34Z"/>
              </w:ins>
            </w:sdtContent>
          </w:sdt>
        </w:p>
      </w:sdtContent>
    </w:sdt>
    <w:sdt>
      <w:sdtPr>
        <w:id w:val="1411655368"/>
        <w:tag w:val="goog_rdk_3698"/>
      </w:sdtPr>
      <w:sdtContent>
        <w:p w:rsidR="00000000" w:rsidDel="00000000" w:rsidP="00000000" w:rsidRDefault="00000000" w:rsidRPr="00000000" w14:paraId="0000032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33776656"/>
              <w:tag w:val="goog_rdk_3695"/>
            </w:sdtPr>
            <w:sdtContent>
              <w:ins w:author="Rossi Rossi" w:id="118" w:date="2026-09-22T06:56:59Z">
                <w:sdt>
                  <w:sdtPr>
                    <w:id w:val="-1373395235"/>
                    <w:tag w:val="goog_rdk_3696"/>
                  </w:sdtPr>
                  <w:sdtContent>
                    <w:del w:author="Animefor Me" w:id="15" w:date="2026-09-29T09:36:34Z"/>
                  </w:sdtContent>
                </w:sdt>
              </w:ins>
              <w:sdt>
                <w:sdtPr>
                  <w:id w:val="1179277484"/>
                  <w:tag w:val="goog_rdk_369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06147140"/>
        <w:tag w:val="goog_rdk_3702"/>
      </w:sdtPr>
      <w:sdtContent>
        <w:p w:rsidR="00000000" w:rsidDel="00000000" w:rsidP="00000000" w:rsidRDefault="00000000" w:rsidRPr="00000000" w14:paraId="0000032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85906622"/>
              <w:tag w:val="goog_rdk_3699"/>
            </w:sdtPr>
            <w:sdtContent>
              <w:ins w:author="Rossi Rossi" w:id="118" w:date="2026-09-22T06:56:59Z">
                <w:sdt>
                  <w:sdtPr>
                    <w:id w:val="-987897513"/>
                    <w:tag w:val="goog_rdk_3700"/>
                  </w:sdtPr>
                  <w:sdtContent>
                    <w:del w:author="Animefor Me" w:id="15" w:date="2026-09-29T09:36:34Z"/>
                  </w:sdtContent>
                </w:sdt>
              </w:ins>
              <w:sdt>
                <w:sdtPr>
                  <w:id w:val="-1650799492"/>
                  <w:tag w:val="goog_rdk_370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w:delText>
                      </w:r>
                    </w:del>
                  </w:ins>
                </w:sdtContent>
              </w:sdt>
              <w:ins w:author="Rossi Rossi" w:id="118" w:date="2026-09-22T06:56:59Z">
                <w:del w:author="Animefor Me" w:id="15" w:date="2026-09-29T09:36:34Z"/>
              </w:ins>
            </w:sdtContent>
          </w:sdt>
        </w:p>
      </w:sdtContent>
    </w:sdt>
    <w:sdt>
      <w:sdtPr>
        <w:id w:val="-320898266"/>
        <w:tag w:val="goog_rdk_3706"/>
      </w:sdtPr>
      <w:sdtContent>
        <w:p w:rsidR="00000000" w:rsidDel="00000000" w:rsidP="00000000" w:rsidRDefault="00000000" w:rsidRPr="00000000" w14:paraId="0000032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07228238"/>
              <w:tag w:val="goog_rdk_3703"/>
            </w:sdtPr>
            <w:sdtContent>
              <w:ins w:author="Rossi Rossi" w:id="118" w:date="2026-09-22T06:56:59Z">
                <w:sdt>
                  <w:sdtPr>
                    <w:id w:val="634551707"/>
                    <w:tag w:val="goog_rdk_3704"/>
                  </w:sdtPr>
                  <w:sdtContent>
                    <w:del w:author="Animefor Me" w:id="15" w:date="2026-09-29T09:36:34Z"/>
                  </w:sdtContent>
                </w:sdt>
              </w:ins>
              <w:sdt>
                <w:sdtPr>
                  <w:id w:val="-558040957"/>
                  <w:tag w:val="goog_rdk_370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09329183"/>
        <w:tag w:val="goog_rdk_3710"/>
      </w:sdtPr>
      <w:sdtContent>
        <w:p w:rsidR="00000000" w:rsidDel="00000000" w:rsidP="00000000" w:rsidRDefault="00000000" w:rsidRPr="00000000" w14:paraId="0000032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93875012"/>
              <w:tag w:val="goog_rdk_3707"/>
            </w:sdtPr>
            <w:sdtContent>
              <w:ins w:author="Rossi Rossi" w:id="118" w:date="2026-09-22T06:56:59Z">
                <w:sdt>
                  <w:sdtPr>
                    <w:id w:val="1062194317"/>
                    <w:tag w:val="goog_rdk_3708"/>
                  </w:sdtPr>
                  <w:sdtContent>
                    <w:del w:author="Animefor Me" w:id="15" w:date="2026-09-29T09:36:34Z"/>
                  </w:sdtContent>
                </w:sdt>
              </w:ins>
              <w:sdt>
                <w:sdtPr>
                  <w:id w:val="-698277319"/>
                  <w:tag w:val="goog_rdk_37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com.google.genai.Client;</w:delText>
                      </w:r>
                    </w:del>
                  </w:ins>
                </w:sdtContent>
              </w:sdt>
              <w:ins w:author="Rossi Rossi" w:id="118" w:date="2026-09-22T06:56:59Z">
                <w:del w:author="Animefor Me" w:id="15" w:date="2026-09-29T09:36:34Z"/>
              </w:ins>
            </w:sdtContent>
          </w:sdt>
        </w:p>
      </w:sdtContent>
    </w:sdt>
    <w:sdt>
      <w:sdtPr>
        <w:id w:val="-353114759"/>
        <w:tag w:val="goog_rdk_3714"/>
      </w:sdtPr>
      <w:sdtContent>
        <w:p w:rsidR="00000000" w:rsidDel="00000000" w:rsidP="00000000" w:rsidRDefault="00000000" w:rsidRPr="00000000" w14:paraId="0000032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9351326"/>
              <w:tag w:val="goog_rdk_3711"/>
            </w:sdtPr>
            <w:sdtContent>
              <w:ins w:author="Rossi Rossi" w:id="118" w:date="2026-09-22T06:56:59Z">
                <w:sdt>
                  <w:sdtPr>
                    <w:id w:val="1310091224"/>
                    <w:tag w:val="goog_rdk_3712"/>
                  </w:sdtPr>
                  <w:sdtContent>
                    <w:del w:author="Animefor Me" w:id="15" w:date="2026-09-29T09:36:34Z"/>
                  </w:sdtContent>
                </w:sdt>
              </w:ins>
              <w:sdt>
                <w:sdtPr>
                  <w:id w:val="844903978"/>
                  <w:tag w:val="goog_rdk_37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18" w:date="2026-09-22T06:56:59Z">
                <w:del w:author="Animefor Me" w:id="15" w:date="2026-09-29T09:36:34Z"/>
              </w:ins>
            </w:sdtContent>
          </w:sdt>
        </w:p>
      </w:sdtContent>
    </w:sdt>
    <w:sdt>
      <w:sdtPr>
        <w:id w:val="-1304765339"/>
        <w:tag w:val="goog_rdk_3718"/>
      </w:sdtPr>
      <w:sdtContent>
        <w:p w:rsidR="00000000" w:rsidDel="00000000" w:rsidP="00000000" w:rsidRDefault="00000000" w:rsidRPr="00000000" w14:paraId="0000032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8599751"/>
              <w:tag w:val="goog_rdk_3715"/>
            </w:sdtPr>
            <w:sdtContent>
              <w:ins w:author="Rossi Rossi" w:id="118" w:date="2026-09-22T06:56:59Z">
                <w:sdt>
                  <w:sdtPr>
                    <w:id w:val="-229431658"/>
                    <w:tag w:val="goog_rdk_3716"/>
                  </w:sdtPr>
                  <w:sdtContent>
                    <w:del w:author="Animefor Me" w:id="15" w:date="2026-09-29T09:36:34Z"/>
                  </w:sdtContent>
                </w:sdt>
              </w:ins>
              <w:sdt>
                <w:sdtPr>
                  <w:id w:val="428954683"/>
                  <w:tag w:val="goog_rdk_37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18" w:date="2026-09-22T06:56:59Z">
                <w:del w:author="Animefor Me" w:id="15" w:date="2026-09-29T09:36:34Z"/>
              </w:ins>
            </w:sdtContent>
          </w:sdt>
        </w:p>
      </w:sdtContent>
    </w:sdt>
    <w:sdt>
      <w:sdtPr>
        <w:id w:val="1641269921"/>
        <w:tag w:val="goog_rdk_3722"/>
      </w:sdtPr>
      <w:sdtContent>
        <w:p w:rsidR="00000000" w:rsidDel="00000000" w:rsidP="00000000" w:rsidRDefault="00000000" w:rsidRPr="00000000" w14:paraId="0000032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59808418"/>
              <w:tag w:val="goog_rdk_3719"/>
            </w:sdtPr>
            <w:sdtContent>
              <w:ins w:author="Rossi Rossi" w:id="118" w:date="2026-09-22T06:56:59Z">
                <w:sdt>
                  <w:sdtPr>
                    <w:id w:val="579869021"/>
                    <w:tag w:val="goog_rdk_3720"/>
                  </w:sdtPr>
                  <w:sdtContent>
                    <w:del w:author="Animefor Me" w:id="15" w:date="2026-09-29T09:36:34Z"/>
                  </w:sdtContent>
                </w:sdt>
              </w:ins>
              <w:sdt>
                <w:sdtPr>
                  <w:id w:val="-1899221281"/>
                  <w:tag w:val="goog_rdk_37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18" w:date="2026-09-22T06:56:59Z">
                <w:del w:author="Animefor Me" w:id="15" w:date="2026-09-29T09:36:34Z"/>
              </w:ins>
            </w:sdtContent>
          </w:sdt>
        </w:p>
      </w:sdtContent>
    </w:sdt>
    <w:sdt>
      <w:sdtPr>
        <w:id w:val="-345841094"/>
        <w:tag w:val="goog_rdk_3726"/>
      </w:sdtPr>
      <w:sdtContent>
        <w:p w:rsidR="00000000" w:rsidDel="00000000" w:rsidP="00000000" w:rsidRDefault="00000000" w:rsidRPr="00000000" w14:paraId="0000032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16975299"/>
              <w:tag w:val="goog_rdk_3723"/>
            </w:sdtPr>
            <w:sdtContent>
              <w:ins w:author="Rossi Rossi" w:id="118" w:date="2026-09-22T06:56:59Z">
                <w:sdt>
                  <w:sdtPr>
                    <w:id w:val="970006860"/>
                    <w:tag w:val="goog_rdk_3724"/>
                  </w:sdtPr>
                  <w:sdtContent>
                    <w:del w:author="Animefor Me" w:id="15" w:date="2026-09-29T09:36:34Z"/>
                  </w:sdtContent>
                </w:sdt>
              </w:ins>
              <w:sdt>
                <w:sdtPr>
                  <w:id w:val="-17285858"/>
                  <w:tag w:val="goog_rdk_37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118" w:date="2026-09-22T06:56:59Z">
                <w:del w:author="Animefor Me" w:id="15" w:date="2026-09-29T09:36:34Z"/>
              </w:ins>
            </w:sdtContent>
          </w:sdt>
        </w:p>
      </w:sdtContent>
    </w:sdt>
    <w:sdt>
      <w:sdtPr>
        <w:id w:val="726064885"/>
        <w:tag w:val="goog_rdk_3730"/>
      </w:sdtPr>
      <w:sdtContent>
        <w:p w:rsidR="00000000" w:rsidDel="00000000" w:rsidP="00000000" w:rsidRDefault="00000000" w:rsidRPr="00000000" w14:paraId="0000032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88579765"/>
              <w:tag w:val="goog_rdk_3727"/>
            </w:sdtPr>
            <w:sdtContent>
              <w:ins w:author="Rossi Rossi" w:id="118" w:date="2026-09-22T06:56:59Z">
                <w:sdt>
                  <w:sdtPr>
                    <w:id w:val="-1934751982"/>
                    <w:tag w:val="goog_rdk_3728"/>
                  </w:sdtPr>
                  <w:sdtContent>
                    <w:del w:author="Animefor Me" w:id="15" w:date="2026-09-29T09:36:34Z"/>
                  </w:sdtContent>
                </w:sdt>
              </w:ins>
              <w:sdt>
                <w:sdtPr>
                  <w:id w:val="1277163857"/>
                  <w:tag w:val="goog_rdk_37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118" w:date="2026-09-22T06:56:59Z">
                <w:del w:author="Animefor Me" w:id="15" w:date="2026-09-29T09:36:34Z"/>
              </w:ins>
            </w:sdtContent>
          </w:sdt>
        </w:p>
      </w:sdtContent>
    </w:sdt>
    <w:sdt>
      <w:sdtPr>
        <w:id w:val="1971777116"/>
        <w:tag w:val="goog_rdk_3734"/>
      </w:sdtPr>
      <w:sdtContent>
        <w:p w:rsidR="00000000" w:rsidDel="00000000" w:rsidP="00000000" w:rsidRDefault="00000000" w:rsidRPr="00000000" w14:paraId="0000032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20831622"/>
              <w:tag w:val="goog_rdk_3731"/>
            </w:sdtPr>
            <w:sdtContent>
              <w:ins w:author="Rossi Rossi" w:id="118" w:date="2026-09-22T06:56:59Z">
                <w:sdt>
                  <w:sdtPr>
                    <w:id w:val="-1089133595"/>
                    <w:tag w:val="goog_rdk_3732"/>
                  </w:sdtPr>
                  <w:sdtContent>
                    <w:del w:author="Animefor Me" w:id="15" w:date="2026-09-29T09:36:34Z"/>
                  </w:sdtContent>
                </w:sdt>
              </w:ins>
              <w:sdt>
                <w:sdtPr>
                  <w:id w:val="729459170"/>
                  <w:tag w:val="goog_rdk_373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72973416"/>
        <w:tag w:val="goog_rdk_3738"/>
      </w:sdtPr>
      <w:sdtContent>
        <w:p w:rsidR="00000000" w:rsidDel="00000000" w:rsidP="00000000" w:rsidRDefault="00000000" w:rsidRPr="00000000" w14:paraId="0000033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50450065"/>
              <w:tag w:val="goog_rdk_3735"/>
            </w:sdtPr>
            <w:sdtContent>
              <w:ins w:author="Rossi Rossi" w:id="118" w:date="2026-09-22T06:56:59Z">
                <w:sdt>
                  <w:sdtPr>
                    <w:id w:val="188154498"/>
                    <w:tag w:val="goog_rdk_3736"/>
                  </w:sdtPr>
                  <w:sdtContent>
                    <w:del w:author="Animefor Me" w:id="15" w:date="2026-09-29T09:36:34Z"/>
                  </w:sdtContent>
                </w:sdt>
              </w:ins>
              <w:sdt>
                <w:sdtPr>
                  <w:id w:val="1053191428"/>
                  <w:tag w:val="goog_rdk_373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18" w:date="2026-09-22T06:56:59Z">
                <w:del w:author="Animefor Me" w:id="15" w:date="2026-09-29T09:36:34Z"/>
              </w:ins>
            </w:sdtContent>
          </w:sdt>
        </w:p>
      </w:sdtContent>
    </w:sdt>
    <w:sdt>
      <w:sdtPr>
        <w:id w:val="1975744315"/>
        <w:tag w:val="goog_rdk_3742"/>
      </w:sdtPr>
      <w:sdtContent>
        <w:p w:rsidR="00000000" w:rsidDel="00000000" w:rsidP="00000000" w:rsidRDefault="00000000" w:rsidRPr="00000000" w14:paraId="0000033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55718110"/>
              <w:tag w:val="goog_rdk_3739"/>
            </w:sdtPr>
            <w:sdtContent>
              <w:ins w:author="Rossi Rossi" w:id="118" w:date="2026-09-22T06:56:59Z">
                <w:sdt>
                  <w:sdtPr>
                    <w:id w:val="753700059"/>
                    <w:tag w:val="goog_rdk_3740"/>
                  </w:sdtPr>
                  <w:sdtContent>
                    <w:del w:author="Animefor Me" w:id="15" w:date="2026-09-29T09:36:34Z"/>
                  </w:sdtContent>
                </w:sdt>
              </w:ins>
              <w:sdt>
                <w:sdtPr>
                  <w:id w:val="629115360"/>
                  <w:tag w:val="goog_rdk_374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146109629"/>
        <w:tag w:val="goog_rdk_3746"/>
      </w:sdtPr>
      <w:sdtContent>
        <w:p w:rsidR="00000000" w:rsidDel="00000000" w:rsidP="00000000" w:rsidRDefault="00000000" w:rsidRPr="00000000" w14:paraId="0000033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31803055"/>
              <w:tag w:val="goog_rdk_3743"/>
            </w:sdtPr>
            <w:sdtContent>
              <w:ins w:author="Rossi Rossi" w:id="118" w:date="2026-09-22T06:56:59Z">
                <w:sdt>
                  <w:sdtPr>
                    <w:id w:val="-1292458686"/>
                    <w:tag w:val="goog_rdk_3744"/>
                  </w:sdtPr>
                  <w:sdtContent>
                    <w:del w:author="Animefor Me" w:id="15" w:date="2026-09-29T09:36:34Z"/>
                  </w:sdtContent>
                </w:sdt>
              </w:ins>
              <w:sdt>
                <w:sdtPr>
                  <w:id w:val="175454599"/>
                  <w:tag w:val="goog_rdk_37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w:delText>
                      </w:r>
                    </w:del>
                  </w:ins>
                </w:sdtContent>
              </w:sdt>
              <w:ins w:author="Rossi Rossi" w:id="118" w:date="2026-09-22T06:56:59Z">
                <w:del w:author="Animefor Me" w:id="15" w:date="2026-09-29T09:36:34Z"/>
              </w:ins>
            </w:sdtContent>
          </w:sdt>
        </w:p>
      </w:sdtContent>
    </w:sdt>
    <w:sdt>
      <w:sdtPr>
        <w:id w:val="685614457"/>
        <w:tag w:val="goog_rdk_3750"/>
      </w:sdtPr>
      <w:sdtContent>
        <w:p w:rsidR="00000000" w:rsidDel="00000000" w:rsidP="00000000" w:rsidRDefault="00000000" w:rsidRPr="00000000" w14:paraId="0000033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68189901"/>
              <w:tag w:val="goog_rdk_3747"/>
            </w:sdtPr>
            <w:sdtContent>
              <w:ins w:author="Rossi Rossi" w:id="118" w:date="2026-09-22T06:56:59Z">
                <w:sdt>
                  <w:sdtPr>
                    <w:id w:val="-335591569"/>
                    <w:tag w:val="goog_rdk_3748"/>
                  </w:sdtPr>
                  <w:sdtContent>
                    <w:del w:author="Animefor Me" w:id="15" w:date="2026-09-29T09:36:34Z"/>
                  </w:sdtContent>
                </w:sdt>
              </w:ins>
              <w:sdt>
                <w:sdtPr>
                  <w:id w:val="1527213774"/>
                  <w:tag w:val="goog_rdk_37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CreateModelInteraction.builder()</w:delText>
                      </w:r>
                    </w:del>
                  </w:ins>
                </w:sdtContent>
              </w:sdt>
              <w:ins w:author="Rossi Rossi" w:id="118" w:date="2026-09-22T06:56:59Z">
                <w:del w:author="Animefor Me" w:id="15" w:date="2026-09-29T09:36:34Z"/>
              </w:ins>
            </w:sdtContent>
          </w:sdt>
        </w:p>
      </w:sdtContent>
    </w:sdt>
    <w:sdt>
      <w:sdtPr>
        <w:id w:val="-480900037"/>
        <w:tag w:val="goog_rdk_3754"/>
      </w:sdtPr>
      <w:sdtContent>
        <w:p w:rsidR="00000000" w:rsidDel="00000000" w:rsidP="00000000" w:rsidRDefault="00000000" w:rsidRPr="00000000" w14:paraId="0000033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9149912"/>
              <w:tag w:val="goog_rdk_3751"/>
            </w:sdtPr>
            <w:sdtContent>
              <w:ins w:author="Rossi Rossi" w:id="118" w:date="2026-09-22T06:56:59Z">
                <w:sdt>
                  <w:sdtPr>
                    <w:id w:val="2005503086"/>
                    <w:tag w:val="goog_rdk_3752"/>
                  </w:sdtPr>
                  <w:sdtContent>
                    <w:del w:author="Animefor Me" w:id="15" w:date="2026-09-29T09:36:34Z"/>
                  </w:sdtContent>
                </w:sdt>
              </w:ins>
              <w:sdt>
                <w:sdtPr>
                  <w:id w:val="1212173931"/>
                  <w:tag w:val="goog_rdk_37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.model(Model.of("gemini-3.8-flash"))</w:delText>
                      </w:r>
                    </w:del>
                  </w:ins>
                </w:sdtContent>
              </w:sdt>
              <w:ins w:author="Rossi Rossi" w:id="118" w:date="2026-09-22T06:56:59Z">
                <w:del w:author="Animefor Me" w:id="15" w:date="2026-09-29T09:36:34Z"/>
              </w:ins>
            </w:sdtContent>
          </w:sdt>
        </w:p>
      </w:sdtContent>
    </w:sdt>
    <w:sdt>
      <w:sdtPr>
        <w:id w:val="1156294503"/>
        <w:tag w:val="goog_rdk_3758"/>
      </w:sdtPr>
      <w:sdtContent>
        <w:p w:rsidR="00000000" w:rsidDel="00000000" w:rsidP="00000000" w:rsidRDefault="00000000" w:rsidRPr="00000000" w14:paraId="0000033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32259187"/>
              <w:tag w:val="goog_rdk_3755"/>
            </w:sdtPr>
            <w:sdtContent>
              <w:ins w:author="Rossi Rossi" w:id="118" w:date="2026-09-22T06:56:59Z">
                <w:sdt>
                  <w:sdtPr>
                    <w:id w:val="104803835"/>
                    <w:tag w:val="goog_rdk_3756"/>
                  </w:sdtPr>
                  <w:sdtContent>
                    <w:del w:author="Animefor Me" w:id="15" w:date="2026-09-29T09:36:34Z"/>
                  </w:sdtContent>
                </w:sdt>
              </w:ins>
              <w:sdt>
                <w:sdtPr>
                  <w:id w:val="339696549"/>
                  <w:tag w:val="goog_rdk_37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18" w:date="2026-09-22T06:56:59Z">
                <w:del w:author="Animefor Me" w:id="15" w:date="2026-09-29T09:36:34Z"/>
              </w:ins>
            </w:sdtContent>
          </w:sdt>
        </w:p>
      </w:sdtContent>
    </w:sdt>
    <w:sdt>
      <w:sdtPr>
        <w:id w:val="1470120306"/>
        <w:tag w:val="goog_rdk_3762"/>
      </w:sdtPr>
      <w:sdtContent>
        <w:p w:rsidR="00000000" w:rsidDel="00000000" w:rsidP="00000000" w:rsidRDefault="00000000" w:rsidRPr="00000000" w14:paraId="0000033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91350364"/>
              <w:tag w:val="goog_rdk_3759"/>
            </w:sdtPr>
            <w:sdtContent>
              <w:ins w:author="Rossi Rossi" w:id="118" w:date="2026-09-22T06:56:59Z">
                <w:sdt>
                  <w:sdtPr>
                    <w:id w:val="-125344658"/>
                    <w:tag w:val="goog_rdk_3760"/>
                  </w:sdtPr>
                  <w:sdtContent>
                    <w:del w:author="Animefor Me" w:id="15" w:date="2026-09-29T09:36:34Z"/>
                  </w:sdtContent>
                </w:sdt>
              </w:ins>
              <w:sdt>
                <w:sdtPr>
                  <w:id w:val="-1588883124"/>
                  <w:tag w:val="goog_rdk_37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Rossi Rossi" w:id="118" w:date="2026-09-22T06:56:59Z">
                <w:del w:author="Animefor Me" w:id="15" w:date="2026-09-29T09:36:34Z"/>
              </w:ins>
            </w:sdtContent>
          </w:sdt>
        </w:p>
      </w:sdtContent>
    </w:sdt>
    <w:sdt>
      <w:sdtPr>
        <w:id w:val="1706808481"/>
        <w:tag w:val="goog_rdk_3766"/>
      </w:sdtPr>
      <w:sdtContent>
        <w:p w:rsidR="00000000" w:rsidDel="00000000" w:rsidP="00000000" w:rsidRDefault="00000000" w:rsidRPr="00000000" w14:paraId="0000033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81695094"/>
              <w:tag w:val="goog_rdk_3763"/>
            </w:sdtPr>
            <w:sdtContent>
              <w:ins w:author="Rossi Rossi" w:id="118" w:date="2026-09-22T06:56:59Z">
                <w:sdt>
                  <w:sdtPr>
                    <w:id w:val="424426803"/>
                    <w:tag w:val="goog_rdk_3764"/>
                  </w:sdtPr>
                  <w:sdtContent>
                    <w:del w:author="Animefor Me" w:id="15" w:date="2026-09-29T09:36:34Z"/>
                  </w:sdtContent>
                </w:sdt>
              </w:ins>
              <w:sdt>
                <w:sdtPr>
                  <w:id w:val="412935173"/>
                  <w:tag w:val="goog_rdk_376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113951622"/>
        <w:tag w:val="goog_rdk_3770"/>
      </w:sdtPr>
      <w:sdtContent>
        <w:p w:rsidR="00000000" w:rsidDel="00000000" w:rsidP="00000000" w:rsidRDefault="00000000" w:rsidRPr="00000000" w14:paraId="0000033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10085269"/>
              <w:tag w:val="goog_rdk_3767"/>
            </w:sdtPr>
            <w:sdtContent>
              <w:ins w:author="Rossi Rossi" w:id="118" w:date="2026-09-22T06:56:59Z">
                <w:sdt>
                  <w:sdtPr>
                    <w:id w:val="-1802976365"/>
                    <w:tag w:val="goog_rdk_3768"/>
                  </w:sdtPr>
                  <w:sdtContent>
                    <w:del w:author="Animefor Me" w:id="15" w:date="2026-09-29T09:36:34Z"/>
                  </w:sdtContent>
                </w:sdt>
              </w:ins>
              <w:sdt>
                <w:sdtPr>
                  <w:id w:val="650438731"/>
                  <w:tag w:val="goog_rdk_376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w:delText>
                      </w:r>
                    </w:del>
                  </w:ins>
                </w:sdtContent>
              </w:sdt>
              <w:ins w:author="Rossi Rossi" w:id="118" w:date="2026-09-22T06:56:59Z">
                <w:del w:author="Animefor Me" w:id="15" w:date="2026-09-29T09:36:34Z"/>
              </w:ins>
            </w:sdtContent>
          </w:sdt>
        </w:p>
      </w:sdtContent>
    </w:sdt>
    <w:sdt>
      <w:sdtPr>
        <w:id w:val="-1294425727"/>
        <w:tag w:val="goog_rdk_3774"/>
      </w:sdtPr>
      <w:sdtContent>
        <w:p w:rsidR="00000000" w:rsidDel="00000000" w:rsidP="00000000" w:rsidRDefault="00000000" w:rsidRPr="00000000" w14:paraId="0000033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84552721"/>
              <w:tag w:val="goog_rdk_3771"/>
            </w:sdtPr>
            <w:sdtContent>
              <w:ins w:author="Rossi Rossi" w:id="118" w:date="2026-09-22T06:56:59Z">
                <w:sdt>
                  <w:sdtPr>
                    <w:id w:val="-1058301702"/>
                    <w:tag w:val="goog_rdk_3772"/>
                  </w:sdtPr>
                  <w:sdtContent>
                    <w:del w:author="Animefor Me" w:id="15" w:date="2026-09-29T09:36:34Z"/>
                  </w:sdtContent>
                </w:sdt>
              </w:ins>
              <w:sdt>
                <w:sdtPr>
                  <w:id w:val="1339137206"/>
                  <w:tag w:val="goog_rdk_37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18" w:date="2026-09-22T06:56:59Z">
                <w:del w:author="Animefor Me" w:id="15" w:date="2026-09-29T09:36:34Z"/>
              </w:ins>
            </w:sdtContent>
          </w:sdt>
        </w:p>
      </w:sdtContent>
    </w:sdt>
    <w:sdt>
      <w:sdtPr>
        <w:id w:val="1014677889"/>
        <w:tag w:val="goog_rdk_3778"/>
      </w:sdtPr>
      <w:sdtContent>
        <w:p w:rsidR="00000000" w:rsidDel="00000000" w:rsidP="00000000" w:rsidRDefault="00000000" w:rsidRPr="00000000" w14:paraId="0000033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52405861"/>
              <w:tag w:val="goog_rdk_3775"/>
            </w:sdtPr>
            <w:sdtContent>
              <w:ins w:author="Rossi Rossi" w:id="118" w:date="2026-09-22T06:56:59Z">
                <w:sdt>
                  <w:sdtPr>
                    <w:id w:val="1086773109"/>
                    <w:tag w:val="goog_rdk_3776"/>
                  </w:sdtPr>
                  <w:sdtContent>
                    <w:del w:author="Animefor Me" w:id="15" w:date="2026-09-29T09:36:34Z"/>
                  </w:sdtContent>
                </w:sdt>
              </w:ins>
              <w:sdt>
                <w:sdtPr>
                  <w:id w:val="1326747224"/>
                  <w:tag w:val="goog_rdk_377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56336723"/>
        <w:tag w:val="goog_rdk_3782"/>
      </w:sdtPr>
      <w:sdtContent>
        <w:p w:rsidR="00000000" w:rsidDel="00000000" w:rsidP="00000000" w:rsidRDefault="00000000" w:rsidRPr="00000000" w14:paraId="0000033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59949083"/>
              <w:tag w:val="goog_rdk_3779"/>
            </w:sdtPr>
            <w:sdtContent>
              <w:ins w:author="Rossi Rossi" w:id="118" w:date="2026-09-22T06:56:59Z">
                <w:sdt>
                  <w:sdtPr>
                    <w:id w:val="468671957"/>
                    <w:tag w:val="goog_rdk_3780"/>
                  </w:sdtPr>
                  <w:sdtContent>
                    <w:del w:author="Animefor Me" w:id="15" w:date="2026-09-29T09:36:34Z"/>
                  </w:sdtContent>
                </w:sdt>
              </w:ins>
              <w:sdt>
                <w:sdtPr>
                  <w:id w:val="-1557931653"/>
                  <w:tag w:val="goog_rdk_37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18" w:date="2026-09-22T06:56:59Z">
                <w:del w:author="Animefor Me" w:id="15" w:date="2026-09-29T09:36:34Z"/>
              </w:ins>
            </w:sdtContent>
          </w:sdt>
        </w:p>
      </w:sdtContent>
    </w:sdt>
    <w:sdt>
      <w:sdtPr>
        <w:id w:val="-1539497289"/>
        <w:tag w:val="goog_rdk_3786"/>
      </w:sdtPr>
      <w:sdtContent>
        <w:p w:rsidR="00000000" w:rsidDel="00000000" w:rsidP="00000000" w:rsidRDefault="00000000" w:rsidRPr="00000000" w14:paraId="0000033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81617318"/>
              <w:tag w:val="goog_rdk_3783"/>
            </w:sdtPr>
            <w:sdtContent>
              <w:ins w:author="Rossi Rossi" w:id="118" w:date="2026-09-22T06:56:59Z">
                <w:sdt>
                  <w:sdtPr>
                    <w:id w:val="-1722622495"/>
                    <w:tag w:val="goog_rdk_3784"/>
                  </w:sdtPr>
                  <w:sdtContent>
                    <w:del w:author="Animefor Me" w:id="15" w:date="2026-09-29T09:36:34Z"/>
                  </w:sdtContent>
                </w:sdt>
              </w:ins>
              <w:sdt>
                <w:sdtPr>
                  <w:id w:val="393329842"/>
                  <w:tag w:val="goog_rdk_378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0824911"/>
        <w:tag w:val="goog_rdk_3790"/>
      </w:sdtPr>
      <w:sdtContent>
        <w:p w:rsidR="00000000" w:rsidDel="00000000" w:rsidP="00000000" w:rsidRDefault="00000000" w:rsidRPr="00000000" w14:paraId="0000033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06048482"/>
              <w:tag w:val="goog_rdk_3787"/>
            </w:sdtPr>
            <w:sdtContent>
              <w:ins w:author="Rossi Rossi" w:id="118" w:date="2026-09-22T06:56:59Z">
                <w:sdt>
                  <w:sdtPr>
                    <w:id w:val="-13809862"/>
                    <w:tag w:val="goog_rdk_3788"/>
                  </w:sdtPr>
                  <w:sdtContent>
                    <w:del w:author="Animefor Me" w:id="15" w:date="2026-09-29T09:36:34Z"/>
                  </w:sdtContent>
                </w:sdt>
              </w:ins>
              <w:sdt>
                <w:sdtPr>
                  <w:id w:val="-688210311"/>
                  <w:tag w:val="goog_rdk_378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RESTTo use the Gemini API, you must authenticate your requests. You can</w:delText>
                      </w:r>
                    </w:del>
                  </w:ins>
                </w:sdtContent>
              </w:sdt>
              <w:ins w:author="Rossi Rossi" w:id="118" w:date="2026-09-22T06:56:59Z">
                <w:del w:author="Animefor Me" w:id="15" w:date="2026-09-29T09:36:34Z"/>
              </w:ins>
            </w:sdtContent>
          </w:sdt>
        </w:p>
      </w:sdtContent>
    </w:sdt>
    <w:sdt>
      <w:sdtPr>
        <w:id w:val="-927364624"/>
        <w:tag w:val="goog_rdk_3794"/>
      </w:sdtPr>
      <w:sdtContent>
        <w:p w:rsidR="00000000" w:rsidDel="00000000" w:rsidP="00000000" w:rsidRDefault="00000000" w:rsidRPr="00000000" w14:paraId="0000033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21019510"/>
              <w:tag w:val="goog_rdk_3791"/>
            </w:sdtPr>
            <w:sdtContent>
              <w:ins w:author="Rossi Rossi" w:id="118" w:date="2026-09-22T06:56:59Z">
                <w:sdt>
                  <w:sdtPr>
                    <w:id w:val="-886869356"/>
                    <w:tag w:val="goog_rdk_3792"/>
                  </w:sdtPr>
                  <w:sdtContent>
                    <w:del w:author="Animefor Me" w:id="15" w:date="2026-09-29T09:36:34Z"/>
                  </w:sdtContent>
                </w:sdt>
              </w:ins>
              <w:sdt>
                <w:sdtPr>
                  <w:id w:val="-666263177"/>
                  <w:tag w:val="goog_rdk_379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118" w:date="2026-09-22T06:56:59Z">
                <w:del w:author="Animefor Me" w:id="15" w:date="2026-09-29T09:36:34Z"/>
              </w:ins>
            </w:sdtContent>
          </w:sdt>
        </w:p>
      </w:sdtContent>
    </w:sdt>
    <w:sdt>
      <w:sdtPr>
        <w:id w:val="-363151627"/>
        <w:tag w:val="goog_rdk_3798"/>
      </w:sdtPr>
      <w:sdtContent>
        <w:p w:rsidR="00000000" w:rsidDel="00000000" w:rsidP="00000000" w:rsidRDefault="00000000" w:rsidRPr="00000000" w14:paraId="0000033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8988797"/>
              <w:tag w:val="goog_rdk_3795"/>
            </w:sdtPr>
            <w:sdtContent>
              <w:ins w:author="Rossi Rossi" w:id="118" w:date="2026-09-22T06:56:59Z">
                <w:sdt>
                  <w:sdtPr>
                    <w:id w:val="325197795"/>
                    <w:tag w:val="goog_rdk_3796"/>
                  </w:sdtPr>
                  <w:sdtContent>
                    <w:del w:author="Animefor Me" w:id="15" w:date="2026-09-29T09:36:34Z"/>
                  </w:sdtContent>
                </w:sdt>
              </w:ins>
              <w:sdt>
                <w:sdtPr>
                  <w:id w:val="-5530029"/>
                  <w:tag w:val="goog_rdk_379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14840486"/>
        <w:tag w:val="goog_rdk_3802"/>
      </w:sdtPr>
      <w:sdtContent>
        <w:p w:rsidR="00000000" w:rsidDel="00000000" w:rsidP="00000000" w:rsidRDefault="00000000" w:rsidRPr="00000000" w14:paraId="0000034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12463103"/>
              <w:tag w:val="goog_rdk_3799"/>
            </w:sdtPr>
            <w:sdtContent>
              <w:ins w:author="Rossi Rossi" w:id="118" w:date="2026-09-22T06:56:59Z">
                <w:sdt>
                  <w:sdtPr>
                    <w:id w:val="1584769531"/>
                    <w:tag w:val="goog_rdk_3800"/>
                  </w:sdtPr>
                  <w:sdtContent>
                    <w:del w:author="Animefor Me" w:id="15" w:date="2026-09-29T09:36:34Z"/>
                  </w:sdtContent>
                </w:sdt>
              </w:ins>
              <w:sdt>
                <w:sdtPr>
                  <w:id w:val="1646700448"/>
                  <w:tag w:val="goog_rdk_380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118" w:date="2026-09-22T06:56:59Z">
                <w:del w:author="Animefor Me" w:id="15" w:date="2026-09-29T09:36:34Z"/>
              </w:ins>
            </w:sdtContent>
          </w:sdt>
        </w:p>
      </w:sdtContent>
    </w:sdt>
    <w:sdt>
      <w:sdtPr>
        <w:id w:val="-93019217"/>
        <w:tag w:val="goog_rdk_3806"/>
      </w:sdtPr>
      <w:sdtContent>
        <w:p w:rsidR="00000000" w:rsidDel="00000000" w:rsidP="00000000" w:rsidRDefault="00000000" w:rsidRPr="00000000" w14:paraId="0000034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4077381"/>
              <w:tag w:val="goog_rdk_3803"/>
            </w:sdtPr>
            <w:sdtContent>
              <w:ins w:author="Rossi Rossi" w:id="118" w:date="2026-09-22T06:56:59Z">
                <w:sdt>
                  <w:sdtPr>
                    <w:id w:val="2082473969"/>
                    <w:tag w:val="goog_rdk_3804"/>
                  </w:sdtPr>
                  <w:sdtContent>
                    <w:del w:author="Animefor Me" w:id="15" w:date="2026-09-29T09:36:34Z"/>
                  </w:sdtContent>
                </w:sdt>
              </w:ins>
              <w:sdt>
                <w:sdtPr>
                  <w:id w:val="-1747539446"/>
                  <w:tag w:val="goog_rdk_380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5320888"/>
        <w:tag w:val="goog_rdk_3810"/>
      </w:sdtPr>
      <w:sdtContent>
        <w:p w:rsidR="00000000" w:rsidDel="00000000" w:rsidP="00000000" w:rsidRDefault="00000000" w:rsidRPr="00000000" w14:paraId="0000034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71856208"/>
              <w:tag w:val="goog_rdk_3807"/>
            </w:sdtPr>
            <w:sdtContent>
              <w:ins w:author="Rossi Rossi" w:id="118" w:date="2026-09-22T06:56:59Z">
                <w:sdt>
                  <w:sdtPr>
                    <w:id w:val="-2059404314"/>
                    <w:tag w:val="goog_rdk_3808"/>
                  </w:sdtPr>
                  <w:sdtContent>
                    <w:del w:author="Animefor Me" w:id="15" w:date="2026-09-29T09:36:34Z"/>
                  </w:sdtContent>
                </w:sdt>
              </w:ins>
              <w:sdt>
                <w:sdtPr>
                  <w:id w:val="-133820779"/>
                  <w:tag w:val="goog_rdk_38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118" w:date="2026-09-22T06:56:59Z">
                <w:del w:author="Animefor Me" w:id="15" w:date="2026-09-29T09:36:34Z"/>
              </w:ins>
            </w:sdtContent>
          </w:sdt>
        </w:p>
      </w:sdtContent>
    </w:sdt>
    <w:sdt>
      <w:sdtPr>
        <w:id w:val="935610767"/>
        <w:tag w:val="goog_rdk_3814"/>
      </w:sdtPr>
      <w:sdtContent>
        <w:p w:rsidR="00000000" w:rsidDel="00000000" w:rsidP="00000000" w:rsidRDefault="00000000" w:rsidRPr="00000000" w14:paraId="0000034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662782"/>
              <w:tag w:val="goog_rdk_3811"/>
            </w:sdtPr>
            <w:sdtContent>
              <w:ins w:author="Rossi Rossi" w:id="118" w:date="2026-09-22T06:56:59Z">
                <w:sdt>
                  <w:sdtPr>
                    <w:id w:val="-1088059754"/>
                    <w:tag w:val="goog_rdk_3812"/>
                  </w:sdtPr>
                  <w:sdtContent>
                    <w:del w:author="Animefor Me" w:id="15" w:date="2026-09-29T09:36:34Z"/>
                  </w:sdtContent>
                </w:sdt>
              </w:ins>
              <w:sdt>
                <w:sdtPr>
                  <w:id w:val="434172188"/>
                  <w:tag w:val="goog_rdk_381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62126923"/>
        <w:tag w:val="goog_rdk_3818"/>
      </w:sdtPr>
      <w:sdtContent>
        <w:p w:rsidR="00000000" w:rsidDel="00000000" w:rsidP="00000000" w:rsidRDefault="00000000" w:rsidRPr="00000000" w14:paraId="0000034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65583564"/>
              <w:tag w:val="goog_rdk_3815"/>
            </w:sdtPr>
            <w:sdtContent>
              <w:ins w:author="Rossi Rossi" w:id="118" w:date="2026-09-22T06:56:59Z">
                <w:sdt>
                  <w:sdtPr>
                    <w:id w:val="1723138062"/>
                    <w:tag w:val="goog_rdk_3816"/>
                  </w:sdtPr>
                  <w:sdtContent>
                    <w:del w:author="Animefor Me" w:id="15" w:date="2026-09-29T09:36:34Z"/>
                  </w:sdtContent>
                </w:sdt>
              </w:ins>
              <w:sdt>
                <w:sdtPr>
                  <w:id w:val="-1287007953"/>
                  <w:tag w:val="goog_rdk_38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118" w:date="2026-09-22T06:56:59Z">
                <w:del w:author="Animefor Me" w:id="15" w:date="2026-09-29T09:36:34Z"/>
              </w:ins>
            </w:sdtContent>
          </w:sdt>
        </w:p>
      </w:sdtContent>
    </w:sdt>
    <w:sdt>
      <w:sdtPr>
        <w:id w:val="86068215"/>
        <w:tag w:val="goog_rdk_3822"/>
      </w:sdtPr>
      <w:sdtContent>
        <w:p w:rsidR="00000000" w:rsidDel="00000000" w:rsidP="00000000" w:rsidRDefault="00000000" w:rsidRPr="00000000" w14:paraId="0000034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62573627"/>
              <w:tag w:val="goog_rdk_3819"/>
            </w:sdtPr>
            <w:sdtContent>
              <w:ins w:author="Rossi Rossi" w:id="118" w:date="2026-09-22T06:56:59Z">
                <w:sdt>
                  <w:sdtPr>
                    <w:id w:val="1958440665"/>
                    <w:tag w:val="goog_rdk_3820"/>
                  </w:sdtPr>
                  <w:sdtContent>
                    <w:del w:author="Animefor Me" w:id="15" w:date="2026-09-29T09:36:34Z"/>
                  </w:sdtContent>
                </w:sdt>
              </w:ins>
              <w:sdt>
                <w:sdtPr>
                  <w:id w:val="1364832201"/>
                  <w:tag w:val="goog_rdk_38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118" w:date="2026-09-22T06:56:59Z">
                <w:del w:author="Animefor Me" w:id="15" w:date="2026-09-29T09:36:34Z"/>
              </w:ins>
            </w:sdtContent>
          </w:sdt>
        </w:p>
      </w:sdtContent>
    </w:sdt>
    <w:sdt>
      <w:sdtPr>
        <w:id w:val="342394649"/>
        <w:tag w:val="goog_rdk_3826"/>
      </w:sdtPr>
      <w:sdtContent>
        <w:p w:rsidR="00000000" w:rsidDel="00000000" w:rsidP="00000000" w:rsidRDefault="00000000" w:rsidRPr="00000000" w14:paraId="0000034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50696663"/>
              <w:tag w:val="goog_rdk_3823"/>
            </w:sdtPr>
            <w:sdtContent>
              <w:ins w:author="Rossi Rossi" w:id="118" w:date="2026-09-22T06:56:59Z">
                <w:sdt>
                  <w:sdtPr>
                    <w:id w:val="-300680714"/>
                    <w:tag w:val="goog_rdk_3824"/>
                  </w:sdtPr>
                  <w:sdtContent>
                    <w:del w:author="Animefor Me" w:id="15" w:date="2026-09-29T09:36:34Z"/>
                  </w:sdtContent>
                </w:sdt>
              </w:ins>
              <w:sdt>
                <w:sdtPr>
                  <w:id w:val="-860561986"/>
                  <w:tag w:val="goog_rdk_38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keys to improve security:</w:delText>
                      </w:r>
                    </w:del>
                  </w:ins>
                </w:sdtContent>
              </w:sdt>
              <w:ins w:author="Rossi Rossi" w:id="118" w:date="2026-09-22T06:56:59Z">
                <w:del w:author="Animefor Me" w:id="15" w:date="2026-09-29T09:36:34Z"/>
              </w:ins>
            </w:sdtContent>
          </w:sdt>
        </w:p>
      </w:sdtContent>
    </w:sdt>
    <w:sdt>
      <w:sdtPr>
        <w:id w:val="-273036572"/>
        <w:tag w:val="goog_rdk_3830"/>
      </w:sdtPr>
      <w:sdtContent>
        <w:p w:rsidR="00000000" w:rsidDel="00000000" w:rsidP="00000000" w:rsidRDefault="00000000" w:rsidRPr="00000000" w14:paraId="0000034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78197094"/>
              <w:tag w:val="goog_rdk_3827"/>
            </w:sdtPr>
            <w:sdtContent>
              <w:ins w:author="Rossi Rossi" w:id="118" w:date="2026-09-22T06:56:59Z">
                <w:sdt>
                  <w:sdtPr>
                    <w:id w:val="-755527020"/>
                    <w:tag w:val="goog_rdk_3828"/>
                  </w:sdtPr>
                  <w:sdtContent>
                    <w:del w:author="Animefor Me" w:id="15" w:date="2026-09-29T09:36:34Z"/>
                  </w:sdtContent>
                </w:sdt>
              </w:ins>
              <w:sdt>
                <w:sdtPr>
                  <w:id w:val="1683550155"/>
                  <w:tag w:val="goog_rdk_382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99308656"/>
        <w:tag w:val="goog_rdk_3834"/>
      </w:sdtPr>
      <w:sdtContent>
        <w:p w:rsidR="00000000" w:rsidDel="00000000" w:rsidP="00000000" w:rsidRDefault="00000000" w:rsidRPr="00000000" w14:paraId="0000034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9950714"/>
              <w:tag w:val="goog_rdk_3831"/>
            </w:sdtPr>
            <w:sdtContent>
              <w:ins w:author="Rossi Rossi" w:id="118" w:date="2026-09-22T06:56:59Z">
                <w:sdt>
                  <w:sdtPr>
                    <w:id w:val="-398118354"/>
                    <w:tag w:val="goog_rdk_3832"/>
                  </w:sdtPr>
                  <w:sdtContent>
                    <w:del w:author="Animefor Me" w:id="15" w:date="2026-09-29T09:36:34Z"/>
                  </w:sdtContent>
                </w:sdt>
              </w:ins>
              <w:sdt>
                <w:sdtPr>
                  <w:id w:val="757046447"/>
                  <w:tag w:val="goog_rdk_383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118" w:date="2026-09-22T06:56:59Z">
                <w:del w:author="Animefor Me" w:id="15" w:date="2026-09-29T09:36:34Z"/>
              </w:ins>
            </w:sdtContent>
          </w:sdt>
        </w:p>
      </w:sdtContent>
    </w:sdt>
    <w:sdt>
      <w:sdtPr>
        <w:id w:val="1060429735"/>
        <w:tag w:val="goog_rdk_3838"/>
      </w:sdtPr>
      <w:sdtContent>
        <w:p w:rsidR="00000000" w:rsidDel="00000000" w:rsidP="00000000" w:rsidRDefault="00000000" w:rsidRPr="00000000" w14:paraId="0000034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8274567"/>
              <w:tag w:val="goog_rdk_3835"/>
            </w:sdtPr>
            <w:sdtContent>
              <w:ins w:author="Rossi Rossi" w:id="118" w:date="2026-09-22T06:56:59Z">
                <w:sdt>
                  <w:sdtPr>
                    <w:id w:val="1728202113"/>
                    <w:tag w:val="goog_rdk_3836"/>
                  </w:sdtPr>
                  <w:sdtContent>
                    <w:del w:author="Animefor Me" w:id="15" w:date="2026-09-29T09:36:34Z"/>
                  </w:sdtContent>
                </w:sdt>
              </w:ins>
              <w:sdt>
                <w:sdtPr>
                  <w:id w:val="-668633322"/>
                  <w:tag w:val="goog_rdk_383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118" w:date="2026-09-22T06:56:59Z">
                <w:del w:author="Animefor Me" w:id="15" w:date="2026-09-29T09:36:34Z"/>
              </w:ins>
            </w:sdtContent>
          </w:sdt>
        </w:p>
      </w:sdtContent>
    </w:sdt>
    <w:sdt>
      <w:sdtPr>
        <w:id w:val="-49374062"/>
        <w:tag w:val="goog_rdk_3842"/>
      </w:sdtPr>
      <w:sdtContent>
        <w:p w:rsidR="00000000" w:rsidDel="00000000" w:rsidP="00000000" w:rsidRDefault="00000000" w:rsidRPr="00000000" w14:paraId="0000034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87705521"/>
              <w:tag w:val="goog_rdk_3839"/>
            </w:sdtPr>
            <w:sdtContent>
              <w:ins w:author="Rossi Rossi" w:id="118" w:date="2026-09-22T06:56:59Z">
                <w:sdt>
                  <w:sdtPr>
                    <w:id w:val="-1191172864"/>
                    <w:tag w:val="goog_rdk_3840"/>
                  </w:sdtPr>
                  <w:sdtContent>
                    <w:del w:author="Animefor Me" w:id="15" w:date="2026-09-29T09:36:34Z"/>
                  </w:sdtContent>
                </w:sdt>
              </w:ins>
              <w:sdt>
                <w:sdtPr>
                  <w:id w:val="-2016229071"/>
                  <w:tag w:val="goog_rdk_384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105532295"/>
        <w:tag w:val="goog_rdk_3846"/>
      </w:sdtPr>
      <w:sdtContent>
        <w:p w:rsidR="00000000" w:rsidDel="00000000" w:rsidP="00000000" w:rsidRDefault="00000000" w:rsidRPr="00000000" w14:paraId="0000034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62587502"/>
              <w:tag w:val="goog_rdk_3843"/>
            </w:sdtPr>
            <w:sdtContent>
              <w:ins w:author="Rossi Rossi" w:id="118" w:date="2026-09-22T06:56:59Z">
                <w:sdt>
                  <w:sdtPr>
                    <w:id w:val="1220325867"/>
                    <w:tag w:val="goog_rdk_3844"/>
                  </w:sdtPr>
                  <w:sdtContent>
                    <w:del w:author="Animefor Me" w:id="15" w:date="2026-09-29T09:36:34Z"/>
                  </w:sdtContent>
                </w:sdt>
              </w:ins>
              <w:sdt>
                <w:sdtPr>
                  <w:id w:val="-1884289163"/>
                  <w:tag w:val="goog_rdk_38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118" w:date="2026-09-22T06:56:59Z">
                <w:del w:author="Animefor Me" w:id="15" w:date="2026-09-29T09:36:34Z"/>
              </w:ins>
            </w:sdtContent>
          </w:sdt>
        </w:p>
      </w:sdtContent>
    </w:sdt>
    <w:sdt>
      <w:sdtPr>
        <w:id w:val="500583289"/>
        <w:tag w:val="goog_rdk_3850"/>
      </w:sdtPr>
      <w:sdtContent>
        <w:p w:rsidR="00000000" w:rsidDel="00000000" w:rsidP="00000000" w:rsidRDefault="00000000" w:rsidRPr="00000000" w14:paraId="0000034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19932599"/>
              <w:tag w:val="goog_rdk_3847"/>
            </w:sdtPr>
            <w:sdtContent>
              <w:ins w:author="Rossi Rossi" w:id="118" w:date="2026-09-22T06:56:59Z">
                <w:sdt>
                  <w:sdtPr>
                    <w:id w:val="-1518765396"/>
                    <w:tag w:val="goog_rdk_3848"/>
                  </w:sdtPr>
                  <w:sdtContent>
                    <w:del w:author="Animefor Me" w:id="15" w:date="2026-09-29T09:36:34Z"/>
                  </w:sdtContent>
                </w:sdt>
              </w:ins>
              <w:sdt>
                <w:sdtPr>
                  <w:id w:val="397842495"/>
                  <w:tag w:val="goog_rdk_384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11970270"/>
        <w:tag w:val="goog_rdk_3854"/>
      </w:sdtPr>
      <w:sdtContent>
        <w:p w:rsidR="00000000" w:rsidDel="00000000" w:rsidP="00000000" w:rsidRDefault="00000000" w:rsidRPr="00000000" w14:paraId="0000034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10819436"/>
              <w:tag w:val="goog_rdk_3851"/>
            </w:sdtPr>
            <w:sdtContent>
              <w:ins w:author="Rossi Rossi" w:id="118" w:date="2026-09-22T06:56:59Z">
                <w:sdt>
                  <w:sdtPr>
                    <w:id w:val="-966395286"/>
                    <w:tag w:val="goog_rdk_3852"/>
                  </w:sdtPr>
                  <w:sdtContent>
                    <w:del w:author="Animefor Me" w:id="15" w:date="2026-09-29T09:36:34Z"/>
                  </w:sdtContent>
                </w:sdt>
              </w:ins>
              <w:sdt>
                <w:sdtPr>
                  <w:id w:val="-172888573"/>
                  <w:tag w:val="goog_rdk_38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118" w:date="2026-09-22T06:56:59Z">
                <w:del w:author="Animefor Me" w:id="15" w:date="2026-09-29T09:36:34Z"/>
              </w:ins>
            </w:sdtContent>
          </w:sdt>
        </w:p>
      </w:sdtContent>
    </w:sdt>
    <w:sdt>
      <w:sdtPr>
        <w:id w:val="1197317182"/>
        <w:tag w:val="goog_rdk_3858"/>
      </w:sdtPr>
      <w:sdtContent>
        <w:p w:rsidR="00000000" w:rsidDel="00000000" w:rsidP="00000000" w:rsidRDefault="00000000" w:rsidRPr="00000000" w14:paraId="0000034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65338149"/>
              <w:tag w:val="goog_rdk_3855"/>
            </w:sdtPr>
            <w:sdtContent>
              <w:ins w:author="Rossi Rossi" w:id="118" w:date="2026-09-22T06:56:59Z">
                <w:sdt>
                  <w:sdtPr>
                    <w:id w:val="-1613310471"/>
                    <w:tag w:val="goog_rdk_3856"/>
                  </w:sdtPr>
                  <w:sdtContent>
                    <w:del w:author="Animefor Me" w:id="15" w:date="2026-09-29T09:36:34Z"/>
                  </w:sdtContent>
                </w:sdt>
              </w:ins>
              <w:sdt>
                <w:sdtPr>
                  <w:id w:val="-406573200"/>
                  <w:tag w:val="goog_rdk_38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118" w:date="2026-09-22T06:56:59Z">
                <w:del w:author="Animefor Me" w:id="15" w:date="2026-09-29T09:36:34Z"/>
              </w:ins>
            </w:sdtContent>
          </w:sdt>
        </w:p>
      </w:sdtContent>
    </w:sdt>
    <w:sdt>
      <w:sdtPr>
        <w:id w:val="440756725"/>
        <w:tag w:val="goog_rdk_3862"/>
      </w:sdtPr>
      <w:sdtContent>
        <w:p w:rsidR="00000000" w:rsidDel="00000000" w:rsidP="00000000" w:rsidRDefault="00000000" w:rsidRPr="00000000" w14:paraId="0000034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55077080"/>
              <w:tag w:val="goog_rdk_3859"/>
            </w:sdtPr>
            <w:sdtContent>
              <w:ins w:author="Rossi Rossi" w:id="118" w:date="2026-09-22T06:56:59Z">
                <w:sdt>
                  <w:sdtPr>
                    <w:id w:val="-283299984"/>
                    <w:tag w:val="goog_rdk_3860"/>
                  </w:sdtPr>
                  <w:sdtContent>
                    <w:del w:author="Animefor Me" w:id="15" w:date="2026-09-29T09:36:34Z"/>
                  </w:sdtContent>
                </w:sdt>
              </w:ins>
              <w:sdt>
                <w:sdtPr>
                  <w:id w:val="796713980"/>
                  <w:tag w:val="goog_rdk_38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118" w:date="2026-09-22T06:56:59Z">
                <w:del w:author="Animefor Me" w:id="15" w:date="2026-09-29T09:36:34Z"/>
              </w:ins>
            </w:sdtContent>
          </w:sdt>
        </w:p>
      </w:sdtContent>
    </w:sdt>
    <w:sdt>
      <w:sdtPr>
        <w:id w:val="-624235680"/>
        <w:tag w:val="goog_rdk_3866"/>
      </w:sdtPr>
      <w:sdtContent>
        <w:p w:rsidR="00000000" w:rsidDel="00000000" w:rsidP="00000000" w:rsidRDefault="00000000" w:rsidRPr="00000000" w14:paraId="0000035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89650763"/>
              <w:tag w:val="goog_rdk_3863"/>
            </w:sdtPr>
            <w:sdtContent>
              <w:ins w:author="Rossi Rossi" w:id="118" w:date="2026-09-22T06:56:59Z">
                <w:sdt>
                  <w:sdtPr>
                    <w:id w:val="-1545179739"/>
                    <w:tag w:val="goog_rdk_3864"/>
                  </w:sdtPr>
                  <w:sdtContent>
                    <w:del w:author="Animefor Me" w:id="15" w:date="2026-09-29T09:36:34Z"/>
                  </w:sdtContent>
                </w:sdt>
              </w:ins>
              <w:sdt>
                <w:sdtPr>
                  <w:id w:val="1449618765"/>
                  <w:tag w:val="goog_rdk_386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118" w:date="2026-09-22T06:56:59Z">
                <w:del w:author="Animefor Me" w:id="15" w:date="2026-09-29T09:36:34Z"/>
              </w:ins>
            </w:sdtContent>
          </w:sdt>
        </w:p>
      </w:sdtContent>
    </w:sdt>
    <w:sdt>
      <w:sdtPr>
        <w:id w:val="-1650422745"/>
        <w:tag w:val="goog_rdk_3870"/>
      </w:sdtPr>
      <w:sdtContent>
        <w:p w:rsidR="00000000" w:rsidDel="00000000" w:rsidP="00000000" w:rsidRDefault="00000000" w:rsidRPr="00000000" w14:paraId="0000035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66227899"/>
              <w:tag w:val="goog_rdk_3867"/>
            </w:sdtPr>
            <w:sdtContent>
              <w:ins w:author="Rossi Rossi" w:id="118" w:date="2026-09-22T06:56:59Z">
                <w:sdt>
                  <w:sdtPr>
                    <w:id w:val="-2074209954"/>
                    <w:tag w:val="goog_rdk_3868"/>
                  </w:sdtPr>
                  <w:sdtContent>
                    <w:del w:author="Animefor Me" w:id="15" w:date="2026-09-29T09:36:34Z"/>
                  </w:sdtContent>
                </w:sdt>
              </w:ins>
              <w:sdt>
                <w:sdtPr>
                  <w:id w:val="1489648477"/>
                  <w:tag w:val="goog_rdk_386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47516186"/>
        <w:tag w:val="goog_rdk_3874"/>
      </w:sdtPr>
      <w:sdtContent>
        <w:p w:rsidR="00000000" w:rsidDel="00000000" w:rsidP="00000000" w:rsidRDefault="00000000" w:rsidRPr="00000000" w14:paraId="0000035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61003974"/>
              <w:tag w:val="goog_rdk_3871"/>
            </w:sdtPr>
            <w:sdtContent>
              <w:ins w:author="Rossi Rossi" w:id="118" w:date="2026-09-22T06:56:59Z">
                <w:sdt>
                  <w:sdtPr>
                    <w:id w:val="316176407"/>
                    <w:tag w:val="goog_rdk_3872"/>
                  </w:sdtPr>
                  <w:sdtContent>
                    <w:del w:author="Animefor Me" w:id="15" w:date="2026-09-29T09:36:34Z"/>
                  </w:sdtContent>
                </w:sdt>
              </w:ins>
              <w:sdt>
                <w:sdtPr>
                  <w:id w:val="1119813833"/>
                  <w:tag w:val="goog_rdk_38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8" w:date="2026-09-22T06:56:59Z">
                <w:del w:author="Animefor Me" w:id="15" w:date="2026-09-29T09:36:34Z"/>
              </w:ins>
            </w:sdtContent>
          </w:sdt>
        </w:p>
      </w:sdtContent>
    </w:sdt>
    <w:sdt>
      <w:sdtPr>
        <w:id w:val="640876741"/>
        <w:tag w:val="goog_rdk_3878"/>
      </w:sdtPr>
      <w:sdtContent>
        <w:p w:rsidR="00000000" w:rsidDel="00000000" w:rsidP="00000000" w:rsidRDefault="00000000" w:rsidRPr="00000000" w14:paraId="0000035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53966874"/>
              <w:tag w:val="goog_rdk_3875"/>
            </w:sdtPr>
            <w:sdtContent>
              <w:ins w:author="Rossi Rossi" w:id="118" w:date="2026-09-22T06:56:59Z">
                <w:sdt>
                  <w:sdtPr>
                    <w:id w:val="-1277778890"/>
                    <w:tag w:val="goog_rdk_3876"/>
                  </w:sdtPr>
                  <w:sdtContent>
                    <w:del w:author="Animefor Me" w:id="15" w:date="2026-09-29T09:36:34Z"/>
                  </w:sdtContent>
                </w:sdt>
              </w:ins>
              <w:sdt>
                <w:sdtPr>
                  <w:id w:val="1679253805"/>
                  <w:tag w:val="goog_rdk_387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118" w:date="2026-09-22T06:56:59Z">
                <w:del w:author="Animefor Me" w:id="15" w:date="2026-09-29T09:36:34Z"/>
              </w:ins>
            </w:sdtContent>
          </w:sdt>
        </w:p>
      </w:sdtContent>
    </w:sdt>
    <w:sdt>
      <w:sdtPr>
        <w:id w:val="-685617861"/>
        <w:tag w:val="goog_rdk_3882"/>
      </w:sdtPr>
      <w:sdtContent>
        <w:p w:rsidR="00000000" w:rsidDel="00000000" w:rsidP="00000000" w:rsidRDefault="00000000" w:rsidRPr="00000000" w14:paraId="0000035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55868059"/>
              <w:tag w:val="goog_rdk_3879"/>
            </w:sdtPr>
            <w:sdtContent>
              <w:ins w:author="Rossi Rossi" w:id="118" w:date="2026-09-22T06:56:59Z">
                <w:sdt>
                  <w:sdtPr>
                    <w:id w:val="284715052"/>
                    <w:tag w:val="goog_rdk_3880"/>
                  </w:sdtPr>
                  <w:sdtContent>
                    <w:del w:author="Animefor Me" w:id="15" w:date="2026-09-29T09:36:34Z"/>
                  </w:sdtContent>
                </w:sdt>
              </w:ins>
              <w:sdt>
                <w:sdtPr>
                  <w:id w:val="166252778"/>
                  <w:tag w:val="goog_rdk_388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7531902"/>
        <w:tag w:val="goog_rdk_3886"/>
      </w:sdtPr>
      <w:sdtContent>
        <w:p w:rsidR="00000000" w:rsidDel="00000000" w:rsidP="00000000" w:rsidRDefault="00000000" w:rsidRPr="00000000" w14:paraId="0000035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83263485"/>
              <w:tag w:val="goog_rdk_3883"/>
            </w:sdtPr>
            <w:sdtContent>
              <w:ins w:author="Rossi Rossi" w:id="118" w:date="2026-09-22T06:56:59Z">
                <w:sdt>
                  <w:sdtPr>
                    <w:id w:val="-1942777047"/>
                    <w:tag w:val="goog_rdk_3884"/>
                  </w:sdtPr>
                  <w:sdtContent>
                    <w:del w:author="Animefor Me" w:id="15" w:date="2026-09-29T09:36:34Z"/>
                  </w:sdtContent>
                </w:sdt>
              </w:ins>
              <w:sdt>
                <w:sdtPr>
                  <w:id w:val="1314761621"/>
                  <w:tag w:val="goog_rdk_388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118" w:date="2026-09-22T06:56:59Z">
                <w:del w:author="Animefor Me" w:id="15" w:date="2026-09-29T09:36:34Z"/>
              </w:ins>
            </w:sdtContent>
          </w:sdt>
        </w:p>
      </w:sdtContent>
    </w:sdt>
    <w:sdt>
      <w:sdtPr>
        <w:id w:val="1387380624"/>
        <w:tag w:val="goog_rdk_3890"/>
      </w:sdtPr>
      <w:sdtContent>
        <w:p w:rsidR="00000000" w:rsidDel="00000000" w:rsidP="00000000" w:rsidRDefault="00000000" w:rsidRPr="00000000" w14:paraId="0000035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7642352"/>
              <w:tag w:val="goog_rdk_3887"/>
            </w:sdtPr>
            <w:sdtContent>
              <w:ins w:author="Rossi Rossi" w:id="118" w:date="2026-09-22T06:56:59Z">
                <w:sdt>
                  <w:sdtPr>
                    <w:id w:val="-1247545552"/>
                    <w:tag w:val="goog_rdk_3888"/>
                  </w:sdtPr>
                  <w:sdtContent>
                    <w:del w:author="Animefor Me" w:id="15" w:date="2026-09-29T09:36:34Z"/>
                  </w:sdtContent>
                </w:sdt>
              </w:ins>
              <w:sdt>
                <w:sdtPr>
                  <w:id w:val="701018830"/>
                  <w:tag w:val="goog_rdk_388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14744609"/>
        <w:tag w:val="goog_rdk_3894"/>
      </w:sdtPr>
      <w:sdtContent>
        <w:p w:rsidR="00000000" w:rsidDel="00000000" w:rsidP="00000000" w:rsidRDefault="00000000" w:rsidRPr="00000000" w14:paraId="0000035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20559149"/>
              <w:tag w:val="goog_rdk_3891"/>
            </w:sdtPr>
            <w:sdtContent>
              <w:ins w:author="Rossi Rossi" w:id="118" w:date="2026-09-22T06:56:59Z">
                <w:sdt>
                  <w:sdtPr>
                    <w:id w:val="1757504793"/>
                    <w:tag w:val="goog_rdk_3892"/>
                  </w:sdtPr>
                  <w:sdtContent>
                    <w:del w:author="Animefor Me" w:id="15" w:date="2026-09-29T09:36:34Z"/>
                  </w:sdtContent>
                </w:sdt>
              </w:ins>
              <w:sdt>
                <w:sdtPr>
                  <w:id w:val="-533497429"/>
                  <w:tag w:val="goog_rdk_389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118" w:date="2026-09-22T06:56:59Z">
                <w:del w:author="Animefor Me" w:id="15" w:date="2026-09-29T09:36:34Z"/>
              </w:ins>
            </w:sdtContent>
          </w:sdt>
        </w:p>
      </w:sdtContent>
    </w:sdt>
    <w:sdt>
      <w:sdtPr>
        <w:id w:val="1137817571"/>
        <w:tag w:val="goog_rdk_3898"/>
      </w:sdtPr>
      <w:sdtContent>
        <w:p w:rsidR="00000000" w:rsidDel="00000000" w:rsidP="00000000" w:rsidRDefault="00000000" w:rsidRPr="00000000" w14:paraId="0000035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14118736"/>
              <w:tag w:val="goog_rdk_3895"/>
            </w:sdtPr>
            <w:sdtContent>
              <w:ins w:author="Rossi Rossi" w:id="118" w:date="2026-09-22T06:56:59Z">
                <w:sdt>
                  <w:sdtPr>
                    <w:id w:val="-486670119"/>
                    <w:tag w:val="goog_rdk_3896"/>
                  </w:sdtPr>
                  <w:sdtContent>
                    <w:del w:author="Animefor Me" w:id="15" w:date="2026-09-29T09:36:34Z"/>
                  </w:sdtContent>
                </w:sdt>
              </w:ins>
              <w:sdt>
                <w:sdtPr>
                  <w:id w:val="100102929"/>
                  <w:tag w:val="goog_rdk_389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97078954"/>
        <w:tag w:val="goog_rdk_3902"/>
      </w:sdtPr>
      <w:sdtContent>
        <w:p w:rsidR="00000000" w:rsidDel="00000000" w:rsidP="00000000" w:rsidRDefault="00000000" w:rsidRPr="00000000" w14:paraId="0000035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20888495"/>
              <w:tag w:val="goog_rdk_3899"/>
            </w:sdtPr>
            <w:sdtContent>
              <w:ins w:author="Rossi Rossi" w:id="118" w:date="2026-09-22T06:56:59Z">
                <w:sdt>
                  <w:sdtPr>
                    <w:id w:val="-1862238546"/>
                    <w:tag w:val="goog_rdk_3900"/>
                  </w:sdtPr>
                  <w:sdtContent>
                    <w:del w:author="Animefor Me" w:id="15" w:date="2026-09-29T09:36:34Z"/>
                  </w:sdtContent>
                </w:sdt>
              </w:ins>
              <w:sdt>
                <w:sdtPr>
                  <w:id w:val="967091034"/>
                  <w:tag w:val="goog_rdk_390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Google Cloud projects</w:delText>
                      </w:r>
                    </w:del>
                  </w:ins>
                </w:sdtContent>
              </w:sdt>
              <w:ins w:author="Rossi Rossi" w:id="118" w:date="2026-09-22T06:56:59Z">
                <w:del w:author="Animefor Me" w:id="15" w:date="2026-09-29T09:36:34Z"/>
              </w:ins>
            </w:sdtContent>
          </w:sdt>
        </w:p>
      </w:sdtContent>
    </w:sdt>
    <w:sdt>
      <w:sdtPr>
        <w:id w:val="1121750716"/>
        <w:tag w:val="goog_rdk_3906"/>
      </w:sdtPr>
      <w:sdtContent>
        <w:p w:rsidR="00000000" w:rsidDel="00000000" w:rsidP="00000000" w:rsidRDefault="00000000" w:rsidRPr="00000000" w14:paraId="0000035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24943817"/>
              <w:tag w:val="goog_rdk_3903"/>
            </w:sdtPr>
            <w:sdtContent>
              <w:ins w:author="Rossi Rossi" w:id="118" w:date="2026-09-22T06:56:59Z">
                <w:sdt>
                  <w:sdtPr>
                    <w:id w:val="-669306903"/>
                    <w:tag w:val="goog_rdk_3904"/>
                  </w:sdtPr>
                  <w:sdtContent>
                    <w:del w:author="Animefor Me" w:id="15" w:date="2026-09-29T09:36:34Z"/>
                  </w:sdtContent>
                </w:sdt>
              </w:ins>
              <w:sdt>
                <w:sdtPr>
                  <w:id w:val="-355980104"/>
                  <w:tag w:val="goog_rdk_390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82188946"/>
        <w:tag w:val="goog_rdk_3910"/>
      </w:sdtPr>
      <w:sdtContent>
        <w:p w:rsidR="00000000" w:rsidDel="00000000" w:rsidP="00000000" w:rsidRDefault="00000000" w:rsidRPr="00000000" w14:paraId="0000035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37001111"/>
              <w:tag w:val="goog_rdk_3907"/>
            </w:sdtPr>
            <w:sdtContent>
              <w:ins w:author="Rossi Rossi" w:id="118" w:date="2026-09-22T06:56:59Z">
                <w:sdt>
                  <w:sdtPr>
                    <w:id w:val="42595813"/>
                    <w:tag w:val="goog_rdk_3908"/>
                  </w:sdtPr>
                  <w:sdtContent>
                    <w:del w:author="Animefor Me" w:id="15" w:date="2026-09-29T09:36:34Z"/>
                  </w:sdtContent>
                </w:sdt>
              </w:ins>
              <w:sdt>
                <w:sdtPr>
                  <w:id w:val="-514836579"/>
                  <w:tag w:val="goog_rdk_39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118" w:date="2026-09-22T06:56:59Z">
                <w:del w:author="Animefor Me" w:id="15" w:date="2026-09-29T09:36:34Z"/>
              </w:ins>
            </w:sdtContent>
          </w:sdt>
        </w:p>
      </w:sdtContent>
    </w:sdt>
    <w:sdt>
      <w:sdtPr>
        <w:id w:val="849544251"/>
        <w:tag w:val="goog_rdk_3914"/>
      </w:sdtPr>
      <w:sdtContent>
        <w:p w:rsidR="00000000" w:rsidDel="00000000" w:rsidP="00000000" w:rsidRDefault="00000000" w:rsidRPr="00000000" w14:paraId="0000035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4617161"/>
              <w:tag w:val="goog_rdk_3911"/>
            </w:sdtPr>
            <w:sdtContent>
              <w:ins w:author="Rossi Rossi" w:id="118" w:date="2026-09-22T06:56:59Z">
                <w:sdt>
                  <w:sdtPr>
                    <w:id w:val="94795701"/>
                    <w:tag w:val="goog_rdk_3912"/>
                  </w:sdtPr>
                  <w:sdtContent>
                    <w:del w:author="Animefor Me" w:id="15" w:date="2026-09-29T09:36:34Z"/>
                  </w:sdtContent>
                </w:sdt>
              </w:ins>
              <w:sdt>
                <w:sdtPr>
                  <w:id w:val="26341207"/>
                  <w:tag w:val="goog_rdk_39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118" w:date="2026-09-22T06:56:59Z">
                <w:del w:author="Animefor Me" w:id="15" w:date="2026-09-29T09:36:34Z"/>
              </w:ins>
            </w:sdtContent>
          </w:sdt>
        </w:p>
      </w:sdtContent>
    </w:sdt>
    <w:sdt>
      <w:sdtPr>
        <w:id w:val="1974746777"/>
        <w:tag w:val="goog_rdk_3918"/>
      </w:sdtPr>
      <w:sdtContent>
        <w:p w:rsidR="00000000" w:rsidDel="00000000" w:rsidP="00000000" w:rsidRDefault="00000000" w:rsidRPr="00000000" w14:paraId="0000035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50523606"/>
              <w:tag w:val="goog_rdk_3915"/>
            </w:sdtPr>
            <w:sdtContent>
              <w:ins w:author="Rossi Rossi" w:id="118" w:date="2026-09-22T06:56:59Z">
                <w:sdt>
                  <w:sdtPr>
                    <w:id w:val="-857524508"/>
                    <w:tag w:val="goog_rdk_3916"/>
                  </w:sdtPr>
                  <w:sdtContent>
                    <w:del w:author="Animefor Me" w:id="15" w:date="2026-09-29T09:36:34Z"/>
                  </w:sdtContent>
                </w:sdt>
              </w:ins>
              <w:sdt>
                <w:sdtPr>
                  <w:id w:val="43617826"/>
                  <w:tag w:val="goog_rdk_39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118" w:date="2026-09-22T06:56:59Z">
                <w:del w:author="Animefor Me" w:id="15" w:date="2026-09-29T09:36:34Z"/>
              </w:ins>
            </w:sdtContent>
          </w:sdt>
        </w:p>
      </w:sdtContent>
    </w:sdt>
    <w:sdt>
      <w:sdtPr>
        <w:id w:val="-1770750762"/>
        <w:tag w:val="goog_rdk_3922"/>
      </w:sdtPr>
      <w:sdtContent>
        <w:p w:rsidR="00000000" w:rsidDel="00000000" w:rsidP="00000000" w:rsidRDefault="00000000" w:rsidRPr="00000000" w14:paraId="0000035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17904866"/>
              <w:tag w:val="goog_rdk_3919"/>
            </w:sdtPr>
            <w:sdtContent>
              <w:ins w:author="Rossi Rossi" w:id="118" w:date="2026-09-22T06:56:59Z">
                <w:sdt>
                  <w:sdtPr>
                    <w:id w:val="1513840885"/>
                    <w:tag w:val="goog_rdk_3920"/>
                  </w:sdtPr>
                  <w:sdtContent>
                    <w:del w:author="Animefor Me" w:id="15" w:date="2026-09-29T09:36:34Z"/>
                  </w:sdtContent>
                </w:sdt>
              </w:ins>
              <w:sdt>
                <w:sdtPr>
                  <w:id w:val="2024519994"/>
                  <w:tag w:val="goog_rdk_392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91613110"/>
        <w:tag w:val="goog_rdk_3926"/>
      </w:sdtPr>
      <w:sdtContent>
        <w:p w:rsidR="00000000" w:rsidDel="00000000" w:rsidP="00000000" w:rsidRDefault="00000000" w:rsidRPr="00000000" w14:paraId="0000035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12237913"/>
              <w:tag w:val="goog_rdk_3923"/>
            </w:sdtPr>
            <w:sdtContent>
              <w:ins w:author="Rossi Rossi" w:id="118" w:date="2026-09-22T06:56:59Z">
                <w:sdt>
                  <w:sdtPr>
                    <w:id w:val="-1877051896"/>
                    <w:tag w:val="goog_rdk_3924"/>
                  </w:sdtPr>
                  <w:sdtContent>
                    <w:del w:author="Animefor Me" w:id="15" w:date="2026-09-29T09:36:34Z"/>
                  </w:sdtContent>
                </w:sdt>
              </w:ins>
              <w:sdt>
                <w:sdtPr>
                  <w:id w:val="-235232135"/>
                  <w:tag w:val="goog_rdk_39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118" w:date="2026-09-22T06:56:59Z">
                <w:del w:author="Animefor Me" w:id="15" w:date="2026-09-29T09:36:34Z"/>
              </w:ins>
            </w:sdtContent>
          </w:sdt>
        </w:p>
      </w:sdtContent>
    </w:sdt>
    <w:sdt>
      <w:sdtPr>
        <w:id w:val="-16446477"/>
        <w:tag w:val="goog_rdk_3930"/>
      </w:sdtPr>
      <w:sdtContent>
        <w:p w:rsidR="00000000" w:rsidDel="00000000" w:rsidP="00000000" w:rsidRDefault="00000000" w:rsidRPr="00000000" w14:paraId="0000036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80781982"/>
              <w:tag w:val="goog_rdk_3927"/>
            </w:sdtPr>
            <w:sdtContent>
              <w:ins w:author="Rossi Rossi" w:id="118" w:date="2026-09-22T06:56:59Z">
                <w:sdt>
                  <w:sdtPr>
                    <w:id w:val="552871224"/>
                    <w:tag w:val="goog_rdk_3928"/>
                  </w:sdtPr>
                  <w:sdtContent>
                    <w:del w:author="Animefor Me" w:id="15" w:date="2026-09-29T09:36:34Z"/>
                  </w:sdtContent>
                </w:sdt>
              </w:ins>
              <w:sdt>
                <w:sdtPr>
                  <w:id w:val="-1463239663"/>
                  <w:tag w:val="goog_rdk_39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118" w:date="2026-09-22T06:56:59Z">
                <w:del w:author="Animefor Me" w:id="15" w:date="2026-09-29T09:36:34Z"/>
              </w:ins>
            </w:sdtContent>
          </w:sdt>
        </w:p>
      </w:sdtContent>
    </w:sdt>
    <w:sdt>
      <w:sdtPr>
        <w:id w:val="79443014"/>
        <w:tag w:val="goog_rdk_3934"/>
      </w:sdtPr>
      <w:sdtContent>
        <w:p w:rsidR="00000000" w:rsidDel="00000000" w:rsidP="00000000" w:rsidRDefault="00000000" w:rsidRPr="00000000" w14:paraId="0000036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91552349"/>
              <w:tag w:val="goog_rdk_3931"/>
            </w:sdtPr>
            <w:sdtContent>
              <w:ins w:author="Rossi Rossi" w:id="118" w:date="2026-09-22T06:56:59Z">
                <w:sdt>
                  <w:sdtPr>
                    <w:id w:val="-1872366367"/>
                    <w:tag w:val="goog_rdk_3932"/>
                  </w:sdtPr>
                  <w:sdtContent>
                    <w:del w:author="Animefor Me" w:id="15" w:date="2026-09-29T09:36:34Z"/>
                  </w:sdtContent>
                </w:sdt>
              </w:ins>
              <w:sdt>
                <w:sdtPr>
                  <w:id w:val="-238694622"/>
                  <w:tag w:val="goog_rdk_393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79030039"/>
        <w:tag w:val="goog_rdk_3938"/>
      </w:sdtPr>
      <w:sdtContent>
        <w:p w:rsidR="00000000" w:rsidDel="00000000" w:rsidP="00000000" w:rsidRDefault="00000000" w:rsidRPr="00000000" w14:paraId="0000036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37652807"/>
              <w:tag w:val="goog_rdk_3935"/>
            </w:sdtPr>
            <w:sdtContent>
              <w:ins w:author="Rossi Rossi" w:id="118" w:date="2026-09-22T06:56:59Z">
                <w:sdt>
                  <w:sdtPr>
                    <w:id w:val="-1444308528"/>
                    <w:tag w:val="goog_rdk_3936"/>
                  </w:sdtPr>
                  <w:sdtContent>
                    <w:del w:author="Animefor Me" w:id="15" w:date="2026-09-29T09:36:34Z"/>
                  </w:sdtContent>
                </w:sdt>
              </w:ins>
              <w:sdt>
                <w:sdtPr>
                  <w:id w:val="-2136803683"/>
                  <w:tag w:val="goog_rdk_393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Importing projects</w:delText>
                      </w:r>
                    </w:del>
                  </w:ins>
                </w:sdtContent>
              </w:sdt>
              <w:ins w:author="Rossi Rossi" w:id="118" w:date="2026-09-22T06:56:59Z">
                <w:del w:author="Animefor Me" w:id="15" w:date="2026-09-29T09:36:34Z"/>
              </w:ins>
            </w:sdtContent>
          </w:sdt>
        </w:p>
      </w:sdtContent>
    </w:sdt>
    <w:sdt>
      <w:sdtPr>
        <w:id w:val="825882291"/>
        <w:tag w:val="goog_rdk_3942"/>
      </w:sdtPr>
      <w:sdtContent>
        <w:p w:rsidR="00000000" w:rsidDel="00000000" w:rsidP="00000000" w:rsidRDefault="00000000" w:rsidRPr="00000000" w14:paraId="0000036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75609089"/>
              <w:tag w:val="goog_rdk_3939"/>
            </w:sdtPr>
            <w:sdtContent>
              <w:ins w:author="Rossi Rossi" w:id="118" w:date="2026-09-22T06:56:59Z">
                <w:sdt>
                  <w:sdtPr>
                    <w:id w:val="1775244201"/>
                    <w:tag w:val="goog_rdk_3940"/>
                  </w:sdtPr>
                  <w:sdtContent>
                    <w:del w:author="Animefor Me" w:id="15" w:date="2026-09-29T09:36:34Z"/>
                  </w:sdtContent>
                </w:sdt>
              </w:ins>
              <w:sdt>
                <w:sdtPr>
                  <w:id w:val="-1931167661"/>
                  <w:tag w:val="goog_rdk_394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23896011"/>
        <w:tag w:val="goog_rdk_3946"/>
      </w:sdtPr>
      <w:sdtContent>
        <w:p w:rsidR="00000000" w:rsidDel="00000000" w:rsidP="00000000" w:rsidRDefault="00000000" w:rsidRPr="00000000" w14:paraId="0000036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3651222"/>
              <w:tag w:val="goog_rdk_3943"/>
            </w:sdtPr>
            <w:sdtContent>
              <w:ins w:author="Rossi Rossi" w:id="118" w:date="2026-09-22T06:56:59Z">
                <w:sdt>
                  <w:sdtPr>
                    <w:id w:val="1235414037"/>
                    <w:tag w:val="goog_rdk_3944"/>
                  </w:sdtPr>
                  <w:sdtContent>
                    <w:del w:author="Animefor Me" w:id="15" w:date="2026-09-29T09:36:34Z"/>
                  </w:sdtContent>
                </w:sdt>
              </w:ins>
              <w:sdt>
                <w:sdtPr>
                  <w:id w:val="-148759755"/>
                  <w:tag w:val="goog_rdk_39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118" w:date="2026-09-22T06:56:59Z">
                <w:del w:author="Animefor Me" w:id="15" w:date="2026-09-29T09:36:34Z"/>
              </w:ins>
            </w:sdtContent>
          </w:sdt>
        </w:p>
      </w:sdtContent>
    </w:sdt>
    <w:sdt>
      <w:sdtPr>
        <w:id w:val="1323705809"/>
        <w:tag w:val="goog_rdk_3950"/>
      </w:sdtPr>
      <w:sdtContent>
        <w:p w:rsidR="00000000" w:rsidDel="00000000" w:rsidP="00000000" w:rsidRDefault="00000000" w:rsidRPr="00000000" w14:paraId="0000036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44583854"/>
              <w:tag w:val="goog_rdk_3947"/>
            </w:sdtPr>
            <w:sdtContent>
              <w:ins w:author="Rossi Rossi" w:id="118" w:date="2026-09-22T06:56:59Z">
                <w:sdt>
                  <w:sdtPr>
                    <w:id w:val="-1055246705"/>
                    <w:tag w:val="goog_rdk_3948"/>
                  </w:sdtPr>
                  <w:sdtContent>
                    <w:del w:author="Animefor Me" w:id="15" w:date="2026-09-29T09:36:34Z"/>
                  </w:sdtContent>
                </w:sdt>
              </w:ins>
              <w:sdt>
                <w:sdtPr>
                  <w:id w:val="-1335709691"/>
                  <w:tag w:val="goog_rdk_39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118" w:date="2026-09-22T06:56:59Z">
                <w:del w:author="Animefor Me" w:id="15" w:date="2026-09-29T09:36:34Z"/>
              </w:ins>
            </w:sdtContent>
          </w:sdt>
        </w:p>
      </w:sdtContent>
    </w:sdt>
    <w:sdt>
      <w:sdtPr>
        <w:id w:val="154792628"/>
        <w:tag w:val="goog_rdk_3954"/>
      </w:sdtPr>
      <w:sdtContent>
        <w:p w:rsidR="00000000" w:rsidDel="00000000" w:rsidP="00000000" w:rsidRDefault="00000000" w:rsidRPr="00000000" w14:paraId="0000036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78437085"/>
              <w:tag w:val="goog_rdk_3951"/>
            </w:sdtPr>
            <w:sdtContent>
              <w:ins w:author="Rossi Rossi" w:id="118" w:date="2026-09-22T06:56:59Z">
                <w:sdt>
                  <w:sdtPr>
                    <w:id w:val="-911004748"/>
                    <w:tag w:val="goog_rdk_3952"/>
                  </w:sdtPr>
                  <w:sdtContent>
                    <w:del w:author="Animefor Me" w:id="15" w:date="2026-09-29T09:36:34Z"/>
                  </w:sdtContent>
                </w:sdt>
              </w:ins>
              <w:sdt>
                <w:sdtPr>
                  <w:id w:val="-1284716848"/>
                  <w:tag w:val="goog_rdk_395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62154770"/>
        <w:tag w:val="goog_rdk_3958"/>
      </w:sdtPr>
      <w:sdtContent>
        <w:p w:rsidR="00000000" w:rsidDel="00000000" w:rsidP="00000000" w:rsidRDefault="00000000" w:rsidRPr="00000000" w14:paraId="0000036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17939339"/>
              <w:tag w:val="goog_rdk_3955"/>
            </w:sdtPr>
            <w:sdtContent>
              <w:ins w:author="Rossi Rossi" w:id="118" w:date="2026-09-22T06:56:59Z">
                <w:sdt>
                  <w:sdtPr>
                    <w:id w:val="1462270205"/>
                    <w:tag w:val="goog_rdk_3956"/>
                  </w:sdtPr>
                  <w:sdtContent>
                    <w:del w:author="Animefor Me" w:id="15" w:date="2026-09-29T09:36:34Z"/>
                  </w:sdtContent>
                </w:sdt>
              </w:ins>
              <w:sdt>
                <w:sdtPr>
                  <w:id w:val="-137344192"/>
                  <w:tag w:val="goog_rdk_39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118" w:date="2026-09-22T06:56:59Z">
                <w:del w:author="Animefor Me" w:id="15" w:date="2026-09-29T09:36:34Z"/>
              </w:ins>
            </w:sdtContent>
          </w:sdt>
        </w:p>
      </w:sdtContent>
    </w:sdt>
    <w:sdt>
      <w:sdtPr>
        <w:id w:val="-302097594"/>
        <w:tag w:val="goog_rdk_3962"/>
      </w:sdtPr>
      <w:sdtContent>
        <w:p w:rsidR="00000000" w:rsidDel="00000000" w:rsidP="00000000" w:rsidRDefault="00000000" w:rsidRPr="00000000" w14:paraId="0000036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9422849"/>
              <w:tag w:val="goog_rdk_3959"/>
            </w:sdtPr>
            <w:sdtContent>
              <w:ins w:author="Rossi Rossi" w:id="118" w:date="2026-09-22T06:56:59Z">
                <w:sdt>
                  <w:sdtPr>
                    <w:id w:val="704817022"/>
                    <w:tag w:val="goog_rdk_3960"/>
                  </w:sdtPr>
                  <w:sdtContent>
                    <w:del w:author="Animefor Me" w:id="15" w:date="2026-09-29T09:36:34Z"/>
                  </w:sdtContent>
                </w:sdt>
              </w:ins>
              <w:sdt>
                <w:sdtPr>
                  <w:id w:val="-2121135684"/>
                  <w:tag w:val="goog_rdk_39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118" w:date="2026-09-22T06:56:59Z">
                <w:del w:author="Animefor Me" w:id="15" w:date="2026-09-29T09:36:34Z"/>
              </w:ins>
            </w:sdtContent>
          </w:sdt>
        </w:p>
      </w:sdtContent>
    </w:sdt>
    <w:sdt>
      <w:sdtPr>
        <w:id w:val="-1142308577"/>
        <w:tag w:val="goog_rdk_3966"/>
      </w:sdtPr>
      <w:sdtContent>
        <w:p w:rsidR="00000000" w:rsidDel="00000000" w:rsidP="00000000" w:rsidRDefault="00000000" w:rsidRPr="00000000" w14:paraId="0000036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14589045"/>
              <w:tag w:val="goog_rdk_3963"/>
            </w:sdtPr>
            <w:sdtContent>
              <w:ins w:author="Rossi Rossi" w:id="118" w:date="2026-09-22T06:56:59Z">
                <w:sdt>
                  <w:sdtPr>
                    <w:id w:val="-1503121498"/>
                    <w:tag w:val="goog_rdk_3964"/>
                  </w:sdtPr>
                  <w:sdtContent>
                    <w:del w:author="Animefor Me" w:id="15" w:date="2026-09-29T09:36:34Z"/>
                  </w:sdtContent>
                </w:sdt>
              </w:ins>
              <w:sdt>
                <w:sdtPr>
                  <w:id w:val="1674466031"/>
                  <w:tag w:val="goog_rdk_396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Click the **Import projects** button.</w:delText>
                      </w:r>
                    </w:del>
                  </w:ins>
                </w:sdtContent>
              </w:sdt>
              <w:ins w:author="Rossi Rossi" w:id="118" w:date="2026-09-22T06:56:59Z">
                <w:del w:author="Animefor Me" w:id="15" w:date="2026-09-29T09:36:34Z"/>
              </w:ins>
            </w:sdtContent>
          </w:sdt>
        </w:p>
      </w:sdtContent>
    </w:sdt>
    <w:sdt>
      <w:sdtPr>
        <w:id w:val="-318050502"/>
        <w:tag w:val="goog_rdk_3970"/>
      </w:sdtPr>
      <w:sdtContent>
        <w:p w:rsidR="00000000" w:rsidDel="00000000" w:rsidP="00000000" w:rsidRDefault="00000000" w:rsidRPr="00000000" w14:paraId="0000036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11334845"/>
              <w:tag w:val="goog_rdk_3967"/>
            </w:sdtPr>
            <w:sdtContent>
              <w:ins w:author="Rossi Rossi" w:id="118" w:date="2026-09-22T06:56:59Z">
                <w:sdt>
                  <w:sdtPr>
                    <w:id w:val="-1887299474"/>
                    <w:tag w:val="goog_rdk_3968"/>
                  </w:sdtPr>
                  <w:sdtContent>
                    <w:del w:author="Animefor Me" w:id="15" w:date="2026-09-29T09:36:34Z"/>
                  </w:sdtContent>
                </w:sdt>
              </w:ins>
              <w:sdt>
                <w:sdtPr>
                  <w:id w:val="-1984348628"/>
                  <w:tag w:val="goog_rdk_396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118" w:date="2026-09-22T06:56:59Z">
                <w:del w:author="Animefor Me" w:id="15" w:date="2026-09-29T09:36:34Z"/>
              </w:ins>
            </w:sdtContent>
          </w:sdt>
        </w:p>
      </w:sdtContent>
    </w:sdt>
    <w:sdt>
      <w:sdtPr>
        <w:id w:val="-656398782"/>
        <w:tag w:val="goog_rdk_3974"/>
      </w:sdtPr>
      <w:sdtContent>
        <w:p w:rsidR="00000000" w:rsidDel="00000000" w:rsidP="00000000" w:rsidRDefault="00000000" w:rsidRPr="00000000" w14:paraId="0000036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51716124"/>
              <w:tag w:val="goog_rdk_3971"/>
            </w:sdtPr>
            <w:sdtContent>
              <w:ins w:author="Rossi Rossi" w:id="118" w:date="2026-09-22T06:56:59Z">
                <w:sdt>
                  <w:sdtPr>
                    <w:id w:val="-1435288106"/>
                    <w:tag w:val="goog_rdk_3972"/>
                  </w:sdtPr>
                  <w:sdtContent>
                    <w:del w:author="Animefor Me" w:id="15" w:date="2026-09-29T09:36:34Z"/>
                  </w:sdtContent>
                </w:sdt>
              </w:ins>
              <w:sdt>
                <w:sdtPr>
                  <w:id w:val="-313654177"/>
                  <w:tag w:val="goog_rdk_39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118" w:date="2026-09-22T06:56:59Z">
                <w:del w:author="Animefor Me" w:id="15" w:date="2026-09-29T09:36:34Z"/>
              </w:ins>
            </w:sdtContent>
          </w:sdt>
        </w:p>
      </w:sdtContent>
    </w:sdt>
    <w:sdt>
      <w:sdtPr>
        <w:id w:val="-1202172619"/>
        <w:tag w:val="goog_rdk_3978"/>
      </w:sdtPr>
      <w:sdtContent>
        <w:p w:rsidR="00000000" w:rsidDel="00000000" w:rsidP="00000000" w:rsidRDefault="00000000" w:rsidRPr="00000000" w14:paraId="0000036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7433465"/>
              <w:tag w:val="goog_rdk_3975"/>
            </w:sdtPr>
            <w:sdtContent>
              <w:ins w:author="Rossi Rossi" w:id="118" w:date="2026-09-22T06:56:59Z">
                <w:sdt>
                  <w:sdtPr>
                    <w:id w:val="1917164670"/>
                    <w:tag w:val="goog_rdk_3976"/>
                  </w:sdtPr>
                  <w:sdtContent>
                    <w:del w:author="Animefor Me" w:id="15" w:date="2026-09-29T09:36:34Z"/>
                  </w:sdtContent>
                </w:sdt>
              </w:ins>
              <w:sdt>
                <w:sdtPr>
                  <w:id w:val="-1761202152"/>
                  <w:tag w:val="goog_rdk_397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69081951"/>
        <w:tag w:val="goog_rdk_3982"/>
      </w:sdtPr>
      <w:sdtContent>
        <w:p w:rsidR="00000000" w:rsidDel="00000000" w:rsidP="00000000" w:rsidRDefault="00000000" w:rsidRPr="00000000" w14:paraId="0000036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64847237"/>
              <w:tag w:val="goog_rdk_3979"/>
            </w:sdtPr>
            <w:sdtContent>
              <w:ins w:author="Rossi Rossi" w:id="118" w:date="2026-09-22T06:56:59Z">
                <w:sdt>
                  <w:sdtPr>
                    <w:id w:val="-1550698492"/>
                    <w:tag w:val="goog_rdk_3980"/>
                  </w:sdtPr>
                  <w:sdtContent>
                    <w:del w:author="Animefor Me" w:id="15" w:date="2026-09-29T09:36:34Z"/>
                  </w:sdtContent>
                </w:sdt>
              </w:ins>
              <w:sdt>
                <w:sdtPr>
                  <w:id w:val="458530790"/>
                  <w:tag w:val="goog_rdk_39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118" w:date="2026-09-22T06:56:59Z">
                <w:del w:author="Animefor Me" w:id="15" w:date="2026-09-29T09:36:34Z"/>
              </w:ins>
            </w:sdtContent>
          </w:sdt>
        </w:p>
      </w:sdtContent>
    </w:sdt>
    <w:sdt>
      <w:sdtPr>
        <w:id w:val="2091439157"/>
        <w:tag w:val="goog_rdk_3986"/>
      </w:sdtPr>
      <w:sdtContent>
        <w:p w:rsidR="00000000" w:rsidDel="00000000" w:rsidP="00000000" w:rsidRDefault="00000000" w:rsidRPr="00000000" w14:paraId="0000036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28115084"/>
              <w:tag w:val="goog_rdk_3983"/>
            </w:sdtPr>
            <w:sdtContent>
              <w:ins w:author="Rossi Rossi" w:id="118" w:date="2026-09-22T06:56:59Z">
                <w:sdt>
                  <w:sdtPr>
                    <w:id w:val="-1975155927"/>
                    <w:tag w:val="goog_rdk_3984"/>
                  </w:sdtPr>
                  <w:sdtContent>
                    <w:del w:author="Animefor Me" w:id="15" w:date="2026-09-29T09:36:34Z"/>
                  </w:sdtContent>
                </w:sdt>
              </w:ins>
              <w:sdt>
                <w:sdtPr>
                  <w:id w:val="178230427"/>
                  <w:tag w:val="goog_rdk_398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38551923"/>
        <w:tag w:val="goog_rdk_3990"/>
      </w:sdtPr>
      <w:sdtContent>
        <w:p w:rsidR="00000000" w:rsidDel="00000000" w:rsidP="00000000" w:rsidRDefault="00000000" w:rsidRPr="00000000" w14:paraId="0000036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9580061"/>
              <w:tag w:val="goog_rdk_3987"/>
            </w:sdtPr>
            <w:sdtContent>
              <w:ins w:author="Rossi Rossi" w:id="118" w:date="2026-09-22T06:56:59Z">
                <w:sdt>
                  <w:sdtPr>
                    <w:id w:val="-1862576181"/>
                    <w:tag w:val="goog_rdk_3988"/>
                  </w:sdtPr>
                  <w:sdtContent>
                    <w:del w:author="Animefor Me" w:id="15" w:date="2026-09-29T09:36:34Z"/>
                  </w:sdtContent>
                </w:sdt>
              </w:ins>
              <w:sdt>
                <w:sdtPr>
                  <w:id w:val="-330282597"/>
                  <w:tag w:val="goog_rdk_398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118" w:date="2026-09-22T06:56:59Z">
                <w:del w:author="Animefor Me" w:id="15" w:date="2026-09-29T09:36:34Z"/>
              </w:ins>
            </w:sdtContent>
          </w:sdt>
        </w:p>
      </w:sdtContent>
    </w:sdt>
    <w:sdt>
      <w:sdtPr>
        <w:id w:val="-1542115825"/>
        <w:tag w:val="goog_rdk_3994"/>
      </w:sdtPr>
      <w:sdtContent>
        <w:p w:rsidR="00000000" w:rsidDel="00000000" w:rsidP="00000000" w:rsidRDefault="00000000" w:rsidRPr="00000000" w14:paraId="0000037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5411820"/>
              <w:tag w:val="goog_rdk_3991"/>
            </w:sdtPr>
            <w:sdtContent>
              <w:ins w:author="Rossi Rossi" w:id="118" w:date="2026-09-22T06:56:59Z">
                <w:sdt>
                  <w:sdtPr>
                    <w:id w:val="-1623005021"/>
                    <w:tag w:val="goog_rdk_3992"/>
                  </w:sdtPr>
                  <w:sdtContent>
                    <w:del w:author="Animefor Me" w:id="15" w:date="2026-09-29T09:36:34Z"/>
                  </w:sdtContent>
                </w:sdt>
              </w:ins>
              <w:sdt>
                <w:sdtPr>
                  <w:id w:val="1585828319"/>
                  <w:tag w:val="goog_rdk_399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118" w:date="2026-09-22T06:56:59Z">
                <w:del w:author="Animefor Me" w:id="15" w:date="2026-09-29T09:36:34Z"/>
              </w:ins>
            </w:sdtContent>
          </w:sdt>
        </w:p>
      </w:sdtContent>
    </w:sdt>
    <w:sdt>
      <w:sdtPr>
        <w:id w:val="-1717968886"/>
        <w:tag w:val="goog_rdk_3998"/>
      </w:sdtPr>
      <w:sdtContent>
        <w:p w:rsidR="00000000" w:rsidDel="00000000" w:rsidP="00000000" w:rsidRDefault="00000000" w:rsidRPr="00000000" w14:paraId="0000037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16314269"/>
              <w:tag w:val="goog_rdk_3995"/>
            </w:sdtPr>
            <w:sdtContent>
              <w:ins w:author="Rossi Rossi" w:id="118" w:date="2026-09-22T06:56:59Z">
                <w:sdt>
                  <w:sdtPr>
                    <w:id w:val="-1108591034"/>
                    <w:tag w:val="goog_rdk_3996"/>
                  </w:sdtPr>
                  <w:sdtContent>
                    <w:del w:author="Animefor Me" w:id="15" w:date="2026-09-29T09:36:34Z"/>
                  </w:sdtContent>
                </w:sdt>
              </w:ins>
              <w:sdt>
                <w:sdtPr>
                  <w:id w:val="122435375"/>
                  <w:tag w:val="goog_rdk_39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required IAM permissions.</w:delText>
                      </w:r>
                    </w:del>
                  </w:ins>
                </w:sdtContent>
              </w:sdt>
              <w:ins w:author="Rossi Rossi" w:id="118" w:date="2026-09-22T06:56:59Z">
                <w:del w:author="Animefor Me" w:id="15" w:date="2026-09-29T09:36:34Z"/>
              </w:ins>
            </w:sdtContent>
          </w:sdt>
        </w:p>
      </w:sdtContent>
    </w:sdt>
    <w:sdt>
      <w:sdtPr>
        <w:id w:val="1776593794"/>
        <w:tag w:val="goog_rdk_4002"/>
      </w:sdtPr>
      <w:sdtContent>
        <w:p w:rsidR="00000000" w:rsidDel="00000000" w:rsidP="00000000" w:rsidRDefault="00000000" w:rsidRPr="00000000" w14:paraId="0000037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18293494"/>
              <w:tag w:val="goog_rdk_3999"/>
            </w:sdtPr>
            <w:sdtContent>
              <w:ins w:author="Rossi Rossi" w:id="118" w:date="2026-09-22T06:56:59Z">
                <w:sdt>
                  <w:sdtPr>
                    <w:id w:val="1032724671"/>
                    <w:tag w:val="goog_rdk_4000"/>
                  </w:sdtPr>
                  <w:sdtContent>
                    <w:del w:author="Animefor Me" w:id="15" w:date="2026-09-29T09:36:34Z"/>
                  </w:sdtContent>
                </w:sdt>
              </w:ins>
              <w:sdt>
                <w:sdtPr>
                  <w:id w:val="1529353647"/>
                  <w:tag w:val="goog_rdk_400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83364645"/>
        <w:tag w:val="goog_rdk_4006"/>
      </w:sdtPr>
      <w:sdtContent>
        <w:p w:rsidR="00000000" w:rsidDel="00000000" w:rsidP="00000000" w:rsidRDefault="00000000" w:rsidRPr="00000000" w14:paraId="0000037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16571820"/>
              <w:tag w:val="goog_rdk_4003"/>
            </w:sdtPr>
            <w:sdtContent>
              <w:ins w:author="Rossi Rossi" w:id="118" w:date="2026-09-22T06:56:59Z">
                <w:sdt>
                  <w:sdtPr>
                    <w:id w:val="385648949"/>
                    <w:tag w:val="goog_rdk_4004"/>
                  </w:sdtPr>
                  <w:sdtContent>
                    <w:del w:author="Animefor Me" w:id="15" w:date="2026-09-29T09:36:34Z"/>
                  </w:sdtContent>
                </w:sdt>
              </w:ins>
              <w:sdt>
                <w:sdtPr>
                  <w:id w:val="1150431407"/>
                  <w:tag w:val="goog_rdk_40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118" w:date="2026-09-22T06:56:59Z">
                <w:del w:author="Animefor Me" w:id="15" w:date="2026-09-29T09:36:34Z"/>
              </w:ins>
            </w:sdtContent>
          </w:sdt>
        </w:p>
      </w:sdtContent>
    </w:sdt>
    <w:sdt>
      <w:sdtPr>
        <w:id w:val="-126914857"/>
        <w:tag w:val="goog_rdk_4010"/>
      </w:sdtPr>
      <w:sdtContent>
        <w:p w:rsidR="00000000" w:rsidDel="00000000" w:rsidP="00000000" w:rsidRDefault="00000000" w:rsidRPr="00000000" w14:paraId="0000037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66391868"/>
              <w:tag w:val="goog_rdk_4007"/>
            </w:sdtPr>
            <w:sdtContent>
              <w:ins w:author="Rossi Rossi" w:id="118" w:date="2026-09-22T06:56:59Z">
                <w:sdt>
                  <w:sdtPr>
                    <w:id w:val="1722610567"/>
                    <w:tag w:val="goog_rdk_4008"/>
                  </w:sdtPr>
                  <w:sdtContent>
                    <w:del w:author="Animefor Me" w:id="15" w:date="2026-09-29T09:36:34Z"/>
                  </w:sdtContent>
                </w:sdt>
              </w:ins>
              <w:sdt>
                <w:sdtPr>
                  <w:id w:val="1508228604"/>
                  <w:tag w:val="goog_rdk_40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118" w:date="2026-09-22T06:56:59Z">
                <w:del w:author="Animefor Me" w:id="15" w:date="2026-09-29T09:36:34Z"/>
              </w:ins>
            </w:sdtContent>
          </w:sdt>
        </w:p>
      </w:sdtContent>
    </w:sdt>
    <w:sdt>
      <w:sdtPr>
        <w:id w:val="919028391"/>
        <w:tag w:val="goog_rdk_4014"/>
      </w:sdtPr>
      <w:sdtContent>
        <w:p w:rsidR="00000000" w:rsidDel="00000000" w:rsidP="00000000" w:rsidRDefault="00000000" w:rsidRPr="00000000" w14:paraId="0000037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27311093"/>
              <w:tag w:val="goog_rdk_4011"/>
            </w:sdtPr>
            <w:sdtContent>
              <w:ins w:author="Rossi Rossi" w:id="118" w:date="2026-09-22T06:56:59Z">
                <w:sdt>
                  <w:sdtPr>
                    <w:id w:val="239547585"/>
                    <w:tag w:val="goog_rdk_4012"/>
                  </w:sdtPr>
                  <w:sdtContent>
                    <w:del w:author="Animefor Me" w:id="15" w:date="2026-09-29T09:36:34Z"/>
                  </w:sdtContent>
                </w:sdt>
              </w:ins>
              <w:sdt>
                <w:sdtPr>
                  <w:id w:val="814178193"/>
                  <w:tag w:val="goog_rdk_401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131257375"/>
        <w:tag w:val="goog_rdk_4018"/>
      </w:sdtPr>
      <w:sdtContent>
        <w:p w:rsidR="00000000" w:rsidDel="00000000" w:rsidP="00000000" w:rsidRDefault="00000000" w:rsidRPr="00000000" w14:paraId="0000037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25993781"/>
              <w:tag w:val="goog_rdk_4015"/>
            </w:sdtPr>
            <w:sdtContent>
              <w:ins w:author="Rossi Rossi" w:id="118" w:date="2026-09-22T06:56:59Z">
                <w:sdt>
                  <w:sdtPr>
                    <w:id w:val="-1575049361"/>
                    <w:tag w:val="goog_rdk_4016"/>
                  </w:sdtPr>
                  <w:sdtContent>
                    <w:del w:author="Animefor Me" w:id="15" w:date="2026-09-29T09:36:34Z"/>
                  </w:sdtContent>
                </w:sdt>
              </w:ins>
              <w:sdt>
                <w:sdtPr>
                  <w:id w:val="501878613"/>
                  <w:tag w:val="goog_rdk_40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118" w:date="2026-09-22T06:56:59Z">
                <w:del w:author="Animefor Me" w:id="15" w:date="2026-09-29T09:36:34Z"/>
              </w:ins>
            </w:sdtContent>
          </w:sdt>
        </w:p>
      </w:sdtContent>
    </w:sdt>
    <w:sdt>
      <w:sdtPr>
        <w:id w:val="-1741775701"/>
        <w:tag w:val="goog_rdk_4022"/>
      </w:sdtPr>
      <w:sdtContent>
        <w:p w:rsidR="00000000" w:rsidDel="00000000" w:rsidP="00000000" w:rsidRDefault="00000000" w:rsidRPr="00000000" w14:paraId="0000037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81372521"/>
              <w:tag w:val="goog_rdk_4019"/>
            </w:sdtPr>
            <w:sdtContent>
              <w:ins w:author="Rossi Rossi" w:id="118" w:date="2026-09-22T06:56:59Z">
                <w:sdt>
                  <w:sdtPr>
                    <w:id w:val="-1639394996"/>
                    <w:tag w:val="goog_rdk_4020"/>
                  </w:sdtPr>
                  <w:sdtContent>
                    <w:del w:author="Animefor Me" w:id="15" w:date="2026-09-29T09:36:34Z"/>
                  </w:sdtContent>
                </w:sdt>
              </w:ins>
              <w:sdt>
                <w:sdtPr>
                  <w:id w:val="919760486"/>
                  <w:tag w:val="goog_rdk_40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118" w:date="2026-09-22T06:56:59Z">
                <w:del w:author="Animefor Me" w:id="15" w:date="2026-09-29T09:36:34Z"/>
              </w:ins>
            </w:sdtContent>
          </w:sdt>
        </w:p>
      </w:sdtContent>
    </w:sdt>
    <w:sdt>
      <w:sdtPr>
        <w:id w:val="-1691541348"/>
        <w:tag w:val="goog_rdk_4026"/>
      </w:sdtPr>
      <w:sdtContent>
        <w:p w:rsidR="00000000" w:rsidDel="00000000" w:rsidP="00000000" w:rsidRDefault="00000000" w:rsidRPr="00000000" w14:paraId="0000037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25611162"/>
              <w:tag w:val="goog_rdk_4023"/>
            </w:sdtPr>
            <w:sdtContent>
              <w:ins w:author="Rossi Rossi" w:id="118" w:date="2026-09-22T06:56:59Z">
                <w:sdt>
                  <w:sdtPr>
                    <w:id w:val="1471929807"/>
                    <w:tag w:val="goog_rdk_4024"/>
                  </w:sdtPr>
                  <w:sdtContent>
                    <w:del w:author="Animefor Me" w:id="15" w:date="2026-09-29T09:36:34Z"/>
                  </w:sdtContent>
                </w:sdt>
              </w:ins>
              <w:sdt>
                <w:sdtPr>
                  <w:id w:val="-200262080"/>
                  <w:tag w:val="goog_rdk_40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118" w:date="2026-09-22T06:56:59Z">
                <w:del w:author="Animefor Me" w:id="15" w:date="2026-09-29T09:36:34Z"/>
              </w:ins>
            </w:sdtContent>
          </w:sdt>
        </w:p>
      </w:sdtContent>
    </w:sdt>
    <w:sdt>
      <w:sdtPr>
        <w:id w:val="1062661163"/>
        <w:tag w:val="goog_rdk_4030"/>
      </w:sdtPr>
      <w:sdtContent>
        <w:p w:rsidR="00000000" w:rsidDel="00000000" w:rsidP="00000000" w:rsidRDefault="00000000" w:rsidRPr="00000000" w14:paraId="0000037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81244033"/>
              <w:tag w:val="goog_rdk_4027"/>
            </w:sdtPr>
            <w:sdtContent>
              <w:ins w:author="Rossi Rossi" w:id="118" w:date="2026-09-22T06:56:59Z">
                <w:sdt>
                  <w:sdtPr>
                    <w:id w:val="2089845862"/>
                    <w:tag w:val="goog_rdk_4028"/>
                  </w:sdtPr>
                  <w:sdtContent>
                    <w:del w:author="Animefor Me" w:id="15" w:date="2026-09-29T09:36:34Z"/>
                  </w:sdtContent>
                </w:sdt>
              </w:ins>
              <w:sdt>
                <w:sdtPr>
                  <w:id w:val="-1491535913"/>
                  <w:tag w:val="goog_rdk_40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118" w:date="2026-09-22T06:56:59Z">
                <w:del w:author="Animefor Me" w:id="15" w:date="2026-09-29T09:36:34Z"/>
              </w:ins>
            </w:sdtContent>
          </w:sdt>
        </w:p>
      </w:sdtContent>
    </w:sdt>
    <w:sdt>
      <w:sdtPr>
        <w:id w:val="-1787210242"/>
        <w:tag w:val="goog_rdk_4034"/>
      </w:sdtPr>
      <w:sdtContent>
        <w:p w:rsidR="00000000" w:rsidDel="00000000" w:rsidP="00000000" w:rsidRDefault="00000000" w:rsidRPr="00000000" w14:paraId="0000037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46290257"/>
              <w:tag w:val="goog_rdk_4031"/>
            </w:sdtPr>
            <w:sdtContent>
              <w:ins w:author="Rossi Rossi" w:id="118" w:date="2026-09-22T06:56:59Z">
                <w:sdt>
                  <w:sdtPr>
                    <w:id w:val="443563489"/>
                    <w:tag w:val="goog_rdk_4032"/>
                  </w:sdtPr>
                  <w:sdtContent>
                    <w:del w:author="Animefor Me" w:id="15" w:date="2026-09-29T09:36:34Z"/>
                  </w:sdtContent>
                </w:sdt>
              </w:ins>
              <w:sdt>
                <w:sdtPr>
                  <w:id w:val="-373439552"/>
                  <w:tag w:val="goog_rdk_403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118" w:date="2026-09-22T06:56:59Z">
                <w:del w:author="Animefor Me" w:id="15" w:date="2026-09-29T09:36:34Z"/>
              </w:ins>
            </w:sdtContent>
          </w:sdt>
        </w:p>
      </w:sdtContent>
    </w:sdt>
    <w:sdt>
      <w:sdtPr>
        <w:id w:val="650299571"/>
        <w:tag w:val="goog_rdk_4038"/>
      </w:sdtPr>
      <w:sdtContent>
        <w:p w:rsidR="00000000" w:rsidDel="00000000" w:rsidP="00000000" w:rsidRDefault="00000000" w:rsidRPr="00000000" w14:paraId="0000037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75728183"/>
              <w:tag w:val="goog_rdk_4035"/>
            </w:sdtPr>
            <w:sdtContent>
              <w:ins w:author="Rossi Rossi" w:id="118" w:date="2026-09-22T06:56:59Z">
                <w:sdt>
                  <w:sdtPr>
                    <w:id w:val="-962470471"/>
                    <w:tag w:val="goog_rdk_4036"/>
                  </w:sdtPr>
                  <w:sdtContent>
                    <w:del w:author="Animefor Me" w:id="15" w:date="2026-09-29T09:36:34Z"/>
                  </w:sdtContent>
                </w:sdt>
              </w:ins>
              <w:sdt>
                <w:sdtPr>
                  <w:id w:val="-1075689764"/>
                  <w:tag w:val="goog_rdk_403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44038322"/>
        <w:tag w:val="goog_rdk_4042"/>
      </w:sdtPr>
      <w:sdtContent>
        <w:p w:rsidR="00000000" w:rsidDel="00000000" w:rsidP="00000000" w:rsidRDefault="00000000" w:rsidRPr="00000000" w14:paraId="0000037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24746171"/>
              <w:tag w:val="goog_rdk_4039"/>
            </w:sdtPr>
            <w:sdtContent>
              <w:ins w:author="Rossi Rossi" w:id="118" w:date="2026-09-22T06:56:59Z">
                <w:sdt>
                  <w:sdtPr>
                    <w:id w:val="2135683320"/>
                    <w:tag w:val="goog_rdk_4040"/>
                  </w:sdtPr>
                  <w:sdtContent>
                    <w:del w:author="Animefor Me" w:id="15" w:date="2026-09-29T09:36:34Z"/>
                  </w:sdtContent>
                </w:sdt>
              </w:ins>
              <w:sdt>
                <w:sdtPr>
                  <w:id w:val="31524815"/>
                  <w:tag w:val="goog_rdk_404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118" w:date="2026-09-22T06:56:59Z">
                <w:del w:author="Animefor Me" w:id="15" w:date="2026-09-29T09:36:34Z"/>
              </w:ins>
            </w:sdtContent>
          </w:sdt>
        </w:p>
      </w:sdtContent>
    </w:sdt>
    <w:sdt>
      <w:sdtPr>
        <w:id w:val="78032173"/>
        <w:tag w:val="goog_rdk_4046"/>
      </w:sdtPr>
      <w:sdtContent>
        <w:p w:rsidR="00000000" w:rsidDel="00000000" w:rsidP="00000000" w:rsidRDefault="00000000" w:rsidRPr="00000000" w14:paraId="0000037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01595273"/>
              <w:tag w:val="goog_rdk_4043"/>
            </w:sdtPr>
            <w:sdtContent>
              <w:ins w:author="Rossi Rossi" w:id="118" w:date="2026-09-22T06:56:59Z">
                <w:sdt>
                  <w:sdtPr>
                    <w:id w:val="1688566352"/>
                    <w:tag w:val="goog_rdk_4044"/>
                  </w:sdtPr>
                  <w:sdtContent>
                    <w:del w:author="Animefor Me" w:id="15" w:date="2026-09-29T09:36:34Z"/>
                  </w:sdtContent>
                </w:sdt>
              </w:ins>
              <w:sdt>
                <w:sdtPr>
                  <w:id w:val="1601004923"/>
                  <w:tag w:val="goog_rdk_40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118" w:date="2026-09-22T06:56:59Z">
                <w:del w:author="Animefor Me" w:id="15" w:date="2026-09-29T09:36:34Z"/>
              </w:ins>
            </w:sdtContent>
          </w:sdt>
        </w:p>
      </w:sdtContent>
    </w:sdt>
    <w:sdt>
      <w:sdtPr>
        <w:id w:val="1506707894"/>
        <w:tag w:val="goog_rdk_4050"/>
      </w:sdtPr>
      <w:sdtContent>
        <w:p w:rsidR="00000000" w:rsidDel="00000000" w:rsidP="00000000" w:rsidRDefault="00000000" w:rsidRPr="00000000" w14:paraId="0000037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1898897"/>
              <w:tag w:val="goog_rdk_4047"/>
            </w:sdtPr>
            <w:sdtContent>
              <w:ins w:author="Rossi Rossi" w:id="118" w:date="2026-09-22T06:56:59Z">
                <w:sdt>
                  <w:sdtPr>
                    <w:id w:val="1244327048"/>
                    <w:tag w:val="goog_rdk_4048"/>
                  </w:sdtPr>
                  <w:sdtContent>
                    <w:del w:author="Animefor Me" w:id="15" w:date="2026-09-29T09:36:34Z"/>
                  </w:sdtContent>
                </w:sdt>
              </w:ins>
              <w:sdt>
                <w:sdtPr>
                  <w:id w:val="1585600417"/>
                  <w:tag w:val="goog_rdk_404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808541254"/>
        <w:tag w:val="goog_rdk_4054"/>
      </w:sdtPr>
      <w:sdtContent>
        <w:p w:rsidR="00000000" w:rsidDel="00000000" w:rsidP="00000000" w:rsidRDefault="00000000" w:rsidRPr="00000000" w14:paraId="0000037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98669203"/>
              <w:tag w:val="goog_rdk_4051"/>
            </w:sdtPr>
            <w:sdtContent>
              <w:ins w:author="Rossi Rossi" w:id="118" w:date="2026-09-22T06:56:59Z">
                <w:sdt>
                  <w:sdtPr>
                    <w:id w:val="113670146"/>
                    <w:tag w:val="goog_rdk_4052"/>
                  </w:sdtPr>
                  <w:sdtContent>
                    <w:del w:author="Animefor Me" w:id="15" w:date="2026-09-29T09:36:34Z"/>
                  </w:sdtContent>
                </w:sdt>
              </w:ins>
              <w:sdt>
                <w:sdtPr>
                  <w:id w:val="-444039881"/>
                  <w:tag w:val="goog_rdk_40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Setting up your environment</w:delText>
                      </w:r>
                    </w:del>
                  </w:ins>
                </w:sdtContent>
              </w:sdt>
              <w:ins w:author="Rossi Rossi" w:id="118" w:date="2026-09-22T06:56:59Z">
                <w:del w:author="Animefor Me" w:id="15" w:date="2026-09-29T09:36:34Z"/>
              </w:ins>
            </w:sdtContent>
          </w:sdt>
        </w:p>
      </w:sdtContent>
    </w:sdt>
    <w:sdt>
      <w:sdtPr>
        <w:id w:val="1703141995"/>
        <w:tag w:val="goog_rdk_4058"/>
      </w:sdtPr>
      <w:sdtContent>
        <w:p w:rsidR="00000000" w:rsidDel="00000000" w:rsidP="00000000" w:rsidRDefault="00000000" w:rsidRPr="00000000" w14:paraId="0000038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86257740"/>
              <w:tag w:val="goog_rdk_4055"/>
            </w:sdtPr>
            <w:sdtContent>
              <w:ins w:author="Rossi Rossi" w:id="118" w:date="2026-09-22T06:56:59Z">
                <w:sdt>
                  <w:sdtPr>
                    <w:id w:val="510660489"/>
                    <w:tag w:val="goog_rdk_4056"/>
                  </w:sdtPr>
                  <w:sdtContent>
                    <w:del w:author="Animefor Me" w:id="15" w:date="2026-09-29T09:36:34Z"/>
                  </w:sdtContent>
                </w:sdt>
              </w:ins>
              <w:sdt>
                <w:sdtPr>
                  <w:id w:val="1553280019"/>
                  <w:tag w:val="goog_rdk_405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10573977"/>
        <w:tag w:val="goog_rdk_4062"/>
      </w:sdtPr>
      <w:sdtContent>
        <w:p w:rsidR="00000000" w:rsidDel="00000000" w:rsidP="00000000" w:rsidRDefault="00000000" w:rsidRPr="00000000" w14:paraId="0000038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42175746"/>
              <w:tag w:val="goog_rdk_4059"/>
            </w:sdtPr>
            <w:sdtContent>
              <w:ins w:author="Rossi Rossi" w:id="118" w:date="2026-09-22T06:56:59Z">
                <w:sdt>
                  <w:sdtPr>
                    <w:id w:val="56277345"/>
                    <w:tag w:val="goog_rdk_4060"/>
                  </w:sdtPr>
                  <w:sdtContent>
                    <w:del w:author="Animefor Me" w:id="15" w:date="2026-09-29T09:36:34Z"/>
                  </w:sdtContent>
                </w:sdt>
              </w:ins>
              <w:sdt>
                <w:sdtPr>
                  <w:id w:val="884442435"/>
                  <w:tag w:val="goog_rdk_40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118" w:date="2026-09-22T06:56:59Z">
                <w:del w:author="Animefor Me" w:id="15" w:date="2026-09-29T09:36:34Z"/>
              </w:ins>
            </w:sdtContent>
          </w:sdt>
        </w:p>
      </w:sdtContent>
    </w:sdt>
    <w:sdt>
      <w:sdtPr>
        <w:id w:val="1817924212"/>
        <w:tag w:val="goog_rdk_4066"/>
      </w:sdtPr>
      <w:sdtContent>
        <w:p w:rsidR="00000000" w:rsidDel="00000000" w:rsidP="00000000" w:rsidRDefault="00000000" w:rsidRPr="00000000" w14:paraId="0000038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7007468"/>
              <w:tag w:val="goog_rdk_4063"/>
            </w:sdtPr>
            <w:sdtContent>
              <w:ins w:author="Rossi Rossi" w:id="118" w:date="2026-09-22T06:56:59Z">
                <w:sdt>
                  <w:sdtPr>
                    <w:id w:val="2140278073"/>
                    <w:tag w:val="goog_rdk_4064"/>
                  </w:sdtPr>
                  <w:sdtContent>
                    <w:del w:author="Animefor Me" w:id="15" w:date="2026-09-29T09:36:34Z"/>
                  </w:sdtContent>
                </w:sdt>
              </w:ins>
              <w:sdt>
                <w:sdtPr>
                  <w:id w:val="-1627929808"/>
                  <w:tag w:val="goog_rdk_406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applications.</w:delText>
                      </w:r>
                    </w:del>
                  </w:ins>
                </w:sdtContent>
              </w:sdt>
              <w:ins w:author="Rossi Rossi" w:id="118" w:date="2026-09-22T06:56:59Z">
                <w:del w:author="Animefor Me" w:id="15" w:date="2026-09-29T09:36:34Z"/>
              </w:ins>
            </w:sdtContent>
          </w:sdt>
        </w:p>
      </w:sdtContent>
    </w:sdt>
    <w:sdt>
      <w:sdtPr>
        <w:id w:val="133926385"/>
        <w:tag w:val="goog_rdk_4070"/>
      </w:sdtPr>
      <w:sdtContent>
        <w:p w:rsidR="00000000" w:rsidDel="00000000" w:rsidP="00000000" w:rsidRDefault="00000000" w:rsidRPr="00000000" w14:paraId="0000038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4582633"/>
              <w:tag w:val="goog_rdk_4067"/>
            </w:sdtPr>
            <w:sdtContent>
              <w:ins w:author="Rossi Rossi" w:id="118" w:date="2026-09-22T06:56:59Z">
                <w:sdt>
                  <w:sdtPr>
                    <w:id w:val="1966340142"/>
                    <w:tag w:val="goog_rdk_4068"/>
                  </w:sdtPr>
                  <w:sdtContent>
                    <w:del w:author="Animefor Me" w:id="15" w:date="2026-09-29T09:36:34Z"/>
                  </w:sdtContent>
                </w:sdt>
              </w:ins>
              <w:sdt>
                <w:sdtPr>
                  <w:id w:val="-1674034232"/>
                  <w:tag w:val="goog_rdk_406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8250395"/>
        <w:tag w:val="goog_rdk_4074"/>
      </w:sdtPr>
      <w:sdtContent>
        <w:p w:rsidR="00000000" w:rsidDel="00000000" w:rsidP="00000000" w:rsidRDefault="00000000" w:rsidRPr="00000000" w14:paraId="0000038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11813992"/>
              <w:tag w:val="goog_rdk_4071"/>
            </w:sdtPr>
            <w:sdtContent>
              <w:ins w:author="Rossi Rossi" w:id="118" w:date="2026-09-22T06:56:59Z">
                <w:sdt>
                  <w:sdtPr>
                    <w:id w:val="-1032313126"/>
                    <w:tag w:val="goog_rdk_4072"/>
                  </w:sdtPr>
                  <w:sdtContent>
                    <w:del w:author="Animefor Me" w:id="15" w:date="2026-09-29T09:36:34Z"/>
                  </w:sdtContent>
                </w:sdt>
              </w:ins>
              <w:sdt>
                <w:sdtPr>
                  <w:id w:val="-53541309"/>
                  <w:tag w:val="goog_rdk_40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118" w:date="2026-09-22T06:56:59Z">
                <w:del w:author="Animefor Me" w:id="15" w:date="2026-09-29T09:36:34Z"/>
              </w:ins>
            </w:sdtContent>
          </w:sdt>
        </w:p>
      </w:sdtContent>
    </w:sdt>
    <w:sdt>
      <w:sdtPr>
        <w:id w:val="1906235808"/>
        <w:tag w:val="goog_rdk_4078"/>
      </w:sdtPr>
      <w:sdtContent>
        <w:p w:rsidR="00000000" w:rsidDel="00000000" w:rsidP="00000000" w:rsidRDefault="00000000" w:rsidRPr="00000000" w14:paraId="0000038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0881641"/>
              <w:tag w:val="goog_rdk_4075"/>
            </w:sdtPr>
            <w:sdtContent>
              <w:ins w:author="Rossi Rossi" w:id="118" w:date="2026-09-22T06:56:59Z">
                <w:sdt>
                  <w:sdtPr>
                    <w:id w:val="-893933084"/>
                    <w:tag w:val="goog_rdk_4076"/>
                  </w:sdtPr>
                  <w:sdtContent>
                    <w:del w:author="Animefor Me" w:id="15" w:date="2026-09-29T09:36:34Z"/>
                  </w:sdtContent>
                </w:sdt>
              </w:ins>
              <w:sdt>
                <w:sdtPr>
                  <w:id w:val="-944661624"/>
                  <w:tag w:val="goog_rdk_407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89516874"/>
        <w:tag w:val="goog_rdk_4082"/>
      </w:sdtPr>
      <w:sdtContent>
        <w:p w:rsidR="00000000" w:rsidDel="00000000" w:rsidP="00000000" w:rsidRDefault="00000000" w:rsidRPr="00000000" w14:paraId="0000038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9804499"/>
              <w:tag w:val="goog_rdk_4079"/>
            </w:sdtPr>
            <w:sdtContent>
              <w:ins w:author="Rossi Rossi" w:id="118" w:date="2026-09-22T06:56:59Z">
                <w:sdt>
                  <w:sdtPr>
                    <w:id w:val="-1645954467"/>
                    <w:tag w:val="goog_rdk_4080"/>
                  </w:sdtPr>
                  <w:sdtContent>
                    <w:del w:author="Animefor Me" w:id="15" w:date="2026-09-29T09:36:34Z"/>
                  </w:sdtContent>
                </w:sdt>
              </w:ins>
              <w:sdt>
                <w:sdtPr>
                  <w:id w:val="917291537"/>
                  <w:tag w:val="goog_rdk_40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118" w:date="2026-09-22T06:56:59Z">
                <w:del w:author="Animefor Me" w:id="15" w:date="2026-09-29T09:36:34Z"/>
              </w:ins>
            </w:sdtContent>
          </w:sdt>
        </w:p>
      </w:sdtContent>
    </w:sdt>
    <w:sdt>
      <w:sdtPr>
        <w:id w:val="-471795440"/>
        <w:tag w:val="goog_rdk_4086"/>
      </w:sdtPr>
      <w:sdtContent>
        <w:p w:rsidR="00000000" w:rsidDel="00000000" w:rsidP="00000000" w:rsidRDefault="00000000" w:rsidRPr="00000000" w14:paraId="0000038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2238250"/>
              <w:tag w:val="goog_rdk_4083"/>
            </w:sdtPr>
            <w:sdtContent>
              <w:ins w:author="Rossi Rossi" w:id="118" w:date="2026-09-22T06:56:59Z">
                <w:sdt>
                  <w:sdtPr>
                    <w:id w:val="2140910195"/>
                    <w:tag w:val="goog_rdk_4084"/>
                  </w:sdtPr>
                  <w:sdtContent>
                    <w:del w:author="Animefor Me" w:id="15" w:date="2026-09-29T09:36:34Z"/>
                  </w:sdtContent>
                </w:sdt>
              </w:ins>
              <w:sdt>
                <w:sdtPr>
                  <w:id w:val="-1667486590"/>
                  <w:tag w:val="goog_rdk_408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118" w:date="2026-09-22T06:56:59Z">
                <w:del w:author="Animefor Me" w:id="15" w:date="2026-09-29T09:36:34Z"/>
              </w:ins>
            </w:sdtContent>
          </w:sdt>
        </w:p>
      </w:sdtContent>
    </w:sdt>
    <w:sdt>
      <w:sdtPr>
        <w:id w:val="1551841101"/>
        <w:tag w:val="goog_rdk_4090"/>
      </w:sdtPr>
      <w:sdtContent>
        <w:p w:rsidR="00000000" w:rsidDel="00000000" w:rsidP="00000000" w:rsidRDefault="00000000" w:rsidRPr="00000000" w14:paraId="0000038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67897636"/>
              <w:tag w:val="goog_rdk_4087"/>
            </w:sdtPr>
            <w:sdtContent>
              <w:ins w:author="Rossi Rossi" w:id="118" w:date="2026-09-22T06:56:59Z">
                <w:sdt>
                  <w:sdtPr>
                    <w:id w:val="1298897742"/>
                    <w:tag w:val="goog_rdk_4088"/>
                  </w:sdtPr>
                  <w:sdtContent>
                    <w:del w:author="Animefor Me" w:id="15" w:date="2026-09-29T09:36:34Z"/>
                  </w:sdtContent>
                </w:sdt>
              </w:ins>
              <w:sdt>
                <w:sdtPr>
                  <w:id w:val="1026436584"/>
                  <w:tag w:val="goog_rdk_408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118" w:date="2026-09-22T06:56:59Z">
                <w:del w:author="Animefor Me" w:id="15" w:date="2026-09-29T09:36:34Z"/>
              </w:ins>
            </w:sdtContent>
          </w:sdt>
        </w:p>
      </w:sdtContent>
    </w:sdt>
    <w:sdt>
      <w:sdtPr>
        <w:id w:val="1577343043"/>
        <w:tag w:val="goog_rdk_4094"/>
      </w:sdtPr>
      <w:sdtContent>
        <w:p w:rsidR="00000000" w:rsidDel="00000000" w:rsidP="00000000" w:rsidRDefault="00000000" w:rsidRPr="00000000" w14:paraId="0000038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90564014"/>
              <w:tag w:val="goog_rdk_4091"/>
            </w:sdtPr>
            <w:sdtContent>
              <w:ins w:author="Rossi Rossi" w:id="118" w:date="2026-09-22T06:56:59Z">
                <w:sdt>
                  <w:sdtPr>
                    <w:id w:val="-60430130"/>
                    <w:tag w:val="goog_rdk_4092"/>
                  </w:sdtPr>
                  <w:sdtContent>
                    <w:del w:author="Animefor Me" w:id="15" w:date="2026-09-29T09:36:34Z"/>
                  </w:sdtContent>
                </w:sdt>
              </w:ins>
              <w:sdt>
                <w:sdtPr>
                  <w:id w:val="816989111"/>
                  <w:tag w:val="goog_rdk_409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31759199"/>
        <w:tag w:val="goog_rdk_4098"/>
      </w:sdtPr>
      <w:sdtContent>
        <w:p w:rsidR="00000000" w:rsidDel="00000000" w:rsidP="00000000" w:rsidRDefault="00000000" w:rsidRPr="00000000" w14:paraId="0000038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86580210"/>
              <w:tag w:val="goog_rdk_4095"/>
            </w:sdtPr>
            <w:sdtContent>
              <w:ins w:author="Rossi Rossi" w:id="118" w:date="2026-09-22T06:56:59Z">
                <w:sdt>
                  <w:sdtPr>
                    <w:id w:val="-1213054884"/>
                    <w:tag w:val="goog_rdk_4096"/>
                  </w:sdtPr>
                  <w:sdtContent>
                    <w:del w:author="Animefor Me" w:id="15" w:date="2026-09-29T09:36:34Z"/>
                  </w:sdtContent>
                </w:sdt>
              </w:ins>
              <w:sdt>
                <w:sdtPr>
                  <w:id w:val="-1291795719"/>
                  <w:tag w:val="goog_rdk_40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118" w:date="2026-09-22T06:56:59Z">
                <w:del w:author="Animefor Me" w:id="15" w:date="2026-09-29T09:36:34Z"/>
              </w:ins>
            </w:sdtContent>
          </w:sdt>
        </w:p>
      </w:sdtContent>
    </w:sdt>
    <w:sdt>
      <w:sdtPr>
        <w:id w:val="315035376"/>
        <w:tag w:val="goog_rdk_4102"/>
      </w:sdtPr>
      <w:sdtContent>
        <w:p w:rsidR="00000000" w:rsidDel="00000000" w:rsidP="00000000" w:rsidRDefault="00000000" w:rsidRPr="00000000" w14:paraId="0000038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91371010"/>
              <w:tag w:val="goog_rdk_4099"/>
            </w:sdtPr>
            <w:sdtContent>
              <w:ins w:author="Rossi Rossi" w:id="118" w:date="2026-09-22T06:56:59Z">
                <w:sdt>
                  <w:sdtPr>
                    <w:id w:val="-1878234834"/>
                    <w:tag w:val="goog_rdk_4100"/>
                  </w:sdtPr>
                  <w:sdtContent>
                    <w:del w:author="Animefor Me" w:id="15" w:date="2026-09-29T09:36:34Z"/>
                  </w:sdtContent>
                </w:sdt>
              </w:ins>
              <w:sdt>
                <w:sdtPr>
                  <w:id w:val="-1074456327"/>
                  <w:tag w:val="goog_rdk_410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640220"/>
        <w:tag w:val="goog_rdk_4106"/>
      </w:sdtPr>
      <w:sdtContent>
        <w:p w:rsidR="00000000" w:rsidDel="00000000" w:rsidP="00000000" w:rsidRDefault="00000000" w:rsidRPr="00000000" w14:paraId="0000038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00055917"/>
              <w:tag w:val="goog_rdk_4103"/>
            </w:sdtPr>
            <w:sdtContent>
              <w:ins w:author="Rossi Rossi" w:id="118" w:date="2026-09-22T06:56:59Z">
                <w:sdt>
                  <w:sdtPr>
                    <w:id w:val="-1107837822"/>
                    <w:tag w:val="goog_rdk_4104"/>
                  </w:sdtPr>
                  <w:sdtContent>
                    <w:del w:author="Animefor Me" w:id="15" w:date="2026-09-29T09:36:34Z"/>
                  </w:sdtContent>
                </w:sdt>
              </w:ins>
              <w:sdt>
                <w:sdtPr>
                  <w:id w:val="729507003"/>
                  <w:tag w:val="goog_rdk_41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Linux/macOS - Bash</w:delText>
                      </w:r>
                    </w:del>
                  </w:ins>
                </w:sdtContent>
              </w:sdt>
              <w:ins w:author="Rossi Rossi" w:id="118" w:date="2026-09-22T06:56:59Z">
                <w:del w:author="Animefor Me" w:id="15" w:date="2026-09-29T09:36:34Z"/>
              </w:ins>
            </w:sdtContent>
          </w:sdt>
        </w:p>
      </w:sdtContent>
    </w:sdt>
    <w:sdt>
      <w:sdtPr>
        <w:id w:val="104002690"/>
        <w:tag w:val="goog_rdk_4110"/>
      </w:sdtPr>
      <w:sdtContent>
        <w:p w:rsidR="00000000" w:rsidDel="00000000" w:rsidP="00000000" w:rsidRDefault="00000000" w:rsidRPr="00000000" w14:paraId="0000038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80525927"/>
              <w:tag w:val="goog_rdk_4107"/>
            </w:sdtPr>
            <w:sdtContent>
              <w:ins w:author="Rossi Rossi" w:id="118" w:date="2026-09-22T06:56:59Z">
                <w:sdt>
                  <w:sdtPr>
                    <w:id w:val="693418210"/>
                    <w:tag w:val="goog_rdk_4108"/>
                  </w:sdtPr>
                  <w:sdtContent>
                    <w:del w:author="Animefor Me" w:id="15" w:date="2026-09-29T09:36:34Z"/>
                  </w:sdtContent>
                </w:sdt>
              </w:ins>
              <w:sdt>
                <w:sdtPr>
                  <w:id w:val="-1139449780"/>
                  <w:tag w:val="goog_rdk_410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81755918"/>
        <w:tag w:val="goog_rdk_4114"/>
      </w:sdtPr>
      <w:sdtContent>
        <w:p w:rsidR="00000000" w:rsidDel="00000000" w:rsidP="00000000" w:rsidRDefault="00000000" w:rsidRPr="00000000" w14:paraId="0000038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37421844"/>
              <w:tag w:val="goog_rdk_4111"/>
            </w:sdtPr>
            <w:sdtContent>
              <w:ins w:author="Rossi Rossi" w:id="118" w:date="2026-09-22T06:56:59Z">
                <w:sdt>
                  <w:sdtPr>
                    <w:id w:val="-937259845"/>
                    <w:tag w:val="goog_rdk_4112"/>
                  </w:sdtPr>
                  <w:sdtContent>
                    <w:del w:author="Animefor Me" w:id="15" w:date="2026-09-29T09:36:34Z"/>
                  </w:sdtContent>
                </w:sdt>
              </w:ins>
              <w:sdt>
                <w:sdtPr>
                  <w:id w:val="1983502210"/>
                  <w:tag w:val="goog_rdk_41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118" w:date="2026-09-22T06:56:59Z">
                <w:del w:author="Animefor Me" w:id="15" w:date="2026-09-29T09:36:34Z"/>
              </w:ins>
            </w:sdtContent>
          </w:sdt>
        </w:p>
      </w:sdtContent>
    </w:sdt>
    <w:sdt>
      <w:sdtPr>
        <w:id w:val="-1026259737"/>
        <w:tag w:val="goog_rdk_4118"/>
      </w:sdtPr>
      <w:sdtContent>
        <w:p w:rsidR="00000000" w:rsidDel="00000000" w:rsidP="00000000" w:rsidRDefault="00000000" w:rsidRPr="00000000" w14:paraId="0000038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14021529"/>
              <w:tag w:val="goog_rdk_4115"/>
            </w:sdtPr>
            <w:sdtContent>
              <w:ins w:author="Rossi Rossi" w:id="118" w:date="2026-09-22T06:56:59Z">
                <w:sdt>
                  <w:sdtPr>
                    <w:id w:val="-556811580"/>
                    <w:tag w:val="goog_rdk_4116"/>
                  </w:sdtPr>
                  <w:sdtContent>
                    <w:del w:author="Animefor Me" w:id="15" w:date="2026-09-29T09:36:34Z"/>
                  </w:sdtContent>
                </w:sdt>
              </w:ins>
              <w:sdt>
                <w:sdtPr>
                  <w:id w:val="-1169348427"/>
                  <w:tag w:val="goog_rdk_411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85522642"/>
        <w:tag w:val="goog_rdk_4123"/>
      </w:sdtPr>
      <w:sdtContent>
        <w:p w:rsidR="00000000" w:rsidDel="00000000" w:rsidP="00000000" w:rsidRDefault="00000000" w:rsidRPr="00000000" w14:paraId="0000039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4108767"/>
              <w:tag w:val="goog_rdk_4119"/>
            </w:sdtPr>
            <w:sdtContent>
              <w:ins w:author="Rossi Rossi" w:id="118" w:date="2026-09-22T06:56:59Z">
                <w:sdt>
                  <w:sdtPr>
                    <w:id w:val="-976080343"/>
                    <w:tag w:val="goog_rdk_4120"/>
                  </w:sdtPr>
                  <w:sdtContent>
                    <w:del w:author="Animefor Me" w:id="15" w:date="2026-09-29T09:36:34Z"/>
                  </w:sdtContent>
                </w:sdt>
              </w:ins>
              <w:sdt>
                <w:sdtPr>
                  <w:id w:val="258509023"/>
                  <w:tag w:val="goog_rdk_41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~/.bashrc</w:delText>
                      </w:r>
                    </w:del>
                  </w:ins>
                </w:sdtContent>
              </w:sdt>
              <w:ins w:author="Rossi Rossi" w:id="118" w:date="2026-09-22T06:56:59Z">
                <w:del w:author="Animefor Me" w:id="15" w:date="2026-09-29T09:36:34Z">
                  <w:sdt>
                    <w:sdtPr>
                      <w:id w:val="45802177"/>
                      <w:tag w:val="goog_rdk_4122"/>
                    </w:sdtPr>
                    <w:sdtContent>
                      <w:r w:rsidDel="00000000" w:rsidR="00000000" w:rsidRPr="00000000">
                        <w:rPr>
                          <w:rtl w:val="0"/>
                        </w:rPr>
                      </w:r>
                    </w:sdtContent>
                  </w:sdt>
                </w:del>
              </w:ins>
            </w:sdtContent>
          </w:sdt>
        </w:p>
      </w:sdtContent>
    </w:sdt>
    <w:sdt>
      <w:sdtPr>
        <w:id w:val="-340762385"/>
        <w:tag w:val="goog_rdk_4127"/>
      </w:sdtPr>
      <w:sdtContent>
        <w:p w:rsidR="00000000" w:rsidDel="00000000" w:rsidP="00000000" w:rsidRDefault="00000000" w:rsidRPr="00000000" w14:paraId="0000039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72400603"/>
              <w:tag w:val="goog_rdk_4124"/>
            </w:sdtPr>
            <w:sdtContent>
              <w:ins w:author="Rossi Rossi" w:id="118" w:date="2026-09-22T06:56:59Z">
                <w:sdt>
                  <w:sdtPr>
                    <w:id w:val="670632780"/>
                    <w:tag w:val="goog_rdk_4125"/>
                  </w:sdtPr>
                  <w:sdtContent>
                    <w:del w:author="Animefor Me" w:id="15" w:date="2026-09-29T09:36:34Z"/>
                  </w:sdtContent>
                </w:sdt>
              </w:ins>
              <w:sdt>
                <w:sdtPr>
                  <w:id w:val="-1536295979"/>
                  <w:tag w:val="goog_rdk_412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54652185"/>
        <w:tag w:val="goog_rdk_4131"/>
      </w:sdtPr>
      <w:sdtContent>
        <w:p w:rsidR="00000000" w:rsidDel="00000000" w:rsidP="00000000" w:rsidRDefault="00000000" w:rsidRPr="00000000" w14:paraId="0000039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76395734"/>
              <w:tag w:val="goog_rdk_4128"/>
            </w:sdtPr>
            <w:sdtContent>
              <w:ins w:author="Rossi Rossi" w:id="118" w:date="2026-09-22T06:56:59Z">
                <w:sdt>
                  <w:sdtPr>
                    <w:id w:val="-1951488671"/>
                    <w:tag w:val="goog_rdk_4129"/>
                  </w:sdtPr>
                  <w:sdtContent>
                    <w:del w:author="Animefor Me" w:id="15" w:date="2026-09-29T09:36:34Z"/>
                  </w:sdtContent>
                </w:sdt>
              </w:ins>
              <w:sdt>
                <w:sdtPr>
                  <w:id w:val="1293460050"/>
                  <w:tag w:val="goog_rdk_413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not, create one and open it:</w:delText>
                      </w:r>
                    </w:del>
                  </w:ins>
                </w:sdtContent>
              </w:sdt>
              <w:ins w:author="Rossi Rossi" w:id="118" w:date="2026-09-22T06:56:59Z">
                <w:del w:author="Animefor Me" w:id="15" w:date="2026-09-29T09:36:34Z"/>
              </w:ins>
            </w:sdtContent>
          </w:sdt>
        </w:p>
      </w:sdtContent>
    </w:sdt>
    <w:sdt>
      <w:sdtPr>
        <w:id w:val="-308973064"/>
        <w:tag w:val="goog_rdk_4135"/>
      </w:sdtPr>
      <w:sdtContent>
        <w:p w:rsidR="00000000" w:rsidDel="00000000" w:rsidP="00000000" w:rsidRDefault="00000000" w:rsidRPr="00000000" w14:paraId="0000039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68725119"/>
              <w:tag w:val="goog_rdk_4132"/>
            </w:sdtPr>
            <w:sdtContent>
              <w:ins w:author="Rossi Rossi" w:id="118" w:date="2026-09-22T06:56:59Z">
                <w:sdt>
                  <w:sdtPr>
                    <w:id w:val="1233038152"/>
                    <w:tag w:val="goog_rdk_4133"/>
                  </w:sdtPr>
                  <w:sdtContent>
                    <w:del w:author="Animefor Me" w:id="15" w:date="2026-09-29T09:36:34Z"/>
                  </w:sdtContent>
                </w:sdt>
              </w:ins>
              <w:sdt>
                <w:sdtPr>
                  <w:id w:val="-302340542"/>
                  <w:tag w:val="goog_rdk_413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00643312"/>
        <w:tag w:val="goog_rdk_4139"/>
      </w:sdtPr>
      <w:sdtContent>
        <w:p w:rsidR="00000000" w:rsidDel="00000000" w:rsidP="00000000" w:rsidRDefault="00000000" w:rsidRPr="00000000" w14:paraId="0000039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06551611"/>
              <w:tag w:val="goog_rdk_4136"/>
            </w:sdtPr>
            <w:sdtContent>
              <w:ins w:author="Rossi Rossi" w:id="118" w:date="2026-09-22T06:56:59Z">
                <w:sdt>
                  <w:sdtPr>
                    <w:id w:val="-1914404143"/>
                    <w:tag w:val="goog_rdk_4137"/>
                  </w:sdtPr>
                  <w:sdtContent>
                    <w:del w:author="Animefor Me" w:id="15" w:date="2026-09-29T09:36:34Z"/>
                  </w:sdtContent>
                </w:sdt>
              </w:ins>
              <w:sdt>
                <w:sdtPr>
                  <w:id w:val="-650759279"/>
                  <w:tag w:val="goog_rdk_413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touch ~/.bashrc &amp;&amp; open ~/.bashrc</w:delText>
                      </w:r>
                    </w:del>
                  </w:ins>
                </w:sdtContent>
              </w:sdt>
              <w:ins w:author="Rossi Rossi" w:id="118" w:date="2026-09-22T06:56:59Z">
                <w:del w:author="Animefor Me" w:id="15" w:date="2026-09-29T09:36:34Z"/>
              </w:ins>
            </w:sdtContent>
          </w:sdt>
        </w:p>
      </w:sdtContent>
    </w:sdt>
    <w:sdt>
      <w:sdtPr>
        <w:id w:val="1731325953"/>
        <w:tag w:val="goog_rdk_4143"/>
      </w:sdtPr>
      <w:sdtContent>
        <w:p w:rsidR="00000000" w:rsidDel="00000000" w:rsidP="00000000" w:rsidRDefault="00000000" w:rsidRPr="00000000" w14:paraId="0000039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85411021"/>
              <w:tag w:val="goog_rdk_4140"/>
            </w:sdtPr>
            <w:sdtContent>
              <w:ins w:author="Rossi Rossi" w:id="118" w:date="2026-09-22T06:56:59Z">
                <w:sdt>
                  <w:sdtPr>
                    <w:id w:val="441353678"/>
                    <w:tag w:val="goog_rdk_4141"/>
                  </w:sdtPr>
                  <w:sdtContent>
                    <w:del w:author="Animefor Me" w:id="15" w:date="2026-09-29T09:36:34Z"/>
                  </w:sdtContent>
                </w:sdt>
              </w:ins>
              <w:sdt>
                <w:sdtPr>
                  <w:id w:val="148718673"/>
                  <w:tag w:val="goog_rdk_414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39805466"/>
        <w:tag w:val="goog_rdk_4147"/>
      </w:sdtPr>
      <w:sdtContent>
        <w:p w:rsidR="00000000" w:rsidDel="00000000" w:rsidP="00000000" w:rsidRDefault="00000000" w:rsidRPr="00000000" w14:paraId="0000039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53202076"/>
              <w:tag w:val="goog_rdk_4144"/>
            </w:sdtPr>
            <w:sdtContent>
              <w:ins w:author="Rossi Rossi" w:id="118" w:date="2026-09-22T06:56:59Z">
                <w:sdt>
                  <w:sdtPr>
                    <w:id w:val="-2080090899"/>
                    <w:tag w:val="goog_rdk_4145"/>
                  </w:sdtPr>
                  <w:sdtContent>
                    <w:del w:author="Animefor Me" w:id="15" w:date="2026-09-29T09:36:34Z"/>
                  </w:sdtContent>
                </w:sdt>
              </w:ins>
              <w:sdt>
                <w:sdtPr>
                  <w:id w:val="-317627311"/>
                  <w:tag w:val="goog_rdk_414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118" w:date="2026-09-22T06:56:59Z">
                <w:del w:author="Animefor Me" w:id="15" w:date="2026-09-29T09:36:34Z"/>
              </w:ins>
            </w:sdtContent>
          </w:sdt>
        </w:p>
      </w:sdtContent>
    </w:sdt>
    <w:sdt>
      <w:sdtPr>
        <w:id w:val="-1404302497"/>
        <w:tag w:val="goog_rdk_4151"/>
      </w:sdtPr>
      <w:sdtContent>
        <w:p w:rsidR="00000000" w:rsidDel="00000000" w:rsidP="00000000" w:rsidRDefault="00000000" w:rsidRPr="00000000" w14:paraId="0000039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75631601"/>
              <w:tag w:val="goog_rdk_4148"/>
            </w:sdtPr>
            <w:sdtContent>
              <w:ins w:author="Rossi Rossi" w:id="118" w:date="2026-09-22T06:56:59Z">
                <w:sdt>
                  <w:sdtPr>
                    <w:id w:val="806293521"/>
                    <w:tag w:val="goog_rdk_4149"/>
                  </w:sdtPr>
                  <w:sdtContent>
                    <w:del w:author="Animefor Me" w:id="15" w:date="2026-09-29T09:36:34Z"/>
                  </w:sdtContent>
                </w:sdt>
              </w:ins>
              <w:sdt>
                <w:sdtPr>
                  <w:id w:val="1258855560"/>
                  <w:tag w:val="goog_rdk_415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02763221"/>
        <w:tag w:val="goog_rdk_4155"/>
      </w:sdtPr>
      <w:sdtContent>
        <w:p w:rsidR="00000000" w:rsidDel="00000000" w:rsidP="00000000" w:rsidRDefault="00000000" w:rsidRPr="00000000" w14:paraId="0000039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91094660"/>
              <w:tag w:val="goog_rdk_4152"/>
            </w:sdtPr>
            <w:sdtContent>
              <w:ins w:author="Rossi Rossi" w:id="118" w:date="2026-09-22T06:56:59Z">
                <w:sdt>
                  <w:sdtPr>
                    <w:id w:val="268646084"/>
                    <w:tag w:val="goog_rdk_4153"/>
                  </w:sdtPr>
                  <w:sdtContent>
                    <w:del w:author="Animefor Me" w:id="15" w:date="2026-09-29T09:36:34Z"/>
                  </w:sdtContent>
                </w:sdt>
              </w:ins>
              <w:sdt>
                <w:sdtPr>
                  <w:id w:val="18065939"/>
                  <w:tag w:val="goog_rdk_415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18" w:date="2026-09-22T06:56:59Z">
                <w:del w:author="Animefor Me" w:id="15" w:date="2026-09-29T09:36:34Z"/>
              </w:ins>
            </w:sdtContent>
          </w:sdt>
        </w:p>
      </w:sdtContent>
    </w:sdt>
    <w:sdt>
      <w:sdtPr>
        <w:id w:val="-13404743"/>
        <w:tag w:val="goog_rdk_4159"/>
      </w:sdtPr>
      <w:sdtContent>
        <w:p w:rsidR="00000000" w:rsidDel="00000000" w:rsidP="00000000" w:rsidRDefault="00000000" w:rsidRPr="00000000" w14:paraId="0000039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6972388"/>
              <w:tag w:val="goog_rdk_4156"/>
            </w:sdtPr>
            <w:sdtContent>
              <w:ins w:author="Rossi Rossi" w:id="118" w:date="2026-09-22T06:56:59Z">
                <w:sdt>
                  <w:sdtPr>
                    <w:id w:val="-968939453"/>
                    <w:tag w:val="goog_rdk_4157"/>
                  </w:sdtPr>
                  <w:sdtContent>
                    <w:del w:author="Animefor Me" w:id="15" w:date="2026-09-29T09:36:34Z"/>
                  </w:sdtContent>
                </w:sdt>
              </w:ins>
              <w:sdt>
                <w:sdtPr>
                  <w:id w:val="1069995091"/>
                  <w:tag w:val="goog_rdk_415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933548791"/>
        <w:tag w:val="goog_rdk_4163"/>
      </w:sdtPr>
      <w:sdtContent>
        <w:p w:rsidR="00000000" w:rsidDel="00000000" w:rsidP="00000000" w:rsidRDefault="00000000" w:rsidRPr="00000000" w14:paraId="0000039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53596566"/>
              <w:tag w:val="goog_rdk_4160"/>
            </w:sdtPr>
            <w:sdtContent>
              <w:ins w:author="Rossi Rossi" w:id="118" w:date="2026-09-22T06:56:59Z">
                <w:sdt>
                  <w:sdtPr>
                    <w:id w:val="-1602190963"/>
                    <w:tag w:val="goog_rdk_4161"/>
                  </w:sdtPr>
                  <w:sdtContent>
                    <w:del w:author="Animefor Me" w:id="15" w:date="2026-09-29T09:36:34Z"/>
                  </w:sdtContent>
                </w:sdt>
              </w:ins>
              <w:sdt>
                <w:sdtPr>
                  <w:id w:val="157812183"/>
                  <w:tag w:val="goog_rdk_416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18" w:date="2026-09-22T06:56:59Z">
                <w:del w:author="Animefor Me" w:id="15" w:date="2026-09-29T09:36:34Z"/>
              </w:ins>
            </w:sdtContent>
          </w:sdt>
        </w:p>
      </w:sdtContent>
    </w:sdt>
    <w:sdt>
      <w:sdtPr>
        <w:id w:val="1473352796"/>
        <w:tag w:val="goog_rdk_4167"/>
      </w:sdtPr>
      <w:sdtContent>
        <w:p w:rsidR="00000000" w:rsidDel="00000000" w:rsidP="00000000" w:rsidRDefault="00000000" w:rsidRPr="00000000" w14:paraId="0000039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70156865"/>
              <w:tag w:val="goog_rdk_4164"/>
            </w:sdtPr>
            <w:sdtContent>
              <w:ins w:author="Rossi Rossi" w:id="118" w:date="2026-09-22T06:56:59Z">
                <w:sdt>
                  <w:sdtPr>
                    <w:id w:val="-1830955842"/>
                    <w:tag w:val="goog_rdk_4165"/>
                  </w:sdtPr>
                  <w:sdtContent>
                    <w:del w:author="Animefor Me" w:id="15" w:date="2026-09-29T09:36:34Z"/>
                  </w:sdtContent>
                </w:sdt>
              </w:ins>
              <w:sdt>
                <w:sdtPr>
                  <w:id w:val="1040317691"/>
                  <w:tag w:val="goog_rdk_416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8518618"/>
        <w:tag w:val="goog_rdk_4171"/>
      </w:sdtPr>
      <w:sdtContent>
        <w:p w:rsidR="00000000" w:rsidDel="00000000" w:rsidP="00000000" w:rsidRDefault="00000000" w:rsidRPr="00000000" w14:paraId="0000039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12788324"/>
              <w:tag w:val="goog_rdk_4168"/>
            </w:sdtPr>
            <w:sdtContent>
              <w:ins w:author="Rossi Rossi" w:id="118" w:date="2026-09-22T06:56:59Z">
                <w:sdt>
                  <w:sdtPr>
                    <w:id w:val="1417245705"/>
                    <w:tag w:val="goog_rdk_4169"/>
                  </w:sdtPr>
                  <w:sdtContent>
                    <w:del w:author="Animefor Me" w:id="15" w:date="2026-09-29T09:36:34Z"/>
                  </w:sdtContent>
                </w:sdt>
              </w:ins>
              <w:sdt>
                <w:sdtPr>
                  <w:id w:val="-1355434190"/>
                  <w:tag w:val="goog_rdk_417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source ~/.bashrc</w:delText>
                      </w:r>
                    </w:del>
                  </w:ins>
                </w:sdtContent>
              </w:sdt>
              <w:ins w:author="Rossi Rossi" w:id="118" w:date="2026-09-22T06:56:59Z">
                <w:del w:author="Animefor Me" w:id="15" w:date="2026-09-29T09:36:34Z"/>
              </w:ins>
            </w:sdtContent>
          </w:sdt>
        </w:p>
      </w:sdtContent>
    </w:sdt>
    <w:sdt>
      <w:sdtPr>
        <w:id w:val="-257491377"/>
        <w:tag w:val="goog_rdk_4175"/>
      </w:sdtPr>
      <w:sdtContent>
        <w:p w:rsidR="00000000" w:rsidDel="00000000" w:rsidP="00000000" w:rsidRDefault="00000000" w:rsidRPr="00000000" w14:paraId="0000039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80234080"/>
              <w:tag w:val="goog_rdk_4172"/>
            </w:sdtPr>
            <w:sdtContent>
              <w:ins w:author="Rossi Rossi" w:id="118" w:date="2026-09-22T06:56:59Z">
                <w:sdt>
                  <w:sdtPr>
                    <w:id w:val="-135966131"/>
                    <w:tag w:val="goog_rdk_4173"/>
                  </w:sdtPr>
                  <w:sdtContent>
                    <w:del w:author="Animefor Me" w:id="15" w:date="2026-09-29T09:36:34Z"/>
                  </w:sdtContent>
                </w:sdt>
              </w:ins>
              <w:sdt>
                <w:sdtPr>
                  <w:id w:val="1381526907"/>
                  <w:tag w:val="goog_rdk_417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27890162"/>
        <w:tag w:val="goog_rdk_4179"/>
      </w:sdtPr>
      <w:sdtContent>
        <w:p w:rsidR="00000000" w:rsidDel="00000000" w:rsidP="00000000" w:rsidRDefault="00000000" w:rsidRPr="00000000" w14:paraId="0000039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70832484"/>
              <w:tag w:val="goog_rdk_4176"/>
            </w:sdtPr>
            <w:sdtContent>
              <w:ins w:author="Rossi Rossi" w:id="118" w:date="2026-09-22T06:56:59Z">
                <w:sdt>
                  <w:sdtPr>
                    <w:id w:val="-730912120"/>
                    <w:tag w:val="goog_rdk_4177"/>
                  </w:sdtPr>
                  <w:sdtContent>
                    <w:del w:author="Animefor Me" w:id="15" w:date="2026-09-29T09:36:34Z"/>
                  </w:sdtContent>
                </w:sdt>
              </w:ins>
              <w:sdt>
                <w:sdtPr>
                  <w:id w:val="-1394753526"/>
                  <w:tag w:val="goog_rdk_417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macOS - Zsh</w:delText>
                      </w:r>
                    </w:del>
                  </w:ins>
                </w:sdtContent>
              </w:sdt>
              <w:ins w:author="Rossi Rossi" w:id="118" w:date="2026-09-22T06:56:59Z">
                <w:del w:author="Animefor Me" w:id="15" w:date="2026-09-29T09:36:34Z"/>
              </w:ins>
            </w:sdtContent>
          </w:sdt>
        </w:p>
      </w:sdtContent>
    </w:sdt>
    <w:sdt>
      <w:sdtPr>
        <w:id w:val="746867789"/>
        <w:tag w:val="goog_rdk_4183"/>
      </w:sdtPr>
      <w:sdtContent>
        <w:p w:rsidR="00000000" w:rsidDel="00000000" w:rsidP="00000000" w:rsidRDefault="00000000" w:rsidRPr="00000000" w14:paraId="0000039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86945742"/>
              <w:tag w:val="goog_rdk_4180"/>
            </w:sdtPr>
            <w:sdtContent>
              <w:ins w:author="Rossi Rossi" w:id="118" w:date="2026-09-22T06:56:59Z">
                <w:sdt>
                  <w:sdtPr>
                    <w:id w:val="-1868073427"/>
                    <w:tag w:val="goog_rdk_4181"/>
                  </w:sdtPr>
                  <w:sdtContent>
                    <w:del w:author="Animefor Me" w:id="15" w:date="2026-09-29T09:36:34Z"/>
                  </w:sdtContent>
                </w:sdt>
              </w:ins>
              <w:sdt>
                <w:sdtPr>
                  <w:id w:val="-1514475660"/>
                  <w:tag w:val="goog_rdk_418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38537643"/>
        <w:tag w:val="goog_rdk_4187"/>
      </w:sdtPr>
      <w:sdtContent>
        <w:p w:rsidR="00000000" w:rsidDel="00000000" w:rsidP="00000000" w:rsidRDefault="00000000" w:rsidRPr="00000000" w14:paraId="000003A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72844415"/>
              <w:tag w:val="goog_rdk_4184"/>
            </w:sdtPr>
            <w:sdtContent>
              <w:ins w:author="Rossi Rossi" w:id="118" w:date="2026-09-22T06:56:59Z">
                <w:sdt>
                  <w:sdtPr>
                    <w:id w:val="1387062681"/>
                    <w:tag w:val="goog_rdk_4185"/>
                  </w:sdtPr>
                  <w:sdtContent>
                    <w:del w:author="Animefor Me" w:id="15" w:date="2026-09-29T09:36:34Z"/>
                  </w:sdtContent>
                </w:sdt>
              </w:ins>
              <w:sdt>
                <w:sdtPr>
                  <w:id w:val="2040084643"/>
                  <w:tag w:val="goog_rdk_418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118" w:date="2026-09-22T06:56:59Z">
                <w:del w:author="Animefor Me" w:id="15" w:date="2026-09-29T09:36:34Z"/>
              </w:ins>
            </w:sdtContent>
          </w:sdt>
        </w:p>
      </w:sdtContent>
    </w:sdt>
    <w:sdt>
      <w:sdtPr>
        <w:id w:val="1930180495"/>
        <w:tag w:val="goog_rdk_4191"/>
      </w:sdtPr>
      <w:sdtContent>
        <w:p w:rsidR="00000000" w:rsidDel="00000000" w:rsidP="00000000" w:rsidRDefault="00000000" w:rsidRPr="00000000" w14:paraId="000003A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45040756"/>
              <w:tag w:val="goog_rdk_4188"/>
            </w:sdtPr>
            <w:sdtContent>
              <w:ins w:author="Rossi Rossi" w:id="118" w:date="2026-09-22T06:56:59Z">
                <w:sdt>
                  <w:sdtPr>
                    <w:id w:val="-44475695"/>
                    <w:tag w:val="goog_rdk_4189"/>
                  </w:sdtPr>
                  <w:sdtContent>
                    <w:del w:author="Animefor Me" w:id="15" w:date="2026-09-29T09:36:34Z"/>
                  </w:sdtContent>
                </w:sdt>
              </w:ins>
              <w:sdt>
                <w:sdtPr>
                  <w:id w:val="1049803324"/>
                  <w:tag w:val="goog_rdk_419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96290828"/>
        <w:tag w:val="goog_rdk_4195"/>
      </w:sdtPr>
      <w:sdtContent>
        <w:p w:rsidR="00000000" w:rsidDel="00000000" w:rsidP="00000000" w:rsidRDefault="00000000" w:rsidRPr="00000000" w14:paraId="000003A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71305672"/>
              <w:tag w:val="goog_rdk_4192"/>
            </w:sdtPr>
            <w:sdtContent>
              <w:ins w:author="Rossi Rossi" w:id="118" w:date="2026-09-22T06:56:59Z">
                <w:sdt>
                  <w:sdtPr>
                    <w:id w:val="1671209496"/>
                    <w:tag w:val="goog_rdk_4193"/>
                  </w:sdtPr>
                  <w:sdtContent>
                    <w:del w:author="Animefor Me" w:id="15" w:date="2026-09-29T09:36:34Z"/>
                  </w:sdtContent>
                </w:sdt>
              </w:ins>
              <w:sdt>
                <w:sdtPr>
                  <w:id w:val="571896369"/>
                  <w:tag w:val="goog_rdk_419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~/.zshrc</w:delText>
                      </w:r>
                    </w:del>
                  </w:ins>
                </w:sdtContent>
              </w:sdt>
              <w:ins w:author="Rossi Rossi" w:id="118" w:date="2026-09-22T06:56:59Z">
                <w:del w:author="Animefor Me" w:id="15" w:date="2026-09-29T09:36:34Z"/>
              </w:ins>
            </w:sdtContent>
          </w:sdt>
        </w:p>
      </w:sdtContent>
    </w:sdt>
    <w:sdt>
      <w:sdtPr>
        <w:id w:val="625805808"/>
        <w:tag w:val="goog_rdk_4199"/>
      </w:sdtPr>
      <w:sdtContent>
        <w:p w:rsidR="00000000" w:rsidDel="00000000" w:rsidP="00000000" w:rsidRDefault="00000000" w:rsidRPr="00000000" w14:paraId="000003A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06565685"/>
              <w:tag w:val="goog_rdk_4196"/>
            </w:sdtPr>
            <w:sdtContent>
              <w:ins w:author="Rossi Rossi" w:id="118" w:date="2026-09-22T06:56:59Z">
                <w:sdt>
                  <w:sdtPr>
                    <w:id w:val="710697343"/>
                    <w:tag w:val="goog_rdk_4197"/>
                  </w:sdtPr>
                  <w:sdtContent>
                    <w:del w:author="Animefor Me" w:id="15" w:date="2026-09-29T09:36:34Z"/>
                  </w:sdtContent>
                </w:sdt>
              </w:ins>
              <w:sdt>
                <w:sdtPr>
                  <w:id w:val="-408076968"/>
                  <w:tag w:val="goog_rdk_419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98691044"/>
        <w:tag w:val="goog_rdk_4203"/>
      </w:sdtPr>
      <w:sdtContent>
        <w:p w:rsidR="00000000" w:rsidDel="00000000" w:rsidP="00000000" w:rsidRDefault="00000000" w:rsidRPr="00000000" w14:paraId="000003A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40737967"/>
              <w:tag w:val="goog_rdk_4200"/>
            </w:sdtPr>
            <w:sdtContent>
              <w:ins w:author="Rossi Rossi" w:id="118" w:date="2026-09-22T06:56:59Z">
                <w:sdt>
                  <w:sdtPr>
                    <w:id w:val="-698875764"/>
                    <w:tag w:val="goog_rdk_4201"/>
                  </w:sdtPr>
                  <w:sdtContent>
                    <w:del w:author="Animefor Me" w:id="15" w:date="2026-09-29T09:36:34Z"/>
                  </w:sdtContent>
                </w:sdt>
              </w:ins>
              <w:sdt>
                <w:sdtPr>
                  <w:id w:val="-1796019661"/>
                  <w:tag w:val="goog_rdk_420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not, create one and open it:</w:delText>
                      </w:r>
                    </w:del>
                  </w:ins>
                </w:sdtContent>
              </w:sdt>
              <w:ins w:author="Rossi Rossi" w:id="118" w:date="2026-09-22T06:56:59Z">
                <w:del w:author="Animefor Me" w:id="15" w:date="2026-09-29T09:36:34Z"/>
              </w:ins>
            </w:sdtContent>
          </w:sdt>
        </w:p>
      </w:sdtContent>
    </w:sdt>
    <w:sdt>
      <w:sdtPr>
        <w:id w:val="-956343087"/>
        <w:tag w:val="goog_rdk_4207"/>
      </w:sdtPr>
      <w:sdtContent>
        <w:p w:rsidR="00000000" w:rsidDel="00000000" w:rsidP="00000000" w:rsidRDefault="00000000" w:rsidRPr="00000000" w14:paraId="000003A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89920075"/>
              <w:tag w:val="goog_rdk_4204"/>
            </w:sdtPr>
            <w:sdtContent>
              <w:ins w:author="Rossi Rossi" w:id="118" w:date="2026-09-22T06:56:59Z">
                <w:sdt>
                  <w:sdtPr>
                    <w:id w:val="605192222"/>
                    <w:tag w:val="goog_rdk_4205"/>
                  </w:sdtPr>
                  <w:sdtContent>
                    <w:del w:author="Animefor Me" w:id="15" w:date="2026-09-29T09:36:34Z"/>
                  </w:sdtContent>
                </w:sdt>
              </w:ins>
              <w:sdt>
                <w:sdtPr>
                  <w:id w:val="762035816"/>
                  <w:tag w:val="goog_rdk_420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30516456"/>
        <w:tag w:val="goog_rdk_4211"/>
      </w:sdtPr>
      <w:sdtContent>
        <w:p w:rsidR="00000000" w:rsidDel="00000000" w:rsidP="00000000" w:rsidRDefault="00000000" w:rsidRPr="00000000" w14:paraId="000003A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66796182"/>
              <w:tag w:val="goog_rdk_4208"/>
            </w:sdtPr>
            <w:sdtContent>
              <w:ins w:author="Rossi Rossi" w:id="118" w:date="2026-09-22T06:56:59Z">
                <w:sdt>
                  <w:sdtPr>
                    <w:id w:val="618888566"/>
                    <w:tag w:val="goog_rdk_4209"/>
                  </w:sdtPr>
                  <w:sdtContent>
                    <w:del w:author="Animefor Me" w:id="15" w:date="2026-09-29T09:36:34Z"/>
                  </w:sdtContent>
                </w:sdt>
              </w:ins>
              <w:sdt>
                <w:sdtPr>
                  <w:id w:val="-886042866"/>
                  <w:tag w:val="goog_rdk_421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touch ~/.zshrc &amp;&amp; open ~/.zshrc</w:delText>
                      </w:r>
                    </w:del>
                  </w:ins>
                </w:sdtContent>
              </w:sdt>
              <w:ins w:author="Rossi Rossi" w:id="118" w:date="2026-09-22T06:56:59Z">
                <w:del w:author="Animefor Me" w:id="15" w:date="2026-09-29T09:36:34Z"/>
              </w:ins>
            </w:sdtContent>
          </w:sdt>
        </w:p>
      </w:sdtContent>
    </w:sdt>
    <w:sdt>
      <w:sdtPr>
        <w:id w:val="-331863503"/>
        <w:tag w:val="goog_rdk_4215"/>
      </w:sdtPr>
      <w:sdtContent>
        <w:p w:rsidR="00000000" w:rsidDel="00000000" w:rsidP="00000000" w:rsidRDefault="00000000" w:rsidRPr="00000000" w14:paraId="000003A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77975743"/>
              <w:tag w:val="goog_rdk_4212"/>
            </w:sdtPr>
            <w:sdtContent>
              <w:ins w:author="Rossi Rossi" w:id="118" w:date="2026-09-22T06:56:59Z">
                <w:sdt>
                  <w:sdtPr>
                    <w:id w:val="-750001623"/>
                    <w:tag w:val="goog_rdk_4213"/>
                  </w:sdtPr>
                  <w:sdtContent>
                    <w:del w:author="Animefor Me" w:id="15" w:date="2026-09-29T09:36:34Z"/>
                  </w:sdtContent>
                </w:sdt>
              </w:ins>
              <w:sdt>
                <w:sdtPr>
                  <w:id w:val="-1091255888"/>
                  <w:tag w:val="goog_rdk_421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66957526"/>
        <w:tag w:val="goog_rdk_4219"/>
      </w:sdtPr>
      <w:sdtContent>
        <w:p w:rsidR="00000000" w:rsidDel="00000000" w:rsidP="00000000" w:rsidRDefault="00000000" w:rsidRPr="00000000" w14:paraId="000003A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78079745"/>
              <w:tag w:val="goog_rdk_4216"/>
            </w:sdtPr>
            <w:sdtContent>
              <w:ins w:author="Rossi Rossi" w:id="118" w:date="2026-09-22T06:56:59Z">
                <w:sdt>
                  <w:sdtPr>
                    <w:id w:val="2059532013"/>
                    <w:tag w:val="goog_rdk_4217"/>
                  </w:sdtPr>
                  <w:sdtContent>
                    <w:del w:author="Animefor Me" w:id="15" w:date="2026-09-29T09:36:34Z"/>
                  </w:sdtContent>
                </w:sdt>
              </w:ins>
              <w:sdt>
                <w:sdtPr>
                  <w:id w:val="234935209"/>
                  <w:tag w:val="goog_rdk_421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 the export command:</w:delText>
                      </w:r>
                    </w:del>
                  </w:ins>
                </w:sdtContent>
              </w:sdt>
              <w:ins w:author="Rossi Rossi" w:id="118" w:date="2026-09-22T06:56:59Z">
                <w:del w:author="Animefor Me" w:id="15" w:date="2026-09-29T09:36:34Z"/>
              </w:ins>
            </w:sdtContent>
          </w:sdt>
        </w:p>
      </w:sdtContent>
    </w:sdt>
    <w:sdt>
      <w:sdtPr>
        <w:id w:val="1721510357"/>
        <w:tag w:val="goog_rdk_4223"/>
      </w:sdtPr>
      <w:sdtContent>
        <w:p w:rsidR="00000000" w:rsidDel="00000000" w:rsidP="00000000" w:rsidRDefault="00000000" w:rsidRPr="00000000" w14:paraId="000003A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90440180"/>
              <w:tag w:val="goog_rdk_4220"/>
            </w:sdtPr>
            <w:sdtContent>
              <w:ins w:author="Rossi Rossi" w:id="118" w:date="2026-09-22T06:56:59Z">
                <w:sdt>
                  <w:sdtPr>
                    <w:id w:val="-1046751406"/>
                    <w:tag w:val="goog_rdk_4221"/>
                  </w:sdtPr>
                  <w:sdtContent>
                    <w:del w:author="Animefor Me" w:id="15" w:date="2026-09-29T09:36:34Z"/>
                  </w:sdtContent>
                </w:sdt>
              </w:ins>
              <w:sdt>
                <w:sdtPr>
                  <w:id w:val="375736245"/>
                  <w:tag w:val="goog_rdk_422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85652728"/>
        <w:tag w:val="goog_rdk_4227"/>
      </w:sdtPr>
      <w:sdtContent>
        <w:p w:rsidR="00000000" w:rsidDel="00000000" w:rsidP="00000000" w:rsidRDefault="00000000" w:rsidRPr="00000000" w14:paraId="000003A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54406612"/>
              <w:tag w:val="goog_rdk_4224"/>
            </w:sdtPr>
            <w:sdtContent>
              <w:ins w:author="Rossi Rossi" w:id="118" w:date="2026-09-22T06:56:59Z">
                <w:sdt>
                  <w:sdtPr>
                    <w:id w:val="-1345419874"/>
                    <w:tag w:val="goog_rdk_4225"/>
                  </w:sdtPr>
                  <w:sdtContent>
                    <w:del w:author="Animefor Me" w:id="15" w:date="2026-09-29T09:36:34Z"/>
                  </w:sdtContent>
                </w:sdt>
              </w:ins>
              <w:sdt>
                <w:sdtPr>
                  <w:id w:val="747507891"/>
                  <w:tag w:val="goog_rdk_422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18" w:date="2026-09-22T06:56:59Z">
                <w:del w:author="Animefor Me" w:id="15" w:date="2026-09-29T09:36:34Z"/>
              </w:ins>
            </w:sdtContent>
          </w:sdt>
        </w:p>
      </w:sdtContent>
    </w:sdt>
    <w:sdt>
      <w:sdtPr>
        <w:id w:val="-1872592310"/>
        <w:tag w:val="goog_rdk_4231"/>
      </w:sdtPr>
      <w:sdtContent>
        <w:p w:rsidR="00000000" w:rsidDel="00000000" w:rsidP="00000000" w:rsidRDefault="00000000" w:rsidRPr="00000000" w14:paraId="000003A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28319437"/>
              <w:tag w:val="goog_rdk_4228"/>
            </w:sdtPr>
            <w:sdtContent>
              <w:ins w:author="Rossi Rossi" w:id="118" w:date="2026-09-22T06:56:59Z">
                <w:sdt>
                  <w:sdtPr>
                    <w:id w:val="1076040513"/>
                    <w:tag w:val="goog_rdk_4229"/>
                  </w:sdtPr>
                  <w:sdtContent>
                    <w:del w:author="Animefor Me" w:id="15" w:date="2026-09-29T09:36:34Z"/>
                  </w:sdtContent>
                </w:sdt>
              </w:ins>
              <w:sdt>
                <w:sdtPr>
                  <w:id w:val="406837211"/>
                  <w:tag w:val="goog_rdk_423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5933234"/>
        <w:tag w:val="goog_rdk_4235"/>
      </w:sdtPr>
      <w:sdtContent>
        <w:p w:rsidR="00000000" w:rsidDel="00000000" w:rsidP="00000000" w:rsidRDefault="00000000" w:rsidRPr="00000000" w14:paraId="000003A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42931396"/>
              <w:tag w:val="goog_rdk_4232"/>
            </w:sdtPr>
            <w:sdtContent>
              <w:ins w:author="Rossi Rossi" w:id="118" w:date="2026-09-22T06:56:59Z">
                <w:sdt>
                  <w:sdtPr>
                    <w:id w:val="-326458320"/>
                    <w:tag w:val="goog_rdk_4233"/>
                  </w:sdtPr>
                  <w:sdtContent>
                    <w:del w:author="Animefor Me" w:id="15" w:date="2026-09-29T09:36:34Z"/>
                  </w:sdtContent>
                </w:sdt>
              </w:ins>
              <w:sdt>
                <w:sdtPr>
                  <w:id w:val="-1114653987"/>
                  <w:tag w:val="goog_rdk_423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18" w:date="2026-09-22T06:56:59Z">
                <w:del w:author="Animefor Me" w:id="15" w:date="2026-09-29T09:36:34Z"/>
              </w:ins>
            </w:sdtContent>
          </w:sdt>
        </w:p>
      </w:sdtContent>
    </w:sdt>
    <w:sdt>
      <w:sdtPr>
        <w:id w:val="1857341687"/>
        <w:tag w:val="goog_rdk_4239"/>
      </w:sdtPr>
      <w:sdtContent>
        <w:p w:rsidR="00000000" w:rsidDel="00000000" w:rsidP="00000000" w:rsidRDefault="00000000" w:rsidRPr="00000000" w14:paraId="000003A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10589631"/>
              <w:tag w:val="goog_rdk_4236"/>
            </w:sdtPr>
            <w:sdtContent>
              <w:ins w:author="Rossi Rossi" w:id="118" w:date="2026-09-22T06:56:59Z">
                <w:sdt>
                  <w:sdtPr>
                    <w:id w:val="-23249599"/>
                    <w:tag w:val="goog_rdk_4237"/>
                  </w:sdtPr>
                  <w:sdtContent>
                    <w:del w:author="Animefor Me" w:id="15" w:date="2026-09-29T09:36:34Z"/>
                  </w:sdtContent>
                </w:sdt>
              </w:ins>
              <w:sdt>
                <w:sdtPr>
                  <w:id w:val="1603755119"/>
                  <w:tag w:val="goog_rdk_423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5888571"/>
        <w:tag w:val="goog_rdk_4243"/>
      </w:sdtPr>
      <w:sdtContent>
        <w:p w:rsidR="00000000" w:rsidDel="00000000" w:rsidP="00000000" w:rsidRDefault="00000000" w:rsidRPr="00000000" w14:paraId="000003A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63491417"/>
              <w:tag w:val="goog_rdk_4240"/>
            </w:sdtPr>
            <w:sdtContent>
              <w:ins w:author="Rossi Rossi" w:id="118" w:date="2026-09-22T06:56:59Z">
                <w:sdt>
                  <w:sdtPr>
                    <w:id w:val="-61954499"/>
                    <w:tag w:val="goog_rdk_4241"/>
                  </w:sdtPr>
                  <w:sdtContent>
                    <w:del w:author="Animefor Me" w:id="15" w:date="2026-09-29T09:36:34Z"/>
                  </w:sdtContent>
                </w:sdt>
              </w:ins>
              <w:sdt>
                <w:sdtPr>
                  <w:id w:val="-1982274374"/>
                  <w:tag w:val="goog_rdk_424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source ~/.zshrc</w:delText>
                      </w:r>
                    </w:del>
                  </w:ins>
                </w:sdtContent>
              </w:sdt>
              <w:ins w:author="Rossi Rossi" w:id="118" w:date="2026-09-22T06:56:59Z">
                <w:del w:author="Animefor Me" w:id="15" w:date="2026-09-29T09:36:34Z"/>
              </w:ins>
            </w:sdtContent>
          </w:sdt>
        </w:p>
      </w:sdtContent>
    </w:sdt>
    <w:sdt>
      <w:sdtPr>
        <w:id w:val="-1204138299"/>
        <w:tag w:val="goog_rdk_4247"/>
      </w:sdtPr>
      <w:sdtContent>
        <w:p w:rsidR="00000000" w:rsidDel="00000000" w:rsidP="00000000" w:rsidRDefault="00000000" w:rsidRPr="00000000" w14:paraId="000003A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69048428"/>
              <w:tag w:val="goog_rdk_4244"/>
            </w:sdtPr>
            <w:sdtContent>
              <w:ins w:author="Rossi Rossi" w:id="118" w:date="2026-09-22T06:56:59Z">
                <w:sdt>
                  <w:sdtPr>
                    <w:id w:val="1270861664"/>
                    <w:tag w:val="goog_rdk_4245"/>
                  </w:sdtPr>
                  <w:sdtContent>
                    <w:del w:author="Animefor Me" w:id="15" w:date="2026-09-29T09:36:34Z"/>
                  </w:sdtContent>
                </w:sdt>
              </w:ins>
              <w:sdt>
                <w:sdtPr>
                  <w:id w:val="699649279"/>
                  <w:tag w:val="goog_rdk_424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93534615"/>
        <w:tag w:val="goog_rdk_4251"/>
      </w:sdtPr>
      <w:sdtContent>
        <w:p w:rsidR="00000000" w:rsidDel="00000000" w:rsidP="00000000" w:rsidRDefault="00000000" w:rsidRPr="00000000" w14:paraId="000003B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38131848"/>
              <w:tag w:val="goog_rdk_4248"/>
            </w:sdtPr>
            <w:sdtContent>
              <w:ins w:author="Rossi Rossi" w:id="118" w:date="2026-09-22T06:56:59Z">
                <w:sdt>
                  <w:sdtPr>
                    <w:id w:val="-1727365089"/>
                    <w:tag w:val="goog_rdk_4249"/>
                  </w:sdtPr>
                  <w:sdtContent>
                    <w:del w:author="Animefor Me" w:id="15" w:date="2026-09-29T09:36:34Z"/>
                  </w:sdtContent>
                </w:sdt>
              </w:ins>
              <w:sdt>
                <w:sdtPr>
                  <w:id w:val="-164326696"/>
                  <w:tag w:val="goog_rdk_425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Windows</w:delText>
                      </w:r>
                    </w:del>
                  </w:ins>
                </w:sdtContent>
              </w:sdt>
              <w:ins w:author="Rossi Rossi" w:id="118" w:date="2026-09-22T06:56:59Z">
                <w:del w:author="Animefor Me" w:id="15" w:date="2026-09-29T09:36:34Z"/>
              </w:ins>
            </w:sdtContent>
          </w:sdt>
        </w:p>
      </w:sdtContent>
    </w:sdt>
    <w:sdt>
      <w:sdtPr>
        <w:id w:val="-1747139672"/>
        <w:tag w:val="goog_rdk_4255"/>
      </w:sdtPr>
      <w:sdtContent>
        <w:p w:rsidR="00000000" w:rsidDel="00000000" w:rsidP="00000000" w:rsidRDefault="00000000" w:rsidRPr="00000000" w14:paraId="000003B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81716004"/>
              <w:tag w:val="goog_rdk_4252"/>
            </w:sdtPr>
            <w:sdtContent>
              <w:ins w:author="Rossi Rossi" w:id="118" w:date="2026-09-22T06:56:59Z">
                <w:sdt>
                  <w:sdtPr>
                    <w:id w:val="-617069084"/>
                    <w:tag w:val="goog_rdk_4253"/>
                  </w:sdtPr>
                  <w:sdtContent>
                    <w:del w:author="Animefor Me" w:id="15" w:date="2026-09-29T09:36:34Z"/>
                  </w:sdtContent>
                </w:sdt>
              </w:ins>
              <w:sdt>
                <w:sdtPr>
                  <w:id w:val="1227795485"/>
                  <w:tag w:val="goog_rdk_425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59208945"/>
        <w:tag w:val="goog_rdk_4259"/>
      </w:sdtPr>
      <w:sdtContent>
        <w:p w:rsidR="00000000" w:rsidDel="00000000" w:rsidP="00000000" w:rsidRDefault="00000000" w:rsidRPr="00000000" w14:paraId="000003B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62333482"/>
              <w:tag w:val="goog_rdk_4256"/>
            </w:sdtPr>
            <w:sdtContent>
              <w:ins w:author="Rossi Rossi" w:id="118" w:date="2026-09-22T06:56:59Z">
                <w:sdt>
                  <w:sdtPr>
                    <w:id w:val="998563509"/>
                    <w:tag w:val="goog_rdk_4257"/>
                  </w:sdtPr>
                  <w:sdtContent>
                    <w:del w:author="Animefor Me" w:id="15" w:date="2026-09-29T09:36:34Z"/>
                  </w:sdtContent>
                </w:sdt>
              </w:ins>
              <w:sdt>
                <w:sdtPr>
                  <w:id w:val="-1271832894"/>
                  <w:tag w:val="goog_rdk_425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118" w:date="2026-09-22T06:56:59Z">
                <w:del w:author="Animefor Me" w:id="15" w:date="2026-09-29T09:36:34Z"/>
              </w:ins>
            </w:sdtContent>
          </w:sdt>
        </w:p>
      </w:sdtContent>
    </w:sdt>
    <w:sdt>
      <w:sdtPr>
        <w:id w:val="1192501922"/>
        <w:tag w:val="goog_rdk_4263"/>
      </w:sdtPr>
      <w:sdtContent>
        <w:p w:rsidR="00000000" w:rsidDel="00000000" w:rsidP="00000000" w:rsidRDefault="00000000" w:rsidRPr="00000000" w14:paraId="000003B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75717789"/>
              <w:tag w:val="goog_rdk_4260"/>
            </w:sdtPr>
            <w:sdtContent>
              <w:ins w:author="Rossi Rossi" w:id="118" w:date="2026-09-22T06:56:59Z">
                <w:sdt>
                  <w:sdtPr>
                    <w:id w:val="148348800"/>
                    <w:tag w:val="goog_rdk_4261"/>
                  </w:sdtPr>
                  <w:sdtContent>
                    <w:del w:author="Animefor Me" w:id="15" w:date="2026-09-29T09:36:34Z"/>
                  </w:sdtContent>
                </w:sdt>
              </w:ins>
              <w:sdt>
                <w:sdtPr>
                  <w:id w:val="902123563"/>
                  <w:tag w:val="goog_rdk_426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118" w:date="2026-09-22T06:56:59Z">
                <w:del w:author="Animefor Me" w:id="15" w:date="2026-09-29T09:36:34Z"/>
              </w:ins>
            </w:sdtContent>
          </w:sdt>
        </w:p>
      </w:sdtContent>
    </w:sdt>
    <w:sdt>
      <w:sdtPr>
        <w:id w:val="-721581620"/>
        <w:tag w:val="goog_rdk_4267"/>
      </w:sdtPr>
      <w:sdtContent>
        <w:p w:rsidR="00000000" w:rsidDel="00000000" w:rsidP="00000000" w:rsidRDefault="00000000" w:rsidRPr="00000000" w14:paraId="000003B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22233728"/>
              <w:tag w:val="goog_rdk_4264"/>
            </w:sdtPr>
            <w:sdtContent>
              <w:ins w:author="Rossi Rossi" w:id="118" w:date="2026-09-22T06:56:59Z">
                <w:sdt>
                  <w:sdtPr>
                    <w:id w:val="843484690"/>
                    <w:tag w:val="goog_rdk_4265"/>
                  </w:sdtPr>
                  <w:sdtContent>
                    <w:del w:author="Animefor Me" w:id="15" w:date="2026-09-29T09:36:34Z"/>
                  </w:sdtContent>
                </w:sdt>
              </w:ins>
              <w:sdt>
                <w:sdtPr>
                  <w:id w:val="716827643"/>
                  <w:tag w:val="goog_rdk_426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118" w:date="2026-09-22T06:56:59Z">
                <w:del w:author="Animefor Me" w:id="15" w:date="2026-09-29T09:36:34Z"/>
              </w:ins>
            </w:sdtContent>
          </w:sdt>
        </w:p>
      </w:sdtContent>
    </w:sdt>
    <w:sdt>
      <w:sdtPr>
        <w:id w:val="1447555950"/>
        <w:tag w:val="goog_rdk_4271"/>
      </w:sdtPr>
      <w:sdtContent>
        <w:p w:rsidR="00000000" w:rsidDel="00000000" w:rsidP="00000000" w:rsidRDefault="00000000" w:rsidRPr="00000000" w14:paraId="000003B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61118596"/>
              <w:tag w:val="goog_rdk_4268"/>
            </w:sdtPr>
            <w:sdtContent>
              <w:ins w:author="Rossi Rossi" w:id="118" w:date="2026-09-22T06:56:59Z">
                <w:sdt>
                  <w:sdtPr>
                    <w:id w:val="599338032"/>
                    <w:tag w:val="goog_rdk_4269"/>
                  </w:sdtPr>
                  <w:sdtContent>
                    <w:del w:author="Animefor Me" w:id="15" w:date="2026-09-29T09:36:34Z"/>
                  </w:sdtContent>
                </w:sdt>
              </w:ins>
              <w:sdt>
                <w:sdtPr>
                  <w:id w:val="861863994"/>
                  <w:tag w:val="goog_rdk_427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118" w:date="2026-09-22T06:56:59Z">
                <w:del w:author="Animefor Me" w:id="15" w:date="2026-09-29T09:36:34Z"/>
              </w:ins>
            </w:sdtContent>
          </w:sdt>
        </w:p>
      </w:sdtContent>
    </w:sdt>
    <w:sdt>
      <w:sdtPr>
        <w:id w:val="2043066475"/>
        <w:tag w:val="goog_rdk_4275"/>
      </w:sdtPr>
      <w:sdtContent>
        <w:p w:rsidR="00000000" w:rsidDel="00000000" w:rsidP="00000000" w:rsidRDefault="00000000" w:rsidRPr="00000000" w14:paraId="000003B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55475992"/>
              <w:tag w:val="goog_rdk_4272"/>
            </w:sdtPr>
            <w:sdtContent>
              <w:ins w:author="Rossi Rossi" w:id="118" w:date="2026-09-22T06:56:59Z">
                <w:sdt>
                  <w:sdtPr>
                    <w:id w:val="-257936977"/>
                    <w:tag w:val="goog_rdk_4273"/>
                  </w:sdtPr>
                  <w:sdtContent>
                    <w:del w:author="Animefor Me" w:id="15" w:date="2026-09-29T09:36:34Z"/>
                  </w:sdtContent>
                </w:sdt>
              </w:ins>
              <w:sdt>
                <w:sdtPr>
                  <w:id w:val="-392681412"/>
                  <w:tag w:val="goog_rdk_427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18" w:date="2026-09-22T06:56:59Z">
                <w:del w:author="Animefor Me" w:id="15" w:date="2026-09-29T09:36:34Z"/>
              </w:ins>
            </w:sdtContent>
          </w:sdt>
        </w:p>
      </w:sdtContent>
    </w:sdt>
    <w:sdt>
      <w:sdtPr>
        <w:id w:val="-1391208325"/>
        <w:tag w:val="goog_rdk_4279"/>
      </w:sdtPr>
      <w:sdtContent>
        <w:p w:rsidR="00000000" w:rsidDel="00000000" w:rsidP="00000000" w:rsidRDefault="00000000" w:rsidRPr="00000000" w14:paraId="000003B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63079786"/>
              <w:tag w:val="goog_rdk_4276"/>
            </w:sdtPr>
            <w:sdtContent>
              <w:ins w:author="Rossi Rossi" w:id="118" w:date="2026-09-22T06:56:59Z">
                <w:sdt>
                  <w:sdtPr>
                    <w:id w:val="1467133143"/>
                    <w:tag w:val="goog_rdk_4277"/>
                  </w:sdtPr>
                  <w:sdtContent>
                    <w:del w:author="Animefor Me" w:id="15" w:date="2026-09-29T09:36:34Z"/>
                  </w:sdtContent>
                </w:sdt>
              </w:ins>
              <w:sdt>
                <w:sdtPr>
                  <w:id w:val="-1476075478"/>
                  <w:tag w:val="goog_rdk_427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86902499"/>
        <w:tag w:val="goog_rdk_4283"/>
      </w:sdtPr>
      <w:sdtContent>
        <w:p w:rsidR="00000000" w:rsidDel="00000000" w:rsidP="00000000" w:rsidRDefault="00000000" w:rsidRPr="00000000" w14:paraId="000003B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1549182"/>
              <w:tag w:val="goog_rdk_4280"/>
            </w:sdtPr>
            <w:sdtContent>
              <w:ins w:author="Rossi Rossi" w:id="118" w:date="2026-09-22T06:56:59Z">
                <w:sdt>
                  <w:sdtPr>
                    <w:id w:val="-1367848009"/>
                    <w:tag w:val="goog_rdk_4281"/>
                  </w:sdtPr>
                  <w:sdtContent>
                    <w:del w:author="Animefor Me" w:id="15" w:date="2026-09-29T09:36:34Z"/>
                  </w:sdtContent>
                </w:sdt>
              </w:ins>
              <w:sdt>
                <w:sdtPr>
                  <w:id w:val="205611787"/>
                  <w:tag w:val="goog_rdk_428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18" w:date="2026-09-22T06:56:59Z">
                <w:del w:author="Animefor Me" w:id="15" w:date="2026-09-29T09:36:34Z"/>
              </w:ins>
            </w:sdtContent>
          </w:sdt>
        </w:p>
      </w:sdtContent>
    </w:sdt>
    <w:sdt>
      <w:sdtPr>
        <w:id w:val="-142774235"/>
        <w:tag w:val="goog_rdk_4287"/>
      </w:sdtPr>
      <w:sdtContent>
        <w:p w:rsidR="00000000" w:rsidDel="00000000" w:rsidP="00000000" w:rsidRDefault="00000000" w:rsidRPr="00000000" w14:paraId="000003B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03341163"/>
              <w:tag w:val="goog_rdk_4284"/>
            </w:sdtPr>
            <w:sdtContent>
              <w:ins w:author="Rossi Rossi" w:id="118" w:date="2026-09-22T06:56:59Z">
                <w:sdt>
                  <w:sdtPr>
                    <w:id w:val="1285276335"/>
                    <w:tag w:val="goog_rdk_4285"/>
                  </w:sdtPr>
                  <w:sdtContent>
                    <w:del w:author="Animefor Me" w:id="15" w:date="2026-09-29T09:36:34Z"/>
                  </w:sdtContent>
                </w:sdt>
              </w:ins>
              <w:sdt>
                <w:sdtPr>
                  <w:id w:val="231320225"/>
                  <w:tag w:val="goog_rdk_428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15241959"/>
        <w:tag w:val="goog_rdk_4291"/>
      </w:sdtPr>
      <w:sdtContent>
        <w:p w:rsidR="00000000" w:rsidDel="00000000" w:rsidP="00000000" w:rsidRDefault="00000000" w:rsidRPr="00000000" w14:paraId="000003B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74975559"/>
              <w:tag w:val="goog_rdk_4288"/>
            </w:sdtPr>
            <w:sdtContent>
              <w:ins w:author="Rossi Rossi" w:id="118" w:date="2026-09-22T06:56:59Z">
                <w:sdt>
                  <w:sdtPr>
                    <w:id w:val="-1865444230"/>
                    <w:tag w:val="goog_rdk_4289"/>
                  </w:sdtPr>
                  <w:sdtContent>
                    <w:del w:author="Animefor Me" w:id="15" w:date="2026-09-29T09:36:34Z"/>
                  </w:sdtContent>
                </w:sdt>
              </w:ins>
              <w:sdt>
                <w:sdtPr>
                  <w:id w:val="-578212218"/>
                  <w:tag w:val="goog_rdk_429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18" w:date="2026-09-22T06:56:59Z">
                <w:del w:author="Animefor Me" w:id="15" w:date="2026-09-29T09:36:34Z"/>
              </w:ins>
            </w:sdtContent>
          </w:sdt>
        </w:p>
      </w:sdtContent>
    </w:sdt>
    <w:sdt>
      <w:sdtPr>
        <w:id w:val="1483309637"/>
        <w:tag w:val="goog_rdk_4295"/>
      </w:sdtPr>
      <w:sdtContent>
        <w:p w:rsidR="00000000" w:rsidDel="00000000" w:rsidP="00000000" w:rsidRDefault="00000000" w:rsidRPr="00000000" w14:paraId="000003B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44017783"/>
              <w:tag w:val="goog_rdk_4292"/>
            </w:sdtPr>
            <w:sdtContent>
              <w:ins w:author="Rossi Rossi" w:id="118" w:date="2026-09-22T06:56:59Z">
                <w:sdt>
                  <w:sdtPr>
                    <w:id w:val="-1791316179"/>
                    <w:tag w:val="goog_rdk_4293"/>
                  </w:sdtPr>
                  <w:sdtContent>
                    <w:del w:author="Animefor Me" w:id="15" w:date="2026-09-29T09:36:34Z"/>
                  </w:sdtContent>
                </w:sdt>
              </w:ins>
              <w:sdt>
                <w:sdtPr>
                  <w:id w:val="2061450776"/>
                  <w:tag w:val="goog_rdk_429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18" w:date="2026-09-22T06:56:59Z">
                <w:del w:author="Animefor Me" w:id="15" w:date="2026-09-29T09:36:34Z"/>
              </w:ins>
            </w:sdtContent>
          </w:sdt>
        </w:p>
      </w:sdtContent>
    </w:sdt>
    <w:sdt>
      <w:sdtPr>
        <w:id w:val="-634700048"/>
        <w:tag w:val="goog_rdk_4299"/>
      </w:sdtPr>
      <w:sdtContent>
        <w:p w:rsidR="00000000" w:rsidDel="00000000" w:rsidP="00000000" w:rsidRDefault="00000000" w:rsidRPr="00000000" w14:paraId="000003B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29942708"/>
              <w:tag w:val="goog_rdk_4296"/>
            </w:sdtPr>
            <w:sdtContent>
              <w:ins w:author="Rossi Rossi" w:id="118" w:date="2026-09-22T06:56:59Z">
                <w:sdt>
                  <w:sdtPr>
                    <w:id w:val="-1440112110"/>
                    <w:tag w:val="goog_rdk_4297"/>
                  </w:sdtPr>
                  <w:sdtContent>
                    <w:del w:author="Animefor Me" w:id="15" w:date="2026-09-29T09:36:34Z"/>
                  </w:sdtContent>
                </w:sdt>
              </w:ins>
              <w:sdt>
                <w:sdtPr>
                  <w:id w:val="-552004754"/>
                  <w:tag w:val="goog_rdk_429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23615321"/>
        <w:tag w:val="goog_rdk_4303"/>
      </w:sdtPr>
      <w:sdtContent>
        <w:p w:rsidR="00000000" w:rsidDel="00000000" w:rsidP="00000000" w:rsidRDefault="00000000" w:rsidRPr="00000000" w14:paraId="000003B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91820010"/>
              <w:tag w:val="goog_rdk_4300"/>
            </w:sdtPr>
            <w:sdtContent>
              <w:ins w:author="Rossi Rossi" w:id="118" w:date="2026-09-22T06:56:59Z">
                <w:sdt>
                  <w:sdtPr>
                    <w:id w:val="1826906860"/>
                    <w:tag w:val="goog_rdk_4301"/>
                  </w:sdtPr>
                  <w:sdtContent>
                    <w:del w:author="Animefor Me" w:id="15" w:date="2026-09-29T09:36:34Z"/>
                  </w:sdtContent>
                </w:sdt>
              </w:ins>
              <w:sdt>
                <w:sdtPr>
                  <w:id w:val="2136471338"/>
                  <w:tag w:val="goog_rdk_430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Python</w:delText>
                      </w:r>
                    </w:del>
                  </w:ins>
                </w:sdtContent>
              </w:sdt>
              <w:ins w:author="Rossi Rossi" w:id="118" w:date="2026-09-22T06:56:59Z">
                <w:del w:author="Animefor Me" w:id="15" w:date="2026-09-29T09:36:34Z"/>
              </w:ins>
            </w:sdtContent>
          </w:sdt>
        </w:p>
      </w:sdtContent>
    </w:sdt>
    <w:sdt>
      <w:sdtPr>
        <w:id w:val="1867692681"/>
        <w:tag w:val="goog_rdk_4307"/>
      </w:sdtPr>
      <w:sdtContent>
        <w:p w:rsidR="00000000" w:rsidDel="00000000" w:rsidP="00000000" w:rsidRDefault="00000000" w:rsidRPr="00000000" w14:paraId="000003B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3068527"/>
              <w:tag w:val="goog_rdk_4304"/>
            </w:sdtPr>
            <w:sdtContent>
              <w:ins w:author="Rossi Rossi" w:id="118" w:date="2026-09-22T06:56:59Z">
                <w:sdt>
                  <w:sdtPr>
                    <w:id w:val="826793986"/>
                    <w:tag w:val="goog_rdk_4305"/>
                  </w:sdtPr>
                  <w:sdtContent>
                    <w:del w:author="Animefor Me" w:id="15" w:date="2026-09-29T09:36:34Z"/>
                  </w:sdtContent>
                </w:sdt>
              </w:ins>
              <w:sdt>
                <w:sdtPr>
                  <w:id w:val="1590367538"/>
                  <w:tag w:val="goog_rdk_4306"/>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720423"/>
        <w:tag w:val="goog_rdk_4311"/>
      </w:sdtPr>
      <w:sdtContent>
        <w:p w:rsidR="00000000" w:rsidDel="00000000" w:rsidP="00000000" w:rsidRDefault="00000000" w:rsidRPr="00000000" w14:paraId="000003B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40085877"/>
              <w:tag w:val="goog_rdk_4308"/>
            </w:sdtPr>
            <w:sdtContent>
              <w:ins w:author="Rossi Rossi" w:id="118" w:date="2026-09-22T06:56:59Z">
                <w:sdt>
                  <w:sdtPr>
                    <w:id w:val="1067310587"/>
                    <w:tag w:val="goog_rdk_4309"/>
                  </w:sdtPr>
                  <w:sdtContent>
                    <w:del w:author="Animefor Me" w:id="15" w:date="2026-09-29T09:36:34Z"/>
                  </w:sdtContent>
                </w:sdt>
              </w:ins>
              <w:sdt>
                <w:sdtPr>
                  <w:id w:val="357686373"/>
                  <w:tag w:val="goog_rdk_431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from google import genai</w:delText>
                      </w:r>
                    </w:del>
                  </w:ins>
                </w:sdtContent>
              </w:sdt>
              <w:ins w:author="Rossi Rossi" w:id="118" w:date="2026-09-22T06:56:59Z">
                <w:del w:author="Animefor Me" w:id="15" w:date="2026-09-29T09:36:34Z"/>
              </w:ins>
            </w:sdtContent>
          </w:sdt>
        </w:p>
      </w:sdtContent>
    </w:sdt>
    <w:sdt>
      <w:sdtPr>
        <w:id w:val="-889520889"/>
        <w:tag w:val="goog_rdk_4315"/>
      </w:sdtPr>
      <w:sdtContent>
        <w:p w:rsidR="00000000" w:rsidDel="00000000" w:rsidP="00000000" w:rsidRDefault="00000000" w:rsidRPr="00000000" w14:paraId="000003C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97188619"/>
              <w:tag w:val="goog_rdk_4312"/>
            </w:sdtPr>
            <w:sdtContent>
              <w:ins w:author="Rossi Rossi" w:id="118" w:date="2026-09-22T06:56:59Z">
                <w:sdt>
                  <w:sdtPr>
                    <w:id w:val="1407506033"/>
                    <w:tag w:val="goog_rdk_4313"/>
                  </w:sdtPr>
                  <w:sdtContent>
                    <w:del w:author="Animefor Me" w:id="15" w:date="2026-09-29T09:36:34Z"/>
                  </w:sdtContent>
                </w:sdt>
              </w:ins>
              <w:sdt>
                <w:sdtPr>
                  <w:id w:val="88409308"/>
                  <w:tag w:val="goog_rdk_4314"/>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34778957"/>
        <w:tag w:val="goog_rdk_4319"/>
      </w:sdtPr>
      <w:sdtContent>
        <w:p w:rsidR="00000000" w:rsidDel="00000000" w:rsidP="00000000" w:rsidRDefault="00000000" w:rsidRPr="00000000" w14:paraId="000003C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24713846"/>
              <w:tag w:val="goog_rdk_4316"/>
            </w:sdtPr>
            <w:sdtContent>
              <w:ins w:author="Rossi Rossi" w:id="118" w:date="2026-09-22T06:56:59Z">
                <w:sdt>
                  <w:sdtPr>
                    <w:id w:val="-842211864"/>
                    <w:tag w:val="goog_rdk_4317"/>
                  </w:sdtPr>
                  <w:sdtContent>
                    <w:del w:author="Animefor Me" w:id="15" w:date="2026-09-29T09:36:34Z"/>
                  </w:sdtContent>
                </w:sdt>
              </w:ins>
              <w:sdt>
                <w:sdtPr>
                  <w:id w:val="-1786144247"/>
                  <w:tag w:val="goog_rdk_431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118" w:date="2026-09-22T06:56:59Z">
                <w:del w:author="Animefor Me" w:id="15" w:date="2026-09-29T09:36:34Z"/>
              </w:ins>
            </w:sdtContent>
          </w:sdt>
        </w:p>
      </w:sdtContent>
    </w:sdt>
    <w:sdt>
      <w:sdtPr>
        <w:id w:val="-1631199370"/>
        <w:tag w:val="goog_rdk_4325"/>
      </w:sdtPr>
      <w:sdtContent>
        <w:p w:rsidR="00000000" w:rsidDel="00000000" w:rsidP="00000000" w:rsidRDefault="00000000" w:rsidRPr="00000000" w14:paraId="000003C2">
          <w:pPr>
            <w:numPr>
              <w:ilvl w:val="1"/>
              <w:numId w:val="2"/>
            </w:numPr>
            <w:ind w:left="502" w:hanging="360"/>
            <w:rPr>
              <w:ins w:author="Jai Dharshan" w:id="139" w:date="2026-09-26T08:06:24Z"/>
              <w:del w:author="Animefor Me" w:id="15" w:date="2026-09-29T09:36:34Z"/>
            </w:rPr>
            <w:pPrChange w:author="Devika G" w:id="0" w:date="2026-10-01T08:48:34Z">
              <w:pPr>
                <w:numPr>
                  <w:ilvl w:val="1"/>
                  <w:numId w:val="9"/>
                </w:numPr>
                <w:ind w:left="502" w:hanging="360"/>
              </w:pPr>
            </w:pPrChange>
          </w:pPr>
          <w:sdt>
            <w:sdtPr>
              <w:id w:val="376612034"/>
              <w:tag w:val="goog_rdk_4322"/>
            </w:sdtPr>
            <w:sdtContent>
              <w:ins w:author="Jai Dharshan" w:id="139" w:date="2026-09-26T08:06:24Z">
                <w:sdt>
                  <w:sdtPr>
                    <w:id w:val="2018673233"/>
                    <w:tag w:val="goog_rdk_4323"/>
                  </w:sdtPr>
                  <w:sdtContent>
                    <w:del w:author="Animefor Me" w:id="15" w:date="2026-09-29T09:36:34Z"/>
                  </w:sdtContent>
                </w:sdt>
              </w:ins>
              <w:sdt>
                <w:sdtPr>
                  <w:id w:val="-1232408965"/>
                  <w:tag w:val="goog_rdk_4324"/>
                </w:sdtPr>
                <w:sdtContent>
                  <w:ins w:author="Jai Dharshan" w:id="139" w:date="2026-09-26T08:06:24Z">
                    <w:del w:author="Animefor Me" w:id="15" w:date="2026-09-29T09:36:34Z">
                      <w:r w:rsidDel="00000000" w:rsidR="00000000" w:rsidRPr="00000000">
                        <w:rPr>
                          <w:rtl w:val="0"/>
                        </w:rPr>
                      </w:r>
                    </w:del>
                  </w:ins>
                </w:sdtContent>
              </w:sdt>
              <w:ins w:author="Jai Dharshan" w:id="139" w:date="2026-09-26T08:06:24Z">
                <w:del w:author="Animefor Me" w:id="15" w:date="2026-09-29T09:36:34Z"/>
              </w:ins>
            </w:sdtContent>
          </w:sdt>
        </w:p>
      </w:sdtContent>
    </w:sdt>
    <w:sdt>
      <w:sdtPr>
        <w:id w:val="-1849267386"/>
        <w:tag w:val="goog_rdk_4331"/>
      </w:sdtPr>
      <w:sdtContent>
        <w:p w:rsidR="00000000" w:rsidDel="00000000" w:rsidP="00000000" w:rsidRDefault="00000000" w:rsidRPr="00000000" w14:paraId="000003C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25718470"/>
              <w:tag w:val="goog_rdk_4328"/>
            </w:sdtPr>
            <w:sdtContent>
              <w:ins w:author="Rossi Rossi" w:id="118" w:date="2026-09-22T06:56:59Z">
                <w:sdt>
                  <w:sdtPr>
                    <w:id w:val="-1228034496"/>
                    <w:tag w:val="goog_rdk_4329"/>
                  </w:sdtPr>
                  <w:sdtContent>
                    <w:del w:author="Animefor Me" w:id="15" w:date="2026-09-29T09:36:34Z"/>
                  </w:sdtContent>
                </w:sdt>
              </w:ins>
              <w:sdt>
                <w:sdtPr>
                  <w:id w:val="-1321893587"/>
                  <w:tag w:val="goog_rdk_4330"/>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25050009"/>
        <w:tag w:val="goog_rdk_4335"/>
      </w:sdtPr>
      <w:sdtContent>
        <w:p w:rsidR="00000000" w:rsidDel="00000000" w:rsidP="00000000" w:rsidRDefault="00000000" w:rsidRPr="00000000" w14:paraId="000003C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61782372"/>
              <w:tag w:val="goog_rdk_4332"/>
            </w:sdtPr>
            <w:sdtContent>
              <w:ins w:author="Rossi Rossi" w:id="118" w:date="2026-09-22T06:56:59Z">
                <w:sdt>
                  <w:sdtPr>
                    <w:id w:val="1622842376"/>
                    <w:tag w:val="goog_rdk_4333"/>
                  </w:sdtPr>
                  <w:sdtContent>
                    <w:del w:author="Animefor Me" w:id="15" w:date="2026-09-29T09:36:34Z"/>
                  </w:sdtContent>
                </w:sdt>
              </w:ins>
              <w:sdt>
                <w:sdtPr>
                  <w:id w:val="1006242333"/>
                  <w:tag w:val="goog_rdk_433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18" w:date="2026-09-22T06:56:59Z">
                <w:del w:author="Animefor Me" w:id="15" w:date="2026-09-29T09:36:34Z"/>
              </w:ins>
            </w:sdtContent>
          </w:sdt>
        </w:p>
      </w:sdtContent>
    </w:sdt>
    <w:sdt>
      <w:sdtPr>
        <w:id w:val="140294516"/>
        <w:tag w:val="goog_rdk_4339"/>
      </w:sdtPr>
      <w:sdtContent>
        <w:p w:rsidR="00000000" w:rsidDel="00000000" w:rsidP="00000000" w:rsidRDefault="00000000" w:rsidRPr="00000000" w14:paraId="000003C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64640606"/>
              <w:tag w:val="goog_rdk_4336"/>
            </w:sdtPr>
            <w:sdtContent>
              <w:ins w:author="Rossi Rossi" w:id="118" w:date="2026-09-22T06:56:59Z">
                <w:sdt>
                  <w:sdtPr>
                    <w:id w:val="-1646195413"/>
                    <w:tag w:val="goog_rdk_4337"/>
                  </w:sdtPr>
                  <w:sdtContent>
                    <w:del w:author="Animefor Me" w:id="15" w:date="2026-09-29T09:36:34Z"/>
                  </w:sdtContent>
                </w:sdt>
              </w:ins>
              <w:sdt>
                <w:sdtPr>
                  <w:id w:val="368109029"/>
                  <w:tag w:val="goog_rdk_433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model="gemini-3.8-flash",</w:delText>
                      </w:r>
                    </w:del>
                  </w:ins>
                </w:sdtContent>
              </w:sdt>
              <w:ins w:author="Rossi Rossi" w:id="118" w:date="2026-09-22T06:56:59Z">
                <w:del w:author="Animefor Me" w:id="15" w:date="2026-09-29T09:36:34Z"/>
              </w:ins>
            </w:sdtContent>
          </w:sdt>
        </w:p>
      </w:sdtContent>
    </w:sdt>
    <w:sdt>
      <w:sdtPr>
        <w:id w:val="1169299241"/>
        <w:tag w:val="goog_rdk_4344"/>
      </w:sdtPr>
      <w:sdtContent>
        <w:p w:rsidR="00000000" w:rsidDel="00000000" w:rsidP="00000000" w:rsidRDefault="00000000" w:rsidRPr="00000000" w14:paraId="000003C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44445928"/>
              <w:tag w:val="goog_rdk_4340"/>
            </w:sdtPr>
            <w:sdtContent>
              <w:ins w:author="Rossi Rossi" w:id="118" w:date="2026-09-22T06:56:59Z">
                <w:sdt>
                  <w:sdtPr>
                    <w:id w:val="-283365673"/>
                    <w:tag w:val="goog_rdk_4341"/>
                  </w:sdtPr>
                  <w:sdtContent>
                    <w:del w:author="Animefor Me" w:id="15" w:date="2026-09-29T09:36:34Z"/>
                  </w:sdtContent>
                </w:sdt>
              </w:ins>
              <w:sdt>
                <w:sdtPr>
                  <w:id w:val="-1709598854"/>
                  <w:tag w:val="goog_rdk_434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18" w:date="2026-09-22T06:56:59Z">
                <w:del w:author="Animefor Me" w:id="15" w:date="2026-09-29T09:36:34Z">
                  <w:sdt>
                    <w:sdtPr>
                      <w:id w:val="-798836347"/>
                      <w:tag w:val="goog_rdk_4343"/>
                    </w:sdtPr>
                    <w:sdtContent>
                      <w:r w:rsidDel="00000000" w:rsidR="00000000" w:rsidRPr="00000000">
                        <w:rPr>
                          <w:rtl w:val="0"/>
                        </w:rPr>
                      </w:r>
                    </w:sdtContent>
                  </w:sdt>
                </w:del>
              </w:ins>
            </w:sdtContent>
          </w:sdt>
        </w:p>
      </w:sdtContent>
    </w:sdt>
    <w:sdt>
      <w:sdtPr>
        <w:id w:val="-1372832433"/>
        <w:tag w:val="goog_rdk_4348"/>
      </w:sdtPr>
      <w:sdtContent>
        <w:p w:rsidR="00000000" w:rsidDel="00000000" w:rsidP="00000000" w:rsidRDefault="00000000" w:rsidRPr="00000000" w14:paraId="000003C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72627437"/>
              <w:tag w:val="goog_rdk_4345"/>
            </w:sdtPr>
            <w:sdtContent>
              <w:ins w:author="Rossi Rossi" w:id="118" w:date="2026-09-22T06:56:59Z">
                <w:sdt>
                  <w:sdtPr>
                    <w:id w:val="514258779"/>
                    <w:tag w:val="goog_rdk_4346"/>
                  </w:sdtPr>
                  <w:sdtContent>
                    <w:del w:author="Animefor Me" w:id="15" w:date="2026-09-29T09:36:34Z"/>
                  </w:sdtContent>
                </w:sdt>
              </w:ins>
              <w:sdt>
                <w:sdtPr>
                  <w:id w:val="114250455"/>
                  <w:tag w:val="goog_rdk_434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193861157"/>
        <w:tag w:val="goog_rdk_4352"/>
      </w:sdtPr>
      <w:sdtContent>
        <w:p w:rsidR="00000000" w:rsidDel="00000000" w:rsidP="00000000" w:rsidRDefault="00000000" w:rsidRPr="00000000" w14:paraId="000003C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64667928"/>
              <w:tag w:val="goog_rdk_4349"/>
            </w:sdtPr>
            <w:sdtContent>
              <w:ins w:author="Rossi Rossi" w:id="118" w:date="2026-09-22T06:56:59Z">
                <w:sdt>
                  <w:sdtPr>
                    <w:id w:val="-1101119364"/>
                    <w:tag w:val="goog_rdk_4350"/>
                  </w:sdtPr>
                  <w:sdtContent>
                    <w:del w:author="Animefor Me" w:id="15" w:date="2026-09-29T09:36:34Z"/>
                  </w:sdtContent>
                </w:sdt>
              </w:ins>
              <w:sdt>
                <w:sdtPr>
                  <w:id w:val="-590767137"/>
                  <w:tag w:val="goog_rdk_435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print(interaction.output_text)</w:delText>
                      </w:r>
                    </w:del>
                  </w:ins>
                </w:sdtContent>
              </w:sdt>
              <w:ins w:author="Rossi Rossi" w:id="118" w:date="2026-09-22T06:56:59Z">
                <w:del w:author="Animefor Me" w:id="15" w:date="2026-09-29T09:36:34Z"/>
              </w:ins>
            </w:sdtContent>
          </w:sdt>
        </w:p>
      </w:sdtContent>
    </w:sdt>
    <w:sdt>
      <w:sdtPr>
        <w:id w:val="1511716097"/>
        <w:tag w:val="goog_rdk_4356"/>
      </w:sdtPr>
      <w:sdtContent>
        <w:p w:rsidR="00000000" w:rsidDel="00000000" w:rsidP="00000000" w:rsidRDefault="00000000" w:rsidRPr="00000000" w14:paraId="000003C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04188827"/>
              <w:tag w:val="goog_rdk_4353"/>
            </w:sdtPr>
            <w:sdtContent>
              <w:ins w:author="Rossi Rossi" w:id="118" w:date="2026-09-22T06:56:59Z">
                <w:sdt>
                  <w:sdtPr>
                    <w:id w:val="-354867670"/>
                    <w:tag w:val="goog_rdk_4354"/>
                  </w:sdtPr>
                  <w:sdtContent>
                    <w:del w:author="Animefor Me" w:id="15" w:date="2026-09-29T09:36:34Z"/>
                  </w:sdtContent>
                </w:sdt>
              </w:ins>
              <w:sdt>
                <w:sdtPr>
                  <w:id w:val="1434170354"/>
                  <w:tag w:val="goog_rdk_435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17297024"/>
        <w:tag w:val="goog_rdk_4360"/>
      </w:sdtPr>
      <w:sdtContent>
        <w:p w:rsidR="00000000" w:rsidDel="00000000" w:rsidP="00000000" w:rsidRDefault="00000000" w:rsidRPr="00000000" w14:paraId="000003C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4040999"/>
              <w:tag w:val="goog_rdk_4357"/>
            </w:sdtPr>
            <w:sdtContent>
              <w:ins w:author="Rossi Rossi" w:id="118" w:date="2026-09-22T06:56:59Z">
                <w:sdt>
                  <w:sdtPr>
                    <w:id w:val="1633752091"/>
                    <w:tag w:val="goog_rdk_4358"/>
                  </w:sdtPr>
                  <w:sdtContent>
                    <w:del w:author="Animefor Me" w:id="15" w:date="2026-09-29T09:36:34Z"/>
                  </w:sdtContent>
                </w:sdt>
              </w:ins>
              <w:sdt>
                <w:sdtPr>
                  <w:id w:val="-917913215"/>
                  <w:tag w:val="goog_rdk_435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JavaScript</w:delText>
                      </w:r>
                    </w:del>
                  </w:ins>
                </w:sdtContent>
              </w:sdt>
              <w:ins w:author="Rossi Rossi" w:id="118" w:date="2026-09-22T06:56:59Z">
                <w:del w:author="Animefor Me" w:id="15" w:date="2026-09-29T09:36:34Z"/>
              </w:ins>
            </w:sdtContent>
          </w:sdt>
        </w:p>
      </w:sdtContent>
    </w:sdt>
    <w:sdt>
      <w:sdtPr>
        <w:id w:val="-1417591671"/>
        <w:tag w:val="goog_rdk_4364"/>
      </w:sdtPr>
      <w:sdtContent>
        <w:p w:rsidR="00000000" w:rsidDel="00000000" w:rsidP="00000000" w:rsidRDefault="00000000" w:rsidRPr="00000000" w14:paraId="000003C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14930464"/>
              <w:tag w:val="goog_rdk_4361"/>
            </w:sdtPr>
            <w:sdtContent>
              <w:ins w:author="Rossi Rossi" w:id="118" w:date="2026-09-22T06:56:59Z">
                <w:sdt>
                  <w:sdtPr>
                    <w:id w:val="83816455"/>
                    <w:tag w:val="goog_rdk_4362"/>
                  </w:sdtPr>
                  <w:sdtContent>
                    <w:del w:author="Animefor Me" w:id="15" w:date="2026-09-29T09:36:34Z"/>
                  </w:sdtContent>
                </w:sdt>
              </w:ins>
              <w:sdt>
                <w:sdtPr>
                  <w:id w:val="-497263554"/>
                  <w:tag w:val="goog_rdk_436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25343620"/>
        <w:tag w:val="goog_rdk_4368"/>
      </w:sdtPr>
      <w:sdtContent>
        <w:p w:rsidR="00000000" w:rsidDel="00000000" w:rsidP="00000000" w:rsidRDefault="00000000" w:rsidRPr="00000000" w14:paraId="000003C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29854172"/>
              <w:tag w:val="goog_rdk_4365"/>
            </w:sdtPr>
            <w:sdtContent>
              <w:ins w:author="Rossi Rossi" w:id="118" w:date="2026-09-22T06:56:59Z">
                <w:sdt>
                  <w:sdtPr>
                    <w:id w:val="-130286882"/>
                    <w:tag w:val="goog_rdk_4366"/>
                  </w:sdtPr>
                  <w:sdtContent>
                    <w:del w:author="Animefor Me" w:id="15" w:date="2026-09-29T09:36:34Z"/>
                  </w:sdtContent>
                </w:sdt>
              </w:ins>
              <w:sdt>
                <w:sdtPr>
                  <w:id w:val="1544111403"/>
                  <w:tag w:val="goog_rdk_436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18" w:date="2026-09-22T06:56:59Z">
                <w:del w:author="Animefor Me" w:id="15" w:date="2026-09-29T09:36:34Z"/>
              </w:ins>
            </w:sdtContent>
          </w:sdt>
        </w:p>
      </w:sdtContent>
    </w:sdt>
    <w:sdt>
      <w:sdtPr>
        <w:id w:val="-76559871"/>
        <w:tag w:val="goog_rdk_4372"/>
      </w:sdtPr>
      <w:sdtContent>
        <w:p w:rsidR="00000000" w:rsidDel="00000000" w:rsidP="00000000" w:rsidRDefault="00000000" w:rsidRPr="00000000" w14:paraId="000003C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97901821"/>
              <w:tag w:val="goog_rdk_4369"/>
            </w:sdtPr>
            <w:sdtContent>
              <w:ins w:author="Rossi Rossi" w:id="118" w:date="2026-09-22T06:56:59Z">
                <w:sdt>
                  <w:sdtPr>
                    <w:id w:val="-1490178891"/>
                    <w:tag w:val="goog_rdk_4370"/>
                  </w:sdtPr>
                  <w:sdtContent>
                    <w:del w:author="Animefor Me" w:id="15" w:date="2026-09-29T09:36:34Z"/>
                  </w:sdtContent>
                </w:sdt>
              </w:ins>
              <w:sdt>
                <w:sdtPr>
                  <w:id w:val="1993191015"/>
                  <w:tag w:val="goog_rdk_437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17914242"/>
        <w:tag w:val="goog_rdk_4376"/>
      </w:sdtPr>
      <w:sdtContent>
        <w:p w:rsidR="00000000" w:rsidDel="00000000" w:rsidP="00000000" w:rsidRDefault="00000000" w:rsidRPr="00000000" w14:paraId="000003C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32759701"/>
              <w:tag w:val="goog_rdk_4373"/>
            </w:sdtPr>
            <w:sdtContent>
              <w:ins w:author="Rossi Rossi" w:id="118" w:date="2026-09-22T06:56:59Z">
                <w:sdt>
                  <w:sdtPr>
                    <w:id w:val="-1308645011"/>
                    <w:tag w:val="goog_rdk_4374"/>
                  </w:sdtPr>
                  <w:sdtContent>
                    <w:del w:author="Animefor Me" w:id="15" w:date="2026-09-29T09:36:34Z"/>
                  </w:sdtContent>
                </w:sdt>
              </w:ins>
              <w:sdt>
                <w:sdtPr>
                  <w:id w:val="619219873"/>
                  <w:tag w:val="goog_rdk_437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18" w:date="2026-09-22T06:56:59Z">
                <w:del w:author="Animefor Me" w:id="15" w:date="2026-09-29T09:36:34Z"/>
              </w:ins>
            </w:sdtContent>
          </w:sdt>
        </w:p>
      </w:sdtContent>
    </w:sdt>
    <w:sdt>
      <w:sdtPr>
        <w:id w:val="905647978"/>
        <w:tag w:val="goog_rdk_4380"/>
      </w:sdtPr>
      <w:sdtContent>
        <w:p w:rsidR="00000000" w:rsidDel="00000000" w:rsidP="00000000" w:rsidRDefault="00000000" w:rsidRPr="00000000" w14:paraId="000003C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15056086"/>
              <w:tag w:val="goog_rdk_4377"/>
            </w:sdtPr>
            <w:sdtContent>
              <w:ins w:author="Rossi Rossi" w:id="118" w:date="2026-09-22T06:56:59Z">
                <w:sdt>
                  <w:sdtPr>
                    <w:id w:val="1485055792"/>
                    <w:tag w:val="goog_rdk_4378"/>
                  </w:sdtPr>
                  <w:sdtContent>
                    <w:del w:author="Animefor Me" w:id="15" w:date="2026-09-29T09:36:34Z"/>
                  </w:sdtContent>
                </w:sdt>
              </w:ins>
              <w:sdt>
                <w:sdtPr>
                  <w:id w:val="-1692752382"/>
                  <w:tag w:val="goog_rdk_437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25418010"/>
        <w:tag w:val="goog_rdk_4384"/>
      </w:sdtPr>
      <w:sdtContent>
        <w:p w:rsidR="00000000" w:rsidDel="00000000" w:rsidP="00000000" w:rsidRDefault="00000000" w:rsidRPr="00000000" w14:paraId="000003D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81446314"/>
              <w:tag w:val="goog_rdk_4381"/>
            </w:sdtPr>
            <w:sdtContent>
              <w:ins w:author="Rossi Rossi" w:id="118" w:date="2026-09-22T06:56:59Z">
                <w:sdt>
                  <w:sdtPr>
                    <w:id w:val="195323192"/>
                    <w:tag w:val="goog_rdk_4382"/>
                  </w:sdtPr>
                  <w:sdtContent>
                    <w:del w:author="Animefor Me" w:id="15" w:date="2026-09-29T09:36:34Z"/>
                  </w:sdtContent>
                </w:sdt>
              </w:ins>
              <w:sdt>
                <w:sdtPr>
                  <w:id w:val="-488278812"/>
                  <w:tag w:val="goog_rdk_438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async function main() {</w:delText>
                      </w:r>
                    </w:del>
                  </w:ins>
                </w:sdtContent>
              </w:sdt>
              <w:ins w:author="Rossi Rossi" w:id="118" w:date="2026-09-22T06:56:59Z">
                <w:del w:author="Animefor Me" w:id="15" w:date="2026-09-29T09:36:34Z"/>
              </w:ins>
            </w:sdtContent>
          </w:sdt>
        </w:p>
      </w:sdtContent>
    </w:sdt>
    <w:sdt>
      <w:sdtPr>
        <w:id w:val="-1961161721"/>
        <w:tag w:val="goog_rdk_4388"/>
      </w:sdtPr>
      <w:sdtContent>
        <w:p w:rsidR="00000000" w:rsidDel="00000000" w:rsidP="00000000" w:rsidRDefault="00000000" w:rsidRPr="00000000" w14:paraId="000003D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23981419"/>
              <w:tag w:val="goog_rdk_4385"/>
            </w:sdtPr>
            <w:sdtContent>
              <w:ins w:author="Rossi Rossi" w:id="118" w:date="2026-09-22T06:56:59Z">
                <w:sdt>
                  <w:sdtPr>
                    <w:id w:val="-1592259636"/>
                    <w:tag w:val="goog_rdk_4386"/>
                  </w:sdtPr>
                  <w:sdtContent>
                    <w:del w:author="Animefor Me" w:id="15" w:date="2026-09-29T09:36:34Z"/>
                  </w:sdtContent>
                </w:sdt>
              </w:ins>
              <w:sdt>
                <w:sdtPr>
                  <w:id w:val="-116330648"/>
                  <w:tag w:val="goog_rdk_438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18" w:date="2026-09-22T06:56:59Z">
                <w:del w:author="Animefor Me" w:id="15" w:date="2026-09-29T09:36:34Z"/>
              </w:ins>
            </w:sdtContent>
          </w:sdt>
        </w:p>
      </w:sdtContent>
    </w:sdt>
    <w:sdt>
      <w:sdtPr>
        <w:id w:val="399403271"/>
        <w:tag w:val="goog_rdk_4392"/>
      </w:sdtPr>
      <w:sdtContent>
        <w:p w:rsidR="00000000" w:rsidDel="00000000" w:rsidP="00000000" w:rsidRDefault="00000000" w:rsidRPr="00000000" w14:paraId="000003D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55789384"/>
              <w:tag w:val="goog_rdk_4389"/>
            </w:sdtPr>
            <w:sdtContent>
              <w:ins w:author="Rossi Rossi" w:id="118" w:date="2026-09-22T06:56:59Z">
                <w:sdt>
                  <w:sdtPr>
                    <w:id w:val="-1412196570"/>
                    <w:tag w:val="goog_rdk_4390"/>
                  </w:sdtPr>
                  <w:sdtContent>
                    <w:del w:author="Animefor Me" w:id="15" w:date="2026-09-29T09:36:34Z"/>
                  </w:sdtContent>
                </w:sdt>
              </w:ins>
              <w:sdt>
                <w:sdtPr>
                  <w:id w:val="-645145868"/>
                  <w:tag w:val="goog_rdk_439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8" w:date="2026-09-22T06:56:59Z">
                <w:del w:author="Animefor Me" w:id="15" w:date="2026-09-29T09:36:34Z"/>
              </w:ins>
            </w:sdtContent>
          </w:sdt>
        </w:p>
      </w:sdtContent>
    </w:sdt>
    <w:sdt>
      <w:sdtPr>
        <w:id w:val="724829039"/>
        <w:tag w:val="goog_rdk_4396"/>
      </w:sdtPr>
      <w:sdtContent>
        <w:p w:rsidR="00000000" w:rsidDel="00000000" w:rsidP="00000000" w:rsidRDefault="00000000" w:rsidRPr="00000000" w14:paraId="000003D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1823350"/>
              <w:tag w:val="goog_rdk_4393"/>
            </w:sdtPr>
            <w:sdtContent>
              <w:ins w:author="Rossi Rossi" w:id="118" w:date="2026-09-22T06:56:59Z">
                <w:sdt>
                  <w:sdtPr>
                    <w:id w:val="660808183"/>
                    <w:tag w:val="goog_rdk_4394"/>
                  </w:sdtPr>
                  <w:sdtContent>
                    <w:del w:author="Animefor Me" w:id="15" w:date="2026-09-29T09:36:34Z"/>
                  </w:sdtContent>
                </w:sdt>
              </w:ins>
              <w:sdt>
                <w:sdtPr>
                  <w:id w:val="35736919"/>
                  <w:tag w:val="goog_rdk_439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8" w:date="2026-09-22T06:56:59Z">
                <w:del w:author="Animefor Me" w:id="15" w:date="2026-09-29T09:36:34Z"/>
              </w:ins>
            </w:sdtContent>
          </w:sdt>
        </w:p>
      </w:sdtContent>
    </w:sdt>
    <w:sdt>
      <w:sdtPr>
        <w:id w:val="1842768336"/>
        <w:tag w:val="goog_rdk_4400"/>
      </w:sdtPr>
      <w:sdtContent>
        <w:p w:rsidR="00000000" w:rsidDel="00000000" w:rsidP="00000000" w:rsidRDefault="00000000" w:rsidRPr="00000000" w14:paraId="000003D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58393246"/>
              <w:tag w:val="goog_rdk_4397"/>
            </w:sdtPr>
            <w:sdtContent>
              <w:ins w:author="Rossi Rossi" w:id="118" w:date="2026-09-22T06:56:59Z">
                <w:sdt>
                  <w:sdtPr>
                    <w:id w:val="-920113138"/>
                    <w:tag w:val="goog_rdk_4398"/>
                  </w:sdtPr>
                  <w:sdtContent>
                    <w:del w:author="Animefor Me" w:id="15" w:date="2026-09-29T09:36:34Z"/>
                  </w:sdtContent>
                </w:sdt>
              </w:ins>
              <w:sdt>
                <w:sdtPr>
                  <w:id w:val="-1790877547"/>
                  <w:tag w:val="goog_rdk_439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186476986"/>
        <w:tag w:val="goog_rdk_4404"/>
      </w:sdtPr>
      <w:sdtContent>
        <w:p w:rsidR="00000000" w:rsidDel="00000000" w:rsidP="00000000" w:rsidRDefault="00000000" w:rsidRPr="00000000" w14:paraId="000003D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31910352"/>
              <w:tag w:val="goog_rdk_4401"/>
            </w:sdtPr>
            <w:sdtContent>
              <w:ins w:author="Rossi Rossi" w:id="118" w:date="2026-09-22T06:56:59Z">
                <w:sdt>
                  <w:sdtPr>
                    <w:id w:val="1466849201"/>
                    <w:tag w:val="goog_rdk_4402"/>
                  </w:sdtPr>
                  <w:sdtContent>
                    <w:del w:author="Animefor Me" w:id="15" w:date="2026-09-29T09:36:34Z"/>
                  </w:sdtContent>
                </w:sdt>
              </w:ins>
              <w:sdt>
                <w:sdtPr>
                  <w:id w:val="2121945968"/>
                  <w:tag w:val="goog_rdk_440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18" w:date="2026-09-22T06:56:59Z">
                <w:del w:author="Animefor Me" w:id="15" w:date="2026-09-29T09:36:34Z"/>
              </w:ins>
            </w:sdtContent>
          </w:sdt>
        </w:p>
      </w:sdtContent>
    </w:sdt>
    <w:sdt>
      <w:sdtPr>
        <w:id w:val="1521620019"/>
        <w:tag w:val="goog_rdk_4408"/>
      </w:sdtPr>
      <w:sdtContent>
        <w:p w:rsidR="00000000" w:rsidDel="00000000" w:rsidP="00000000" w:rsidRDefault="00000000" w:rsidRPr="00000000" w14:paraId="000003D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99499189"/>
              <w:tag w:val="goog_rdk_4405"/>
            </w:sdtPr>
            <w:sdtContent>
              <w:ins w:author="Rossi Rossi" w:id="118" w:date="2026-09-22T06:56:59Z">
                <w:sdt>
                  <w:sdtPr>
                    <w:id w:val="-1497113684"/>
                    <w:tag w:val="goog_rdk_4406"/>
                  </w:sdtPr>
                  <w:sdtContent>
                    <w:del w:author="Animefor Me" w:id="15" w:date="2026-09-29T09:36:34Z"/>
                  </w:sdtContent>
                </w:sdt>
              </w:ins>
              <w:sdt>
                <w:sdtPr>
                  <w:id w:val="679121595"/>
                  <w:tag w:val="goog_rdk_440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978894300"/>
        <w:tag w:val="goog_rdk_4412"/>
      </w:sdtPr>
      <w:sdtContent>
        <w:p w:rsidR="00000000" w:rsidDel="00000000" w:rsidP="00000000" w:rsidRDefault="00000000" w:rsidRPr="00000000" w14:paraId="000003D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42033221"/>
              <w:tag w:val="goog_rdk_4409"/>
            </w:sdtPr>
            <w:sdtContent>
              <w:ins w:author="Rossi Rossi" w:id="118" w:date="2026-09-22T06:56:59Z">
                <w:sdt>
                  <w:sdtPr>
                    <w:id w:val="-1187471776"/>
                    <w:tag w:val="goog_rdk_4410"/>
                  </w:sdtPr>
                  <w:sdtContent>
                    <w:del w:author="Animefor Me" w:id="15" w:date="2026-09-29T09:36:34Z"/>
                  </w:sdtContent>
                </w:sdt>
              </w:ins>
              <w:sdt>
                <w:sdtPr>
                  <w:id w:val="1372285493"/>
                  <w:tag w:val="goog_rdk_441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96041798"/>
        <w:tag w:val="goog_rdk_4416"/>
      </w:sdtPr>
      <w:sdtContent>
        <w:p w:rsidR="00000000" w:rsidDel="00000000" w:rsidP="00000000" w:rsidRDefault="00000000" w:rsidRPr="00000000" w14:paraId="000003D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26012897"/>
              <w:tag w:val="goog_rdk_4413"/>
            </w:sdtPr>
            <w:sdtContent>
              <w:ins w:author="Rossi Rossi" w:id="118" w:date="2026-09-22T06:56:59Z">
                <w:sdt>
                  <w:sdtPr>
                    <w:id w:val="-1269366120"/>
                    <w:tag w:val="goog_rdk_4414"/>
                  </w:sdtPr>
                  <w:sdtContent>
                    <w:del w:author="Animefor Me" w:id="15" w:date="2026-09-29T09:36:34Z"/>
                  </w:sdtContent>
                </w:sdt>
              </w:ins>
              <w:sdt>
                <w:sdtPr>
                  <w:id w:val="-282635021"/>
                  <w:tag w:val="goog_rdk_441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main();</w:delText>
                      </w:r>
                    </w:del>
                  </w:ins>
                </w:sdtContent>
              </w:sdt>
              <w:ins w:author="Rossi Rossi" w:id="118" w:date="2026-09-22T06:56:59Z">
                <w:del w:author="Animefor Me" w:id="15" w:date="2026-09-29T09:36:34Z"/>
              </w:ins>
            </w:sdtContent>
          </w:sdt>
        </w:p>
      </w:sdtContent>
    </w:sdt>
    <w:sdt>
      <w:sdtPr>
        <w:id w:val="1818686551"/>
        <w:tag w:val="goog_rdk_4420"/>
      </w:sdtPr>
      <w:sdtContent>
        <w:p w:rsidR="00000000" w:rsidDel="00000000" w:rsidP="00000000" w:rsidRDefault="00000000" w:rsidRPr="00000000" w14:paraId="000003D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57368020"/>
              <w:tag w:val="goog_rdk_4417"/>
            </w:sdtPr>
            <w:sdtContent>
              <w:ins w:author="Rossi Rossi" w:id="118" w:date="2026-09-22T06:56:59Z">
                <w:sdt>
                  <w:sdtPr>
                    <w:id w:val="1494717799"/>
                    <w:tag w:val="goog_rdk_4418"/>
                  </w:sdtPr>
                  <w:sdtContent>
                    <w:del w:author="Animefor Me" w:id="15" w:date="2026-09-29T09:36:34Z"/>
                  </w:sdtContent>
                </w:sdt>
              </w:ins>
              <w:sdt>
                <w:sdtPr>
                  <w:id w:val="1637755331"/>
                  <w:tag w:val="goog_rdk_441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09716972"/>
        <w:tag w:val="goog_rdk_4424"/>
      </w:sdtPr>
      <w:sdtContent>
        <w:p w:rsidR="00000000" w:rsidDel="00000000" w:rsidP="00000000" w:rsidRDefault="00000000" w:rsidRPr="00000000" w14:paraId="000003D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0022826"/>
              <w:tag w:val="goog_rdk_4421"/>
            </w:sdtPr>
            <w:sdtContent>
              <w:ins w:author="Rossi Rossi" w:id="118" w:date="2026-09-22T06:56:59Z">
                <w:sdt>
                  <w:sdtPr>
                    <w:id w:val="-1745247987"/>
                    <w:tag w:val="goog_rdk_4422"/>
                  </w:sdtPr>
                  <w:sdtContent>
                    <w:del w:author="Animefor Me" w:id="15" w:date="2026-09-29T09:36:34Z"/>
                  </w:sdtContent>
                </w:sdt>
              </w:ins>
              <w:sdt>
                <w:sdtPr>
                  <w:id w:val="1625597114"/>
                  <w:tag w:val="goog_rdk_442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w:delText>
                      </w:r>
                    </w:del>
                  </w:ins>
                </w:sdtContent>
              </w:sdt>
              <w:ins w:author="Rossi Rossi" w:id="118" w:date="2026-09-22T06:56:59Z">
                <w:del w:author="Animefor Me" w:id="15" w:date="2026-09-29T09:36:34Z"/>
              </w:ins>
            </w:sdtContent>
          </w:sdt>
        </w:p>
      </w:sdtContent>
    </w:sdt>
    <w:sdt>
      <w:sdtPr>
        <w:id w:val="-1794672987"/>
        <w:tag w:val="goog_rdk_4428"/>
      </w:sdtPr>
      <w:sdtContent>
        <w:p w:rsidR="00000000" w:rsidDel="00000000" w:rsidP="00000000" w:rsidRDefault="00000000" w:rsidRPr="00000000" w14:paraId="000003D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62344653"/>
              <w:tag w:val="goog_rdk_4425"/>
            </w:sdtPr>
            <w:sdtContent>
              <w:ins w:author="Rossi Rossi" w:id="118" w:date="2026-09-22T06:56:59Z">
                <w:sdt>
                  <w:sdtPr>
                    <w:id w:val="437257424"/>
                    <w:tag w:val="goog_rdk_4426"/>
                  </w:sdtPr>
                  <w:sdtContent>
                    <w:del w:author="Animefor Me" w:id="15" w:date="2026-09-29T09:36:34Z"/>
                  </w:sdtContent>
                </w:sdt>
              </w:ins>
              <w:sdt>
                <w:sdtPr>
                  <w:id w:val="544473071"/>
                  <w:tag w:val="goog_rdk_442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90449525"/>
        <w:tag w:val="goog_rdk_4432"/>
      </w:sdtPr>
      <w:sdtContent>
        <w:p w:rsidR="00000000" w:rsidDel="00000000" w:rsidP="00000000" w:rsidRDefault="00000000" w:rsidRPr="00000000" w14:paraId="000003D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5558045"/>
              <w:tag w:val="goog_rdk_4429"/>
            </w:sdtPr>
            <w:sdtContent>
              <w:ins w:author="Rossi Rossi" w:id="118" w:date="2026-09-22T06:56:59Z">
                <w:sdt>
                  <w:sdtPr>
                    <w:id w:val="-646780956"/>
                    <w:tag w:val="goog_rdk_4430"/>
                  </w:sdtPr>
                  <w:sdtContent>
                    <w:del w:author="Animefor Me" w:id="15" w:date="2026-09-29T09:36:34Z"/>
                  </w:sdtContent>
                </w:sdt>
              </w:ins>
              <w:sdt>
                <w:sdtPr>
                  <w:id w:val="1841407246"/>
                  <w:tag w:val="goog_rdk_443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com.google.genai.Client;</w:delText>
                      </w:r>
                    </w:del>
                  </w:ins>
                </w:sdtContent>
              </w:sdt>
              <w:ins w:author="Rossi Rossi" w:id="118" w:date="2026-09-22T06:56:59Z">
                <w:del w:author="Animefor Me" w:id="15" w:date="2026-09-29T09:36:34Z"/>
              </w:ins>
            </w:sdtContent>
          </w:sdt>
        </w:p>
      </w:sdtContent>
    </w:sdt>
    <w:sdt>
      <w:sdtPr>
        <w:id w:val="1545975784"/>
        <w:tag w:val="goog_rdk_4436"/>
      </w:sdtPr>
      <w:sdtContent>
        <w:p w:rsidR="00000000" w:rsidDel="00000000" w:rsidP="00000000" w:rsidRDefault="00000000" w:rsidRPr="00000000" w14:paraId="000003D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68482304"/>
              <w:tag w:val="goog_rdk_4433"/>
            </w:sdtPr>
            <w:sdtContent>
              <w:ins w:author="Rossi Rossi" w:id="118" w:date="2026-09-22T06:56:59Z">
                <w:sdt>
                  <w:sdtPr>
                    <w:id w:val="2003053363"/>
                    <w:tag w:val="goog_rdk_4434"/>
                  </w:sdtPr>
                  <w:sdtContent>
                    <w:del w:author="Animefor Me" w:id="15" w:date="2026-09-29T09:36:34Z"/>
                  </w:sdtContent>
                </w:sdt>
              </w:ins>
              <w:sdt>
                <w:sdtPr>
                  <w:id w:val="-803854771"/>
                  <w:tag w:val="goog_rdk_443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18" w:date="2026-09-22T06:56:59Z">
                <w:del w:author="Animefor Me" w:id="15" w:date="2026-09-29T09:36:34Z"/>
              </w:ins>
            </w:sdtContent>
          </w:sdt>
        </w:p>
      </w:sdtContent>
    </w:sdt>
    <w:sdt>
      <w:sdtPr>
        <w:id w:val="514581456"/>
        <w:tag w:val="goog_rdk_4440"/>
      </w:sdtPr>
      <w:sdtContent>
        <w:p w:rsidR="00000000" w:rsidDel="00000000" w:rsidP="00000000" w:rsidRDefault="00000000" w:rsidRPr="00000000" w14:paraId="000003D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47132264"/>
              <w:tag w:val="goog_rdk_4437"/>
            </w:sdtPr>
            <w:sdtContent>
              <w:ins w:author="Rossi Rossi" w:id="118" w:date="2026-09-22T06:56:59Z">
                <w:sdt>
                  <w:sdtPr>
                    <w:id w:val="265138344"/>
                    <w:tag w:val="goog_rdk_4438"/>
                  </w:sdtPr>
                  <w:sdtContent>
                    <w:del w:author="Animefor Me" w:id="15" w:date="2026-09-29T09:36:34Z"/>
                  </w:sdtContent>
                </w:sdt>
              </w:ins>
              <w:sdt>
                <w:sdtPr>
                  <w:id w:val="1285947922"/>
                  <w:tag w:val="goog_rdk_443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18" w:date="2026-09-22T06:56:59Z">
                <w:del w:author="Animefor Me" w:id="15" w:date="2026-09-29T09:36:34Z"/>
              </w:ins>
            </w:sdtContent>
          </w:sdt>
        </w:p>
      </w:sdtContent>
    </w:sdt>
    <w:sdt>
      <w:sdtPr>
        <w:id w:val="-912588714"/>
        <w:tag w:val="goog_rdk_4444"/>
      </w:sdtPr>
      <w:sdtContent>
        <w:p w:rsidR="00000000" w:rsidDel="00000000" w:rsidP="00000000" w:rsidRDefault="00000000" w:rsidRPr="00000000" w14:paraId="000003D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07842149"/>
              <w:tag w:val="goog_rdk_4441"/>
            </w:sdtPr>
            <w:sdtContent>
              <w:ins w:author="Rossi Rossi" w:id="118" w:date="2026-09-22T06:56:59Z">
                <w:sdt>
                  <w:sdtPr>
                    <w:id w:val="534107701"/>
                    <w:tag w:val="goog_rdk_4442"/>
                  </w:sdtPr>
                  <w:sdtContent>
                    <w:del w:author="Animefor Me" w:id="15" w:date="2026-09-29T09:36:34Z"/>
                  </w:sdtContent>
                </w:sdt>
              </w:ins>
              <w:sdt>
                <w:sdtPr>
                  <w:id w:val="348515565"/>
                  <w:tag w:val="goog_rdk_444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18" w:date="2026-09-22T06:56:59Z">
                <w:del w:author="Animefor Me" w:id="15" w:date="2026-09-29T09:36:34Z"/>
              </w:ins>
            </w:sdtContent>
          </w:sdt>
        </w:p>
      </w:sdtContent>
    </w:sdt>
    <w:sdt>
      <w:sdtPr>
        <w:id w:val="-354504275"/>
        <w:tag w:val="goog_rdk_4448"/>
      </w:sdtPr>
      <w:sdtContent>
        <w:p w:rsidR="00000000" w:rsidDel="00000000" w:rsidP="00000000" w:rsidRDefault="00000000" w:rsidRPr="00000000" w14:paraId="000003E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11953453"/>
              <w:tag w:val="goog_rdk_4445"/>
            </w:sdtPr>
            <w:sdtContent>
              <w:ins w:author="Rossi Rossi" w:id="118" w:date="2026-09-22T06:56:59Z">
                <w:sdt>
                  <w:sdtPr>
                    <w:id w:val="1398259936"/>
                    <w:tag w:val="goog_rdk_4446"/>
                  </w:sdtPr>
                  <w:sdtContent>
                    <w:del w:author="Animefor Me" w:id="15" w:date="2026-09-29T09:36:34Z"/>
                  </w:sdtContent>
                </w:sdt>
              </w:ins>
              <w:sdt>
                <w:sdtPr>
                  <w:id w:val="-2052613017"/>
                  <w:tag w:val="goog_rdk_444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118" w:date="2026-09-22T06:56:59Z">
                <w:del w:author="Animefor Me" w:id="15" w:date="2026-09-29T09:36:34Z"/>
              </w:ins>
            </w:sdtContent>
          </w:sdt>
        </w:p>
      </w:sdtContent>
    </w:sdt>
    <w:sdt>
      <w:sdtPr>
        <w:id w:val="1893204696"/>
        <w:tag w:val="goog_rdk_4452"/>
      </w:sdtPr>
      <w:sdtContent>
        <w:p w:rsidR="00000000" w:rsidDel="00000000" w:rsidP="00000000" w:rsidRDefault="00000000" w:rsidRPr="00000000" w14:paraId="000003E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79113080"/>
              <w:tag w:val="goog_rdk_4449"/>
            </w:sdtPr>
            <w:sdtContent>
              <w:ins w:author="Rossi Rossi" w:id="118" w:date="2026-09-22T06:56:59Z">
                <w:sdt>
                  <w:sdtPr>
                    <w:id w:val="-228962151"/>
                    <w:tag w:val="goog_rdk_4450"/>
                  </w:sdtPr>
                  <w:sdtContent>
                    <w:del w:author="Animefor Me" w:id="15" w:date="2026-09-29T09:36:34Z"/>
                  </w:sdtContent>
                </w:sdt>
              </w:ins>
              <w:sdt>
                <w:sdtPr>
                  <w:id w:val="-230994257"/>
                  <w:tag w:val="goog_rdk_445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118" w:date="2026-09-22T06:56:59Z">
                <w:del w:author="Animefor Me" w:id="15" w:date="2026-09-29T09:36:34Z"/>
              </w:ins>
            </w:sdtContent>
          </w:sdt>
        </w:p>
      </w:sdtContent>
    </w:sdt>
    <w:sdt>
      <w:sdtPr>
        <w:id w:val="-1420592031"/>
        <w:tag w:val="goog_rdk_4456"/>
      </w:sdtPr>
      <w:sdtContent>
        <w:p w:rsidR="00000000" w:rsidDel="00000000" w:rsidP="00000000" w:rsidRDefault="00000000" w:rsidRPr="00000000" w14:paraId="000003E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30458445"/>
              <w:tag w:val="goog_rdk_4453"/>
            </w:sdtPr>
            <w:sdtContent>
              <w:ins w:author="Rossi Rossi" w:id="118" w:date="2026-09-22T06:56:59Z">
                <w:sdt>
                  <w:sdtPr>
                    <w:id w:val="1332338392"/>
                    <w:tag w:val="goog_rdk_4454"/>
                  </w:sdtPr>
                  <w:sdtContent>
                    <w:del w:author="Animefor Me" w:id="15" w:date="2026-09-29T09:36:34Z"/>
                  </w:sdtContent>
                </w:sdt>
              </w:ins>
              <w:sdt>
                <w:sdtPr>
                  <w:id w:val="1574800285"/>
                  <w:tag w:val="goog_rdk_445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13119922"/>
        <w:tag w:val="goog_rdk_4460"/>
      </w:sdtPr>
      <w:sdtContent>
        <w:p w:rsidR="00000000" w:rsidDel="00000000" w:rsidP="00000000" w:rsidRDefault="00000000" w:rsidRPr="00000000" w14:paraId="000003E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69184687"/>
              <w:tag w:val="goog_rdk_4457"/>
            </w:sdtPr>
            <w:sdtContent>
              <w:ins w:author="Rossi Rossi" w:id="118" w:date="2026-09-22T06:56:59Z">
                <w:sdt>
                  <w:sdtPr>
                    <w:id w:val="960371849"/>
                    <w:tag w:val="goog_rdk_4458"/>
                  </w:sdtPr>
                  <w:sdtContent>
                    <w:del w:author="Animefor Me" w:id="15" w:date="2026-09-29T09:36:34Z"/>
                  </w:sdtContent>
                </w:sdt>
              </w:ins>
              <w:sdt>
                <w:sdtPr>
                  <w:id w:val="-1029711054"/>
                  <w:tag w:val="goog_rdk_445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18" w:date="2026-09-22T06:56:59Z">
                <w:del w:author="Animefor Me" w:id="15" w:date="2026-09-29T09:36:34Z"/>
              </w:ins>
            </w:sdtContent>
          </w:sdt>
        </w:p>
      </w:sdtContent>
    </w:sdt>
    <w:sdt>
      <w:sdtPr>
        <w:id w:val="-474465016"/>
        <w:tag w:val="goog_rdk_4464"/>
      </w:sdtPr>
      <w:sdtContent>
        <w:p w:rsidR="00000000" w:rsidDel="00000000" w:rsidP="00000000" w:rsidRDefault="00000000" w:rsidRPr="00000000" w14:paraId="000003E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00293949"/>
              <w:tag w:val="goog_rdk_4461"/>
            </w:sdtPr>
            <w:sdtContent>
              <w:ins w:author="Rossi Rossi" w:id="118" w:date="2026-09-22T06:56:59Z">
                <w:sdt>
                  <w:sdtPr>
                    <w:id w:val="-1600736407"/>
                    <w:tag w:val="goog_rdk_4462"/>
                  </w:sdtPr>
                  <w:sdtContent>
                    <w:del w:author="Animefor Me" w:id="15" w:date="2026-09-29T09:36:34Z"/>
                  </w:sdtContent>
                </w:sdt>
              </w:ins>
              <w:sdt>
                <w:sdtPr>
                  <w:id w:val="-1652659069"/>
                  <w:tag w:val="goog_rdk_446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235817640"/>
        <w:tag w:val="goog_rdk_4468"/>
      </w:sdtPr>
      <w:sdtContent>
        <w:p w:rsidR="00000000" w:rsidDel="00000000" w:rsidP="00000000" w:rsidRDefault="00000000" w:rsidRPr="00000000" w14:paraId="000003E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0240888"/>
              <w:tag w:val="goog_rdk_4465"/>
            </w:sdtPr>
            <w:sdtContent>
              <w:ins w:author="Rossi Rossi" w:id="118" w:date="2026-09-22T06:56:59Z">
                <w:sdt>
                  <w:sdtPr>
                    <w:id w:val="-1913225510"/>
                    <w:tag w:val="goog_rdk_4466"/>
                  </w:sdtPr>
                  <w:sdtContent>
                    <w:del w:author="Animefor Me" w:id="15" w:date="2026-09-29T09:36:34Z"/>
                  </w:sdtContent>
                </w:sdt>
              </w:ins>
              <w:sdt>
                <w:sdtPr>
                  <w:id w:val="653519994"/>
                  <w:tag w:val="goog_rdk_446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w:delText>
                      </w:r>
                    </w:del>
                  </w:ins>
                </w:sdtContent>
              </w:sdt>
              <w:ins w:author="Rossi Rossi" w:id="118" w:date="2026-09-22T06:56:59Z">
                <w:del w:author="Animefor Me" w:id="15" w:date="2026-09-29T09:36:34Z"/>
              </w:ins>
            </w:sdtContent>
          </w:sdt>
        </w:p>
      </w:sdtContent>
    </w:sdt>
    <w:sdt>
      <w:sdtPr>
        <w:id w:val="-395507025"/>
        <w:tag w:val="goog_rdk_4472"/>
      </w:sdtPr>
      <w:sdtContent>
        <w:p w:rsidR="00000000" w:rsidDel="00000000" w:rsidP="00000000" w:rsidRDefault="00000000" w:rsidRPr="00000000" w14:paraId="000003E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27360958"/>
              <w:tag w:val="goog_rdk_4469"/>
            </w:sdtPr>
            <w:sdtContent>
              <w:ins w:author="Rossi Rossi" w:id="118" w:date="2026-09-22T06:56:59Z">
                <w:sdt>
                  <w:sdtPr>
                    <w:id w:val="891190926"/>
                    <w:tag w:val="goog_rdk_4470"/>
                  </w:sdtPr>
                  <w:sdtContent>
                    <w:del w:author="Animefor Me" w:id="15" w:date="2026-09-29T09:36:34Z"/>
                  </w:sdtContent>
                </w:sdt>
              </w:ins>
              <w:sdt>
                <w:sdtPr>
                  <w:id w:val="-195559135"/>
                  <w:tag w:val="goog_rdk_447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CreateModelInteraction.builder()</w:delText>
                      </w:r>
                    </w:del>
                  </w:ins>
                </w:sdtContent>
              </w:sdt>
              <w:ins w:author="Rossi Rossi" w:id="118" w:date="2026-09-22T06:56:59Z">
                <w:del w:author="Animefor Me" w:id="15" w:date="2026-09-29T09:36:34Z"/>
              </w:ins>
            </w:sdtContent>
          </w:sdt>
        </w:p>
      </w:sdtContent>
    </w:sdt>
    <w:sdt>
      <w:sdtPr>
        <w:id w:val="582050637"/>
        <w:tag w:val="goog_rdk_4476"/>
      </w:sdtPr>
      <w:sdtContent>
        <w:p w:rsidR="00000000" w:rsidDel="00000000" w:rsidP="00000000" w:rsidRDefault="00000000" w:rsidRPr="00000000" w14:paraId="000003E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8625982"/>
              <w:tag w:val="goog_rdk_4473"/>
            </w:sdtPr>
            <w:sdtContent>
              <w:ins w:author="Rossi Rossi" w:id="118" w:date="2026-09-22T06:56:59Z">
                <w:sdt>
                  <w:sdtPr>
                    <w:id w:val="-1793139851"/>
                    <w:tag w:val="goog_rdk_4474"/>
                  </w:sdtPr>
                  <w:sdtContent>
                    <w:del w:author="Animefor Me" w:id="15" w:date="2026-09-29T09:36:34Z"/>
                  </w:sdtContent>
                </w:sdt>
              </w:ins>
              <w:sdt>
                <w:sdtPr>
                  <w:id w:val="1468805042"/>
                  <w:tag w:val="goog_rdk_447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.model(Model.of("gemini-3.8-flash"))</w:delText>
                      </w:r>
                    </w:del>
                  </w:ins>
                </w:sdtContent>
              </w:sdt>
              <w:ins w:author="Rossi Rossi" w:id="118" w:date="2026-09-22T06:56:59Z">
                <w:del w:author="Animefor Me" w:id="15" w:date="2026-09-29T09:36:34Z"/>
              </w:ins>
            </w:sdtContent>
          </w:sdt>
        </w:p>
      </w:sdtContent>
    </w:sdt>
    <w:sdt>
      <w:sdtPr>
        <w:id w:val="-1336439737"/>
        <w:tag w:val="goog_rdk_4480"/>
      </w:sdtPr>
      <w:sdtContent>
        <w:p w:rsidR="00000000" w:rsidDel="00000000" w:rsidP="00000000" w:rsidRDefault="00000000" w:rsidRPr="00000000" w14:paraId="000003E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25796876"/>
              <w:tag w:val="goog_rdk_4477"/>
            </w:sdtPr>
            <w:sdtContent>
              <w:ins w:author="Rossi Rossi" w:id="118" w:date="2026-09-22T06:56:59Z">
                <w:sdt>
                  <w:sdtPr>
                    <w:id w:val="650484447"/>
                    <w:tag w:val="goog_rdk_4478"/>
                  </w:sdtPr>
                  <w:sdtContent>
                    <w:del w:author="Animefor Me" w:id="15" w:date="2026-09-29T09:36:34Z"/>
                  </w:sdtContent>
                </w:sdt>
              </w:ins>
              <w:sdt>
                <w:sdtPr>
                  <w:id w:val="65937217"/>
                  <w:tag w:val="goog_rdk_447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18" w:date="2026-09-22T06:56:59Z">
                <w:del w:author="Animefor Me" w:id="15" w:date="2026-09-29T09:36:34Z"/>
              </w:ins>
            </w:sdtContent>
          </w:sdt>
        </w:p>
      </w:sdtContent>
    </w:sdt>
    <w:sdt>
      <w:sdtPr>
        <w:id w:val="-246210464"/>
        <w:tag w:val="goog_rdk_4484"/>
      </w:sdtPr>
      <w:sdtContent>
        <w:p w:rsidR="00000000" w:rsidDel="00000000" w:rsidP="00000000" w:rsidRDefault="00000000" w:rsidRPr="00000000" w14:paraId="000003E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11988583"/>
              <w:tag w:val="goog_rdk_4481"/>
            </w:sdtPr>
            <w:sdtContent>
              <w:ins w:author="Rossi Rossi" w:id="118" w:date="2026-09-22T06:56:59Z">
                <w:sdt>
                  <w:sdtPr>
                    <w:id w:val="-1084235799"/>
                    <w:tag w:val="goog_rdk_4482"/>
                  </w:sdtPr>
                  <w:sdtContent>
                    <w:del w:author="Animefor Me" w:id="15" w:date="2026-09-29T09:36:34Z"/>
                  </w:sdtContent>
                </w:sdt>
              </w:ins>
              <w:sdt>
                <w:sdtPr>
                  <w:id w:val="-1701479417"/>
                  <w:tag w:val="goog_rdk_448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Rossi Rossi" w:id="118" w:date="2026-09-22T06:56:59Z">
                <w:del w:author="Animefor Me" w:id="15" w:date="2026-09-29T09:36:34Z"/>
              </w:ins>
            </w:sdtContent>
          </w:sdt>
        </w:p>
      </w:sdtContent>
    </w:sdt>
    <w:sdt>
      <w:sdtPr>
        <w:id w:val="432094705"/>
        <w:tag w:val="goog_rdk_4488"/>
      </w:sdtPr>
      <w:sdtContent>
        <w:p w:rsidR="00000000" w:rsidDel="00000000" w:rsidP="00000000" w:rsidRDefault="00000000" w:rsidRPr="00000000" w14:paraId="000003E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91669856"/>
              <w:tag w:val="goog_rdk_4485"/>
            </w:sdtPr>
            <w:sdtContent>
              <w:ins w:author="Rossi Rossi" w:id="118" w:date="2026-09-22T06:56:59Z">
                <w:sdt>
                  <w:sdtPr>
                    <w:id w:val="-26488718"/>
                    <w:tag w:val="goog_rdk_4486"/>
                  </w:sdtPr>
                  <w:sdtContent>
                    <w:del w:author="Animefor Me" w:id="15" w:date="2026-09-29T09:36:34Z"/>
                  </w:sdtContent>
                </w:sdt>
              </w:ins>
              <w:sdt>
                <w:sdtPr>
                  <w:id w:val="1372516740"/>
                  <w:tag w:val="goog_rdk_448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38932393"/>
        <w:tag w:val="goog_rdk_4492"/>
      </w:sdtPr>
      <w:sdtContent>
        <w:p w:rsidR="00000000" w:rsidDel="00000000" w:rsidP="00000000" w:rsidRDefault="00000000" w:rsidRPr="00000000" w14:paraId="000003E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27408389"/>
              <w:tag w:val="goog_rdk_4489"/>
            </w:sdtPr>
            <w:sdtContent>
              <w:ins w:author="Rossi Rossi" w:id="118" w:date="2026-09-22T06:56:59Z">
                <w:sdt>
                  <w:sdtPr>
                    <w:id w:val="1899921295"/>
                    <w:tag w:val="goog_rdk_4490"/>
                  </w:sdtPr>
                  <w:sdtContent>
                    <w:del w:author="Animefor Me" w:id="15" w:date="2026-09-29T09:36:34Z"/>
                  </w:sdtContent>
                </w:sdt>
              </w:ins>
              <w:sdt>
                <w:sdtPr>
                  <w:id w:val="-36898072"/>
                  <w:tag w:val="goog_rdk_449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w:delText>
                      </w:r>
                    </w:del>
                  </w:ins>
                </w:sdtContent>
              </w:sdt>
              <w:ins w:author="Rossi Rossi" w:id="118" w:date="2026-09-22T06:56:59Z">
                <w:del w:author="Animefor Me" w:id="15" w:date="2026-09-29T09:36:34Z"/>
              </w:ins>
            </w:sdtContent>
          </w:sdt>
        </w:p>
      </w:sdtContent>
    </w:sdt>
    <w:sdt>
      <w:sdtPr>
        <w:id w:val="429818563"/>
        <w:tag w:val="goog_rdk_4496"/>
      </w:sdtPr>
      <w:sdtContent>
        <w:p w:rsidR="00000000" w:rsidDel="00000000" w:rsidP="00000000" w:rsidRDefault="00000000" w:rsidRPr="00000000" w14:paraId="000003E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28122543"/>
              <w:tag w:val="goog_rdk_4493"/>
            </w:sdtPr>
            <w:sdtContent>
              <w:ins w:author="Rossi Rossi" w:id="118" w:date="2026-09-22T06:56:59Z">
                <w:sdt>
                  <w:sdtPr>
                    <w:id w:val="-2096990177"/>
                    <w:tag w:val="goog_rdk_4494"/>
                  </w:sdtPr>
                  <w:sdtContent>
                    <w:del w:author="Animefor Me" w:id="15" w:date="2026-09-29T09:36:34Z"/>
                  </w:sdtContent>
                </w:sdt>
              </w:ins>
              <w:sdt>
                <w:sdtPr>
                  <w:id w:val="401245516"/>
                  <w:tag w:val="goog_rdk_449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18" w:date="2026-09-22T06:56:59Z">
                <w:del w:author="Animefor Me" w:id="15" w:date="2026-09-29T09:36:34Z"/>
              </w:ins>
            </w:sdtContent>
          </w:sdt>
        </w:p>
      </w:sdtContent>
    </w:sdt>
    <w:sdt>
      <w:sdtPr>
        <w:id w:val="639326710"/>
        <w:tag w:val="goog_rdk_4500"/>
      </w:sdtPr>
      <w:sdtContent>
        <w:p w:rsidR="00000000" w:rsidDel="00000000" w:rsidP="00000000" w:rsidRDefault="00000000" w:rsidRPr="00000000" w14:paraId="000003E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69142503"/>
              <w:tag w:val="goog_rdk_4497"/>
            </w:sdtPr>
            <w:sdtContent>
              <w:ins w:author="Rossi Rossi" w:id="118" w:date="2026-09-22T06:56:59Z">
                <w:sdt>
                  <w:sdtPr>
                    <w:id w:val="1628487414"/>
                    <w:tag w:val="goog_rdk_4498"/>
                  </w:sdtPr>
                  <w:sdtContent>
                    <w:del w:author="Animefor Me" w:id="15" w:date="2026-09-29T09:36:34Z"/>
                  </w:sdtContent>
                </w:sdt>
              </w:ins>
              <w:sdt>
                <w:sdtPr>
                  <w:id w:val="-1076191714"/>
                  <w:tag w:val="goog_rdk_449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00992484"/>
        <w:tag w:val="goog_rdk_4504"/>
      </w:sdtPr>
      <w:sdtContent>
        <w:p w:rsidR="00000000" w:rsidDel="00000000" w:rsidP="00000000" w:rsidRDefault="00000000" w:rsidRPr="00000000" w14:paraId="000003E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71607916"/>
              <w:tag w:val="goog_rdk_4501"/>
            </w:sdtPr>
            <w:sdtContent>
              <w:ins w:author="Rossi Rossi" w:id="118" w:date="2026-09-22T06:56:59Z">
                <w:sdt>
                  <w:sdtPr>
                    <w:id w:val="515862676"/>
                    <w:tag w:val="goog_rdk_4502"/>
                  </w:sdtPr>
                  <w:sdtContent>
                    <w:del w:author="Animefor Me" w:id="15" w:date="2026-09-29T09:36:34Z"/>
                  </w:sdtContent>
                </w:sdt>
              </w:ins>
              <w:sdt>
                <w:sdtPr>
                  <w:id w:val="335260449"/>
                  <w:tag w:val="goog_rdk_450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18" w:date="2026-09-22T06:56:59Z">
                <w:del w:author="Animefor Me" w:id="15" w:date="2026-09-29T09:36:34Z"/>
              </w:ins>
            </w:sdtContent>
          </w:sdt>
        </w:p>
      </w:sdtContent>
    </w:sdt>
    <w:sdt>
      <w:sdtPr>
        <w:id w:val="1509452031"/>
        <w:tag w:val="goog_rdk_4508"/>
      </w:sdtPr>
      <w:sdtContent>
        <w:p w:rsidR="00000000" w:rsidDel="00000000" w:rsidP="00000000" w:rsidRDefault="00000000" w:rsidRPr="00000000" w14:paraId="000003E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44095011"/>
              <w:tag w:val="goog_rdk_4505"/>
            </w:sdtPr>
            <w:sdtContent>
              <w:ins w:author="Rossi Rossi" w:id="118" w:date="2026-09-22T06:56:59Z">
                <w:sdt>
                  <w:sdtPr>
                    <w:id w:val="-1617539295"/>
                    <w:tag w:val="goog_rdk_4506"/>
                  </w:sdtPr>
                  <w:sdtContent>
                    <w:del w:author="Animefor Me" w:id="15" w:date="2026-09-29T09:36:34Z"/>
                  </w:sdtContent>
                </w:sdt>
              </w:ins>
              <w:sdt>
                <w:sdtPr>
                  <w:id w:val="486271075"/>
                  <w:tag w:val="goog_rdk_450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955856590"/>
        <w:tag w:val="goog_rdk_4512"/>
      </w:sdtPr>
      <w:sdtContent>
        <w:p w:rsidR="00000000" w:rsidDel="00000000" w:rsidP="00000000" w:rsidRDefault="00000000" w:rsidRPr="00000000" w14:paraId="000003F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40951376"/>
              <w:tag w:val="goog_rdk_4509"/>
            </w:sdtPr>
            <w:sdtContent>
              <w:ins w:author="Rossi Rossi" w:id="118" w:date="2026-09-22T06:56:59Z">
                <w:sdt>
                  <w:sdtPr>
                    <w:id w:val="-2035621734"/>
                    <w:tag w:val="goog_rdk_4510"/>
                  </w:sdtPr>
                  <w:sdtContent>
                    <w:del w:author="Animefor Me" w:id="15" w:date="2026-09-29T09:36:34Z"/>
                  </w:sdtContent>
                </w:sdt>
              </w:ins>
              <w:sdt>
                <w:sdtPr>
                  <w:id w:val="441460347"/>
                  <w:tag w:val="goog_rdk_451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w:delText>
                      </w:r>
                    </w:del>
                  </w:ins>
                </w:sdtContent>
              </w:sdt>
              <w:ins w:author="Rossi Rossi" w:id="118" w:date="2026-09-22T06:56:59Z">
                <w:del w:author="Animefor Me" w:id="15" w:date="2026-09-29T09:36:34Z"/>
              </w:ins>
            </w:sdtContent>
          </w:sdt>
        </w:p>
      </w:sdtContent>
    </w:sdt>
    <w:sdt>
      <w:sdtPr>
        <w:id w:val="-1613313574"/>
        <w:tag w:val="goog_rdk_4516"/>
      </w:sdtPr>
      <w:sdtContent>
        <w:p w:rsidR="00000000" w:rsidDel="00000000" w:rsidP="00000000" w:rsidRDefault="00000000" w:rsidRPr="00000000" w14:paraId="000003F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32329165"/>
              <w:tag w:val="goog_rdk_4513"/>
            </w:sdtPr>
            <w:sdtContent>
              <w:ins w:author="Rossi Rossi" w:id="118" w:date="2026-09-22T06:56:59Z">
                <w:sdt>
                  <w:sdtPr>
                    <w:id w:val="-1661798187"/>
                    <w:tag w:val="goog_rdk_4514"/>
                  </w:sdtPr>
                  <w:sdtContent>
                    <w:del w:author="Animefor Me" w:id="15" w:date="2026-09-29T09:36:34Z"/>
                  </w:sdtContent>
                </w:sdt>
              </w:ins>
              <w:sdt>
                <w:sdtPr>
                  <w:id w:val="1911358762"/>
                  <w:tag w:val="goog_rdk_451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885090257"/>
        <w:tag w:val="goog_rdk_4520"/>
      </w:sdtPr>
      <w:sdtContent>
        <w:p w:rsidR="00000000" w:rsidDel="00000000" w:rsidP="00000000" w:rsidRDefault="00000000" w:rsidRPr="00000000" w14:paraId="000003F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10655986"/>
              <w:tag w:val="goog_rdk_4517"/>
            </w:sdtPr>
            <w:sdtContent>
              <w:ins w:author="Rossi Rossi" w:id="118" w:date="2026-09-22T06:56:59Z">
                <w:sdt>
                  <w:sdtPr>
                    <w:id w:val="-1444558315"/>
                    <w:tag w:val="goog_rdk_4518"/>
                  </w:sdtPr>
                  <w:sdtContent>
                    <w:del w:author="Animefor Me" w:id="15" w:date="2026-09-29T09:36:34Z"/>
                  </w:sdtContent>
                </w:sdt>
              </w:ins>
              <w:sdt>
                <w:sdtPr>
                  <w:id w:val="1266559902"/>
                  <w:tag w:val="goog_rdk_451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18" w:date="2026-09-22T06:56:59Z">
                <w:del w:author="Animefor Me" w:id="15" w:date="2026-09-29T09:36:34Z"/>
              </w:ins>
            </w:sdtContent>
          </w:sdt>
        </w:p>
      </w:sdtContent>
    </w:sdt>
    <w:sdt>
      <w:sdtPr>
        <w:id w:val="-977235104"/>
        <w:tag w:val="goog_rdk_4524"/>
      </w:sdtPr>
      <w:sdtContent>
        <w:p w:rsidR="00000000" w:rsidDel="00000000" w:rsidP="00000000" w:rsidRDefault="00000000" w:rsidRPr="00000000" w14:paraId="000003F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16343227"/>
              <w:tag w:val="goog_rdk_4521"/>
            </w:sdtPr>
            <w:sdtContent>
              <w:ins w:author="Rossi Rossi" w:id="118" w:date="2026-09-22T06:56:59Z">
                <w:sdt>
                  <w:sdtPr>
                    <w:id w:val="-1861691080"/>
                    <w:tag w:val="goog_rdk_4522"/>
                  </w:sdtPr>
                  <w:sdtContent>
                    <w:del w:author="Animefor Me" w:id="15" w:date="2026-09-29T09:36:34Z"/>
                  </w:sdtContent>
                </w:sdt>
              </w:ins>
              <w:sdt>
                <w:sdtPr>
                  <w:id w:val="-549572863"/>
                  <w:tag w:val="goog_rdk_452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'Content-Type: application/json' \</w:delText>
                      </w:r>
                    </w:del>
                  </w:ins>
                </w:sdtContent>
              </w:sdt>
              <w:ins w:author="Rossi Rossi" w:id="118" w:date="2026-09-22T06:56:59Z">
                <w:del w:author="Animefor Me" w:id="15" w:date="2026-09-29T09:36:34Z"/>
              </w:ins>
            </w:sdtContent>
          </w:sdt>
        </w:p>
      </w:sdtContent>
    </w:sdt>
    <w:sdt>
      <w:sdtPr>
        <w:id w:val="-766683956"/>
        <w:tag w:val="goog_rdk_4528"/>
      </w:sdtPr>
      <w:sdtContent>
        <w:p w:rsidR="00000000" w:rsidDel="00000000" w:rsidP="00000000" w:rsidRDefault="00000000" w:rsidRPr="00000000" w14:paraId="000003F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18871828"/>
              <w:tag w:val="goog_rdk_4525"/>
            </w:sdtPr>
            <w:sdtContent>
              <w:ins w:author="Rossi Rossi" w:id="118" w:date="2026-09-22T06:56:59Z">
                <w:sdt>
                  <w:sdtPr>
                    <w:id w:val="-12095650"/>
                    <w:tag w:val="goog_rdk_4526"/>
                  </w:sdtPr>
                  <w:sdtContent>
                    <w:del w:author="Animefor Me" w:id="15" w:date="2026-09-29T09:36:34Z"/>
                  </w:sdtContent>
                </w:sdt>
              </w:ins>
              <w:sdt>
                <w:sdtPr>
                  <w:id w:val="1607807310"/>
                  <w:tag w:val="goog_rdk_452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"x-goog-api-key: YOUR_API_KEY" \</w:delText>
                      </w:r>
                    </w:del>
                  </w:ins>
                </w:sdtContent>
              </w:sdt>
              <w:ins w:author="Rossi Rossi" w:id="118" w:date="2026-09-22T06:56:59Z">
                <w:del w:author="Animefor Me" w:id="15" w:date="2026-09-29T09:36:34Z"/>
              </w:ins>
            </w:sdtContent>
          </w:sdt>
        </w:p>
      </w:sdtContent>
    </w:sdt>
    <w:sdt>
      <w:sdtPr>
        <w:id w:val="1194560185"/>
        <w:tag w:val="goog_rdk_4532"/>
      </w:sdtPr>
      <w:sdtContent>
        <w:p w:rsidR="00000000" w:rsidDel="00000000" w:rsidP="00000000" w:rsidRDefault="00000000" w:rsidRPr="00000000" w14:paraId="000003F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058798"/>
              <w:tag w:val="goog_rdk_4529"/>
            </w:sdtPr>
            <w:sdtContent>
              <w:ins w:author="Rossi Rossi" w:id="118" w:date="2026-09-22T06:56:59Z">
                <w:sdt>
                  <w:sdtPr>
                    <w:id w:val="-76518586"/>
                    <w:tag w:val="goog_rdk_4530"/>
                  </w:sdtPr>
                  <w:sdtContent>
                    <w:del w:author="Animefor Me" w:id="15" w:date="2026-09-29T09:36:34Z"/>
                  </w:sdtContent>
                </w:sdt>
              </w:ins>
              <w:sdt>
                <w:sdtPr>
                  <w:id w:val="-964466651"/>
                  <w:tag w:val="goog_rdk_453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-X POST \</w:delText>
                      </w:r>
                    </w:del>
                  </w:ins>
                </w:sdtContent>
              </w:sdt>
              <w:ins w:author="Rossi Rossi" w:id="118" w:date="2026-09-22T06:56:59Z">
                <w:del w:author="Animefor Me" w:id="15" w:date="2026-09-29T09:36:34Z"/>
              </w:ins>
            </w:sdtContent>
          </w:sdt>
        </w:p>
      </w:sdtContent>
    </w:sdt>
    <w:sdt>
      <w:sdtPr>
        <w:id w:val="-1027754258"/>
        <w:tag w:val="goog_rdk_4536"/>
      </w:sdtPr>
      <w:sdtContent>
        <w:p w:rsidR="00000000" w:rsidDel="00000000" w:rsidP="00000000" w:rsidRDefault="00000000" w:rsidRPr="00000000" w14:paraId="000003F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98150905"/>
              <w:tag w:val="goog_rdk_4533"/>
            </w:sdtPr>
            <w:sdtContent>
              <w:ins w:author="Rossi Rossi" w:id="118" w:date="2026-09-22T06:56:59Z">
                <w:sdt>
                  <w:sdtPr>
                    <w:id w:val="288326835"/>
                    <w:tag w:val="goog_rdk_4534"/>
                  </w:sdtPr>
                  <w:sdtContent>
                    <w:del w:author="Animefor Me" w:id="15" w:date="2026-09-29T09:36:34Z"/>
                  </w:sdtContent>
                </w:sdt>
              </w:ins>
              <w:sdt>
                <w:sdtPr>
                  <w:id w:val="-2036854941"/>
                  <w:tag w:val="goog_rdk_453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 '{</w:delText>
                      </w:r>
                    </w:del>
                  </w:ins>
                </w:sdtContent>
              </w:sdt>
              <w:ins w:author="Rossi Rossi" w:id="118" w:date="2026-09-22T06:56:59Z">
                <w:del w:author="Animefor Me" w:id="15" w:date="2026-09-29T09:36:34Z"/>
              </w:ins>
            </w:sdtContent>
          </w:sdt>
        </w:p>
      </w:sdtContent>
    </w:sdt>
    <w:sdt>
      <w:sdtPr>
        <w:id w:val="-813371893"/>
        <w:tag w:val="goog_rdk_4540"/>
      </w:sdtPr>
      <w:sdtContent>
        <w:p w:rsidR="00000000" w:rsidDel="00000000" w:rsidP="00000000" w:rsidRDefault="00000000" w:rsidRPr="00000000" w14:paraId="000003F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50315509"/>
              <w:tag w:val="goog_rdk_4537"/>
            </w:sdtPr>
            <w:sdtContent>
              <w:ins w:author="Rossi Rossi" w:id="118" w:date="2026-09-22T06:56:59Z">
                <w:sdt>
                  <w:sdtPr>
                    <w:id w:val="1955358243"/>
                    <w:tag w:val="goog_rdk_4538"/>
                  </w:sdtPr>
                  <w:sdtContent>
                    <w:del w:author="Animefor Me" w:id="15" w:date="2026-09-29T09:36:34Z"/>
                  </w:sdtContent>
                </w:sdt>
              </w:ins>
              <w:sdt>
                <w:sdtPr>
                  <w:id w:val="-1576238892"/>
                  <w:tag w:val="goog_rdk_453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8" w:date="2026-09-22T06:56:59Z">
                <w:del w:author="Animefor Me" w:id="15" w:date="2026-09-29T09:36:34Z"/>
              </w:ins>
            </w:sdtContent>
          </w:sdt>
        </w:p>
      </w:sdtContent>
    </w:sdt>
    <w:sdt>
      <w:sdtPr>
        <w:id w:val="-326391355"/>
        <w:tag w:val="goog_rdk_4544"/>
      </w:sdtPr>
      <w:sdtContent>
        <w:p w:rsidR="00000000" w:rsidDel="00000000" w:rsidP="00000000" w:rsidRDefault="00000000" w:rsidRPr="00000000" w14:paraId="000003F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4907279"/>
              <w:tag w:val="goog_rdk_4541"/>
            </w:sdtPr>
            <w:sdtContent>
              <w:ins w:author="Rossi Rossi" w:id="118" w:date="2026-09-22T06:56:59Z">
                <w:sdt>
                  <w:sdtPr>
                    <w:id w:val="-1465174731"/>
                    <w:tag w:val="goog_rdk_4542"/>
                  </w:sdtPr>
                  <w:sdtContent>
                    <w:del w:author="Animefor Me" w:id="15" w:date="2026-09-29T09:36:34Z"/>
                  </w:sdtContent>
                </w:sdt>
              </w:ins>
              <w:sdt>
                <w:sdtPr>
                  <w:id w:val="-632394465"/>
                  <w:tag w:val="goog_rdk_454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8" w:date="2026-09-22T06:56:59Z">
                <w:del w:author="Animefor Me" w:id="15" w:date="2026-09-29T09:36:34Z"/>
              </w:ins>
            </w:sdtContent>
          </w:sdt>
        </w:p>
      </w:sdtContent>
    </w:sdt>
    <w:sdt>
      <w:sdtPr>
        <w:id w:val="1468600401"/>
        <w:tag w:val="goog_rdk_4548"/>
      </w:sdtPr>
      <w:sdtContent>
        <w:p w:rsidR="00000000" w:rsidDel="00000000" w:rsidP="00000000" w:rsidRDefault="00000000" w:rsidRPr="00000000" w14:paraId="000003F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31660723"/>
              <w:tag w:val="goog_rdk_4545"/>
            </w:sdtPr>
            <w:sdtContent>
              <w:ins w:author="Rossi Rossi" w:id="118" w:date="2026-09-22T06:56:59Z">
                <w:sdt>
                  <w:sdtPr>
                    <w:id w:val="-965253720"/>
                    <w:tag w:val="goog_rdk_4546"/>
                  </w:sdtPr>
                  <w:sdtContent>
                    <w:del w:author="Animefor Me" w:id="15" w:date="2026-09-29T09:36:34Z"/>
                  </w:sdtContent>
                </w:sdt>
              </w:ins>
              <w:sdt>
                <w:sdtPr>
                  <w:id w:val="-686591882"/>
                  <w:tag w:val="goog_rdk_454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776399772"/>
        <w:tag w:val="goog_rdk_4552"/>
      </w:sdtPr>
      <w:sdtContent>
        <w:p w:rsidR="00000000" w:rsidDel="00000000" w:rsidP="00000000" w:rsidRDefault="00000000" w:rsidRPr="00000000" w14:paraId="000003F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26890603"/>
              <w:tag w:val="goog_rdk_4549"/>
            </w:sdtPr>
            <w:sdtContent>
              <w:ins w:author="Rossi Rossi" w:id="118" w:date="2026-09-22T06:56:59Z">
                <w:sdt>
                  <w:sdtPr>
                    <w:id w:val="843773208"/>
                    <w:tag w:val="goog_rdk_4550"/>
                  </w:sdtPr>
                  <w:sdtContent>
                    <w:del w:author="Animefor Me" w:id="15" w:date="2026-09-29T09:36:34Z"/>
                  </w:sdtContent>
                </w:sdt>
              </w:ins>
              <w:sdt>
                <w:sdtPr>
                  <w:id w:val="1723564715"/>
                  <w:tag w:val="goog_rdk_455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5309011"/>
        <w:tag w:val="goog_rdk_4556"/>
      </w:sdtPr>
      <w:sdtContent>
        <w:p w:rsidR="00000000" w:rsidDel="00000000" w:rsidP="00000000" w:rsidRDefault="00000000" w:rsidRPr="00000000" w14:paraId="000003F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78660460"/>
              <w:tag w:val="goog_rdk_4553"/>
            </w:sdtPr>
            <w:sdtContent>
              <w:ins w:author="Rossi Rossi" w:id="118" w:date="2026-09-22T06:56:59Z">
                <w:sdt>
                  <w:sdtPr>
                    <w:id w:val="969500637"/>
                    <w:tag w:val="goog_rdk_4554"/>
                  </w:sdtPr>
                  <w:sdtContent>
                    <w:del w:author="Animefor Me" w:id="15" w:date="2026-09-29T09:36:34Z"/>
                  </w:sdtContent>
                </w:sdt>
              </w:ins>
              <w:sdt>
                <w:sdtPr>
                  <w:id w:val="965671699"/>
                  <w:tag w:val="goog_rdk_455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Security and secret management</w:delText>
                      </w:r>
                    </w:del>
                  </w:ins>
                </w:sdtContent>
              </w:sdt>
              <w:ins w:author="Rossi Rossi" w:id="118" w:date="2026-09-22T06:56:59Z">
                <w:del w:author="Animefor Me" w:id="15" w:date="2026-09-29T09:36:34Z"/>
              </w:ins>
            </w:sdtContent>
          </w:sdt>
        </w:p>
      </w:sdtContent>
    </w:sdt>
    <w:sdt>
      <w:sdtPr>
        <w:id w:val="1309505561"/>
        <w:tag w:val="goog_rdk_4560"/>
      </w:sdtPr>
      <w:sdtContent>
        <w:p w:rsidR="00000000" w:rsidDel="00000000" w:rsidP="00000000" w:rsidRDefault="00000000" w:rsidRPr="00000000" w14:paraId="000003F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06222785"/>
              <w:tag w:val="goog_rdk_4557"/>
            </w:sdtPr>
            <w:sdtContent>
              <w:ins w:author="Rossi Rossi" w:id="118" w:date="2026-09-22T06:56:59Z">
                <w:sdt>
                  <w:sdtPr>
                    <w:id w:val="-397990175"/>
                    <w:tag w:val="goog_rdk_4558"/>
                  </w:sdtPr>
                  <w:sdtContent>
                    <w:del w:author="Animefor Me" w:id="15" w:date="2026-09-29T09:36:34Z"/>
                  </w:sdtContent>
                </w:sdt>
              </w:ins>
              <w:sdt>
                <w:sdtPr>
                  <w:id w:val="810034946"/>
                  <w:tag w:val="goog_rdk_455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49716610"/>
        <w:tag w:val="goog_rdk_4564"/>
      </w:sdtPr>
      <w:sdtContent>
        <w:p w:rsidR="00000000" w:rsidDel="00000000" w:rsidP="00000000" w:rsidRDefault="00000000" w:rsidRPr="00000000" w14:paraId="000003F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54541337"/>
              <w:tag w:val="goog_rdk_4561"/>
            </w:sdtPr>
            <w:sdtContent>
              <w:ins w:author="Rossi Rossi" w:id="118" w:date="2026-09-22T06:56:59Z">
                <w:sdt>
                  <w:sdtPr>
                    <w:id w:val="796071885"/>
                    <w:tag w:val="goog_rdk_4562"/>
                  </w:sdtPr>
                  <w:sdtContent>
                    <w:del w:author="Animefor Me" w:id="15" w:date="2026-09-29T09:36:34Z"/>
                  </w:sdtContent>
                </w:sdt>
              </w:ins>
              <w:sdt>
                <w:sdtPr>
                  <w:id w:val="135768864"/>
                  <w:tag w:val="goog_rdk_456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18" w:date="2026-09-22T06:56:59Z">
                <w:del w:author="Animefor Me" w:id="15" w:date="2026-09-29T09:36:34Z"/>
              </w:ins>
            </w:sdtContent>
          </w:sdt>
        </w:p>
      </w:sdtContent>
    </w:sdt>
    <w:sdt>
      <w:sdtPr>
        <w:id w:val="1641954069"/>
        <w:tag w:val="goog_rdk_4568"/>
      </w:sdtPr>
      <w:sdtContent>
        <w:p w:rsidR="00000000" w:rsidDel="00000000" w:rsidP="00000000" w:rsidRDefault="00000000" w:rsidRPr="00000000" w14:paraId="000003F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37824177"/>
              <w:tag w:val="goog_rdk_4565"/>
            </w:sdtPr>
            <w:sdtContent>
              <w:ins w:author="Rossi Rossi" w:id="118" w:date="2026-09-22T06:56:59Z">
                <w:sdt>
                  <w:sdtPr>
                    <w:id w:val="-154038952"/>
                    <w:tag w:val="goog_rdk_4566"/>
                  </w:sdtPr>
                  <w:sdtContent>
                    <w:del w:author="Animefor Me" w:id="15" w:date="2026-09-29T09:36:34Z"/>
                  </w:sdtContent>
                </w:sdt>
              </w:ins>
              <w:sdt>
                <w:sdtPr>
                  <w:id w:val="-1745997648"/>
                  <w:tag w:val="goog_rdk_456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18" w:date="2026-09-22T06:56:59Z">
                <w:del w:author="Animefor Me" w:id="15" w:date="2026-09-29T09:36:34Z"/>
              </w:ins>
            </w:sdtContent>
          </w:sdt>
        </w:p>
      </w:sdtContent>
    </w:sdt>
    <w:sdt>
      <w:sdtPr>
        <w:id w:val="-2136612366"/>
        <w:tag w:val="goog_rdk_4572"/>
      </w:sdtPr>
      <w:sdtContent>
        <w:p w:rsidR="00000000" w:rsidDel="00000000" w:rsidP="00000000" w:rsidRDefault="00000000" w:rsidRPr="00000000" w14:paraId="000003F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15536893"/>
              <w:tag w:val="goog_rdk_4569"/>
            </w:sdtPr>
            <w:sdtContent>
              <w:ins w:author="Rossi Rossi" w:id="118" w:date="2026-09-22T06:56:59Z">
                <w:sdt>
                  <w:sdtPr>
                    <w:id w:val="-2043877038"/>
                    <w:tag w:val="goog_rdk_4570"/>
                  </w:sdtPr>
                  <w:sdtContent>
                    <w:del w:author="Animefor Me" w:id="15" w:date="2026-09-29T09:36:34Z"/>
                  </w:sdtContent>
                </w:sdt>
              </w:ins>
              <w:sdt>
                <w:sdtPr>
                  <w:id w:val="764221067"/>
                  <w:tag w:val="goog_rdk_457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resources.</w:delText>
                      </w:r>
                    </w:del>
                  </w:ins>
                </w:sdtContent>
              </w:sdt>
              <w:ins w:author="Rossi Rossi" w:id="118" w:date="2026-09-22T06:56:59Z">
                <w:del w:author="Animefor Me" w:id="15" w:date="2026-09-29T09:36:34Z"/>
              </w:ins>
            </w:sdtContent>
          </w:sdt>
        </w:p>
      </w:sdtContent>
    </w:sdt>
    <w:sdt>
      <w:sdtPr>
        <w:id w:val="1972630911"/>
        <w:tag w:val="goog_rdk_4576"/>
      </w:sdtPr>
      <w:sdtContent>
        <w:p w:rsidR="00000000" w:rsidDel="00000000" w:rsidP="00000000" w:rsidRDefault="00000000" w:rsidRPr="00000000" w14:paraId="0000040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13246128"/>
              <w:tag w:val="goog_rdk_4573"/>
            </w:sdtPr>
            <w:sdtContent>
              <w:ins w:author="Rossi Rossi" w:id="118" w:date="2026-09-22T06:56:59Z">
                <w:sdt>
                  <w:sdtPr>
                    <w:id w:val="816943094"/>
                    <w:tag w:val="goog_rdk_4574"/>
                  </w:sdtPr>
                  <w:sdtContent>
                    <w:del w:author="Animefor Me" w:id="15" w:date="2026-09-29T09:36:34Z"/>
                  </w:sdtContent>
                </w:sdt>
              </w:ins>
              <w:sdt>
                <w:sdtPr>
                  <w:id w:val="-638376911"/>
                  <w:tag w:val="goog_rdk_457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909797172"/>
        <w:tag w:val="goog_rdk_4580"/>
      </w:sdtPr>
      <w:sdtContent>
        <w:p w:rsidR="00000000" w:rsidDel="00000000" w:rsidP="00000000" w:rsidRDefault="00000000" w:rsidRPr="00000000" w14:paraId="0000040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84850691"/>
              <w:tag w:val="goog_rdk_4577"/>
            </w:sdtPr>
            <w:sdtContent>
              <w:ins w:author="Rossi Rossi" w:id="118" w:date="2026-09-22T06:56:59Z">
                <w:sdt>
                  <w:sdtPr>
                    <w:id w:val="-415759331"/>
                    <w:tag w:val="goog_rdk_4578"/>
                  </w:sdtPr>
                  <w:sdtContent>
                    <w:del w:author="Animefor Me" w:id="15" w:date="2026-09-29T09:36:34Z"/>
                  </w:sdtContent>
                </w:sdt>
              </w:ins>
              <w:sdt>
                <w:sdtPr>
                  <w:id w:val="-1788249935"/>
                  <w:tag w:val="goog_rdk_457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Critical security rules</w:delText>
                      </w:r>
                    </w:del>
                  </w:ins>
                </w:sdtContent>
              </w:sdt>
              <w:ins w:author="Rossi Rossi" w:id="118" w:date="2026-09-22T06:56:59Z">
                <w:del w:author="Animefor Me" w:id="15" w:date="2026-09-29T09:36:34Z"/>
              </w:ins>
            </w:sdtContent>
          </w:sdt>
        </w:p>
      </w:sdtContent>
    </w:sdt>
    <w:sdt>
      <w:sdtPr>
        <w:id w:val="959735809"/>
        <w:tag w:val="goog_rdk_4584"/>
      </w:sdtPr>
      <w:sdtContent>
        <w:p w:rsidR="00000000" w:rsidDel="00000000" w:rsidP="00000000" w:rsidRDefault="00000000" w:rsidRPr="00000000" w14:paraId="0000040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64126011"/>
              <w:tag w:val="goog_rdk_4581"/>
            </w:sdtPr>
            <w:sdtContent>
              <w:ins w:author="Rossi Rossi" w:id="118" w:date="2026-09-22T06:56:59Z">
                <w:sdt>
                  <w:sdtPr>
                    <w:id w:val="59329892"/>
                    <w:tag w:val="goog_rdk_4582"/>
                  </w:sdtPr>
                  <w:sdtContent>
                    <w:del w:author="Animefor Me" w:id="15" w:date="2026-09-29T09:36:34Z"/>
                  </w:sdtContent>
                </w:sdt>
              </w:ins>
              <w:sdt>
                <w:sdtPr>
                  <w:id w:val="1090532396"/>
                  <w:tag w:val="goog_rdk_458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79082967"/>
        <w:tag w:val="goog_rdk_4588"/>
      </w:sdtPr>
      <w:sdtContent>
        <w:p w:rsidR="00000000" w:rsidDel="00000000" w:rsidP="00000000" w:rsidRDefault="00000000" w:rsidRPr="00000000" w14:paraId="0000040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63089768"/>
              <w:tag w:val="goog_rdk_4585"/>
            </w:sdtPr>
            <w:sdtContent>
              <w:ins w:author="Rossi Rossi" w:id="118" w:date="2026-09-22T06:56:59Z">
                <w:sdt>
                  <w:sdtPr>
                    <w:id w:val="-345047253"/>
                    <w:tag w:val="goog_rdk_4586"/>
                  </w:sdtPr>
                  <w:sdtContent>
                    <w:del w:author="Animefor Me" w:id="15" w:date="2026-09-29T09:36:34Z"/>
                  </w:sdtContent>
                </w:sdt>
              </w:ins>
              <w:sdt>
                <w:sdtPr>
                  <w:id w:val="1458673418"/>
                  <w:tag w:val="goog_rdk_458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18" w:date="2026-09-22T06:56:59Z">
                <w:del w:author="Animefor Me" w:id="15" w:date="2026-09-29T09:36:34Z"/>
              </w:ins>
            </w:sdtContent>
          </w:sdt>
        </w:p>
      </w:sdtContent>
    </w:sdt>
    <w:sdt>
      <w:sdtPr>
        <w:id w:val="-224623421"/>
        <w:tag w:val="goog_rdk_4592"/>
      </w:sdtPr>
      <w:sdtContent>
        <w:p w:rsidR="00000000" w:rsidDel="00000000" w:rsidP="00000000" w:rsidRDefault="00000000" w:rsidRPr="00000000" w14:paraId="0000040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66929329"/>
              <w:tag w:val="goog_rdk_4589"/>
            </w:sdtPr>
            <w:sdtContent>
              <w:ins w:author="Rossi Rossi" w:id="118" w:date="2026-09-22T06:56:59Z">
                <w:sdt>
                  <w:sdtPr>
                    <w:id w:val="744587211"/>
                    <w:tag w:val="goog_rdk_4590"/>
                  </w:sdtPr>
                  <w:sdtContent>
                    <w:del w:author="Animefor Me" w:id="15" w:date="2026-09-29T09:36:34Z"/>
                  </w:sdtContent>
                </w:sdt>
              </w:ins>
              <w:sdt>
                <w:sdtPr>
                  <w:id w:val="-94007105"/>
                  <w:tag w:val="goog_rdk_459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18" w:date="2026-09-22T06:56:59Z">
                <w:del w:author="Animefor Me" w:id="15" w:date="2026-09-29T09:36:34Z"/>
              </w:ins>
            </w:sdtContent>
          </w:sdt>
        </w:p>
      </w:sdtContent>
    </w:sdt>
    <w:sdt>
      <w:sdtPr>
        <w:id w:val="-1271385567"/>
        <w:tag w:val="goog_rdk_4596"/>
      </w:sdtPr>
      <w:sdtContent>
        <w:p w:rsidR="00000000" w:rsidDel="00000000" w:rsidP="00000000" w:rsidRDefault="00000000" w:rsidRPr="00000000" w14:paraId="0000040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98110374"/>
              <w:tag w:val="goog_rdk_4593"/>
            </w:sdtPr>
            <w:sdtContent>
              <w:ins w:author="Rossi Rossi" w:id="118" w:date="2026-09-22T06:56:59Z">
                <w:sdt>
                  <w:sdtPr>
                    <w:id w:val="384068740"/>
                    <w:tag w:val="goog_rdk_4594"/>
                  </w:sdtPr>
                  <w:sdtContent>
                    <w:del w:author="Animefor Me" w:id="15" w:date="2026-09-29T09:36:34Z"/>
                  </w:sdtContent>
                </w:sdt>
              </w:ins>
              <w:sdt>
                <w:sdtPr>
                  <w:id w:val="1789852677"/>
                  <w:tag w:val="goog_rdk_459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4793343"/>
        <w:tag w:val="goog_rdk_4600"/>
      </w:sdtPr>
      <w:sdtContent>
        <w:p w:rsidR="00000000" w:rsidDel="00000000" w:rsidP="00000000" w:rsidRDefault="00000000" w:rsidRPr="00000000" w14:paraId="0000040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01266244"/>
              <w:tag w:val="goog_rdk_4597"/>
            </w:sdtPr>
            <w:sdtContent>
              <w:ins w:author="Rossi Rossi" w:id="118" w:date="2026-09-22T06:56:59Z">
                <w:sdt>
                  <w:sdtPr>
                    <w:id w:val="911880548"/>
                    <w:tag w:val="goog_rdk_4598"/>
                  </w:sdtPr>
                  <w:sdtContent>
                    <w:del w:author="Animefor Me" w:id="15" w:date="2026-09-29T09:36:34Z"/>
                  </w:sdtContent>
                </w:sdt>
              </w:ins>
              <w:sdt>
                <w:sdtPr>
                  <w:id w:val="1133971081"/>
                  <w:tag w:val="goog_rdk_459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18" w:date="2026-09-22T06:56:59Z">
                <w:del w:author="Animefor Me" w:id="15" w:date="2026-09-29T09:36:34Z"/>
              </w:ins>
            </w:sdtContent>
          </w:sdt>
        </w:p>
      </w:sdtContent>
    </w:sdt>
    <w:sdt>
      <w:sdtPr>
        <w:id w:val="-2035136415"/>
        <w:tag w:val="goog_rdk_4604"/>
      </w:sdtPr>
      <w:sdtContent>
        <w:p w:rsidR="00000000" w:rsidDel="00000000" w:rsidP="00000000" w:rsidRDefault="00000000" w:rsidRPr="00000000" w14:paraId="0000040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31152304"/>
              <w:tag w:val="goog_rdk_4601"/>
            </w:sdtPr>
            <w:sdtContent>
              <w:ins w:author="Rossi Rossi" w:id="118" w:date="2026-09-22T06:56:59Z">
                <w:sdt>
                  <w:sdtPr>
                    <w:id w:val="-292735444"/>
                    <w:tag w:val="goog_rdk_4602"/>
                  </w:sdtPr>
                  <w:sdtContent>
                    <w:del w:author="Animefor Me" w:id="15" w:date="2026-09-29T09:36:34Z"/>
                  </w:sdtContent>
                </w:sdt>
              </w:ins>
              <w:sdt>
                <w:sdtPr>
                  <w:id w:val="-2065531984"/>
                  <w:tag w:val="goog_rdk_460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60894840"/>
        <w:tag w:val="goog_rdk_4608"/>
      </w:sdtPr>
      <w:sdtContent>
        <w:p w:rsidR="00000000" w:rsidDel="00000000" w:rsidP="00000000" w:rsidRDefault="00000000" w:rsidRPr="00000000" w14:paraId="0000040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12004901"/>
              <w:tag w:val="goog_rdk_4605"/>
            </w:sdtPr>
            <w:sdtContent>
              <w:ins w:author="Rossi Rossi" w:id="118" w:date="2026-09-22T06:56:59Z">
                <w:sdt>
                  <w:sdtPr>
                    <w:id w:val="245251250"/>
                    <w:tag w:val="goog_rdk_4606"/>
                  </w:sdtPr>
                  <w:sdtContent>
                    <w:del w:author="Animefor Me" w:id="15" w:date="2026-09-29T09:36:34Z"/>
                  </w:sdtContent>
                </w:sdt>
              </w:ins>
              <w:sdt>
                <w:sdtPr>
                  <w:id w:val="-332402714"/>
                  <w:tag w:val="goog_rdk_460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18" w:date="2026-09-22T06:56:59Z">
                <w:del w:author="Animefor Me" w:id="15" w:date="2026-09-29T09:36:34Z"/>
              </w:ins>
            </w:sdtContent>
          </w:sdt>
        </w:p>
      </w:sdtContent>
    </w:sdt>
    <w:sdt>
      <w:sdtPr>
        <w:id w:val="-1467721498"/>
        <w:tag w:val="goog_rdk_4618"/>
      </w:sdtPr>
      <w:sdtContent>
        <w:p w:rsidR="00000000" w:rsidDel="00000000" w:rsidP="00000000" w:rsidRDefault="00000000" w:rsidRPr="00000000" w14:paraId="0000040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93904136"/>
              <w:tag w:val="goog_rdk_4609"/>
            </w:sdtPr>
            <w:sdtContent>
              <w:ins w:author="Rossi Rossi" w:id="118" w:date="2026-09-22T06:56:59Z">
                <w:sdt>
                  <w:sdtPr>
                    <w:id w:val="-390805997"/>
                    <w:tag w:val="goog_rdk_4610"/>
                  </w:sdtPr>
                  <w:sdtContent>
                    <w:del w:author="Animefor Me" w:id="15" w:date="2026-09-29T09:36:34Z"/>
                  </w:sdtContent>
                </w:sdt>
              </w:ins>
              <w:sdt>
                <w:sdtPr>
                  <w:id w:val="-1898116027"/>
                  <w:tag w:val="goog_rdk_461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Manager** : For production, store your keys in a secure secret store such as [Google Cloud </w:delText>
                      </w:r>
                    </w:del>
                  </w:ins>
                </w:sdtContent>
              </w:sdt>
              <w:ins w:author="Rossi Rossi" w:id="118" w:date="2026-09-22T06:56:59Z">
                <w:del w:author="Animefor Me" w:id="15" w:date="2026-09-29T09:36:34Z"/>
              </w:ins>
            </w:sdtContent>
          </w:sdt>
          <w:sdt>
            <w:sdtPr>
              <w:id w:val="589016506"/>
              <w:tag w:val="goog_rdk_4612"/>
            </w:sdtPr>
            <w:sdtContent>
              <w:ins w:author="Santhosh" w:id="140" w:date="2026-09-24T06:45:02Z">
                <w:sdt>
                  <w:sdtPr>
                    <w:id w:val="-661736160"/>
                    <w:tag w:val="goog_rdk_4613"/>
                  </w:sdtPr>
                  <w:sdtContent>
                    <w:del w:author="Animefor Me" w:id="15" w:date="2026-09-29T09:36:34Z"/>
                  </w:sdtContent>
                </w:sdt>
              </w:ins>
              <w:sdt>
                <w:sdtPr>
                  <w:id w:val="-2010407762"/>
                  <w:tag w:val="goog_rdk_4614"/>
                </w:sdtPr>
                <w:sdtContent>
                  <w:ins w:author="Santhosh" w:id="140" w:date="2026-09-24T06:45:0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6</w:delText>
                      </w:r>
                    </w:del>
                  </w:ins>
                </w:sdtContent>
              </w:sdt>
              <w:ins w:author="Santhosh" w:id="140" w:date="2026-09-24T06:45:02Z">
                <w:del w:author="Animefor Me" w:id="15" w:date="2026-09-29T09:36:34Z"/>
              </w:ins>
            </w:sdtContent>
          </w:sdt>
          <w:sdt>
            <w:sdtPr>
              <w:id w:val="1351158113"/>
              <w:tag w:val="goog_rdk_4615"/>
            </w:sdtPr>
            <w:sdtContent>
              <w:ins w:author="Rossi Rossi" w:id="118" w:date="2026-09-22T06:56:59Z">
                <w:sdt>
                  <w:sdtPr>
                    <w:id w:val="-235429022"/>
                    <w:tag w:val="goog_rdk_4616"/>
                  </w:sdtPr>
                  <w:sdtContent>
                    <w:del w:author="Animefor Me" w:id="15" w:date="2026-09-29T09:36:34Z"/>
                  </w:sdtContent>
                </w:sdt>
              </w:ins>
              <w:sdt>
                <w:sdtPr>
                  <w:id w:val="-485723786"/>
                  <w:tag w:val="goog_rdk_46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Secret Manager](https://cloud.google.com/secret-manager).</w:delText>
                      </w:r>
                    </w:del>
                  </w:ins>
                </w:sdtContent>
              </w:sdt>
              <w:ins w:author="Rossi Rossi" w:id="118" w:date="2026-09-22T06:56:59Z">
                <w:del w:author="Animefor Me" w:id="15" w:date="2026-09-29T09:36:34Z"/>
              </w:ins>
            </w:sdtContent>
          </w:sdt>
        </w:p>
      </w:sdtContent>
    </w:sdt>
    <w:sdt>
      <w:sdtPr>
        <w:id w:val="75341726"/>
        <w:tag w:val="goog_rdk_4622"/>
      </w:sdtPr>
      <w:sdtContent>
        <w:p w:rsidR="00000000" w:rsidDel="00000000" w:rsidP="00000000" w:rsidRDefault="00000000" w:rsidRPr="00000000" w14:paraId="0000040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36729134"/>
              <w:tag w:val="goog_rdk_4619"/>
            </w:sdtPr>
            <w:sdtContent>
              <w:ins w:author="Rossi Rossi" w:id="118" w:date="2026-09-22T06:56:59Z">
                <w:sdt>
                  <w:sdtPr>
                    <w:id w:val="-1371994756"/>
                    <w:tag w:val="goog_rdk_4620"/>
                  </w:sdtPr>
                  <w:sdtContent>
                    <w:del w:author="Animefor Me" w:id="15" w:date="2026-09-29T09:36:34Z"/>
                  </w:sdtContent>
                </w:sdt>
              </w:ins>
              <w:sdt>
                <w:sdtPr>
                  <w:id w:val="275574341"/>
                  <w:tag w:val="goog_rdk_46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18" w:date="2026-09-22T06:56:59Z">
                <w:del w:author="Animefor Me" w:id="15" w:date="2026-09-29T09:36:34Z"/>
              </w:ins>
            </w:sdtContent>
          </w:sdt>
        </w:p>
      </w:sdtContent>
    </w:sdt>
    <w:sdt>
      <w:sdtPr>
        <w:id w:val="924510206"/>
        <w:tag w:val="goog_rdk_4626"/>
      </w:sdtPr>
      <w:sdtContent>
        <w:p w:rsidR="00000000" w:rsidDel="00000000" w:rsidP="00000000" w:rsidRDefault="00000000" w:rsidRPr="00000000" w14:paraId="0000040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64075753"/>
              <w:tag w:val="goog_rdk_4623"/>
            </w:sdtPr>
            <w:sdtContent>
              <w:ins w:author="Rossi Rossi" w:id="118" w:date="2026-09-22T06:56:59Z">
                <w:sdt>
                  <w:sdtPr>
                    <w:id w:val="-1448955880"/>
                    <w:tag w:val="goog_rdk_4624"/>
                  </w:sdtPr>
                  <w:sdtContent>
                    <w:del w:author="Animefor Me" w:id="15" w:date="2026-09-29T09:36:34Z"/>
                  </w:sdtContent>
                </w:sdt>
              </w:ins>
              <w:sdt>
                <w:sdtPr>
                  <w:id w:val="-1203368891"/>
                  <w:tag w:val="goog_rdk_462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59494578"/>
        <w:tag w:val="goog_rdk_4630"/>
      </w:sdtPr>
      <w:sdtContent>
        <w:p w:rsidR="00000000" w:rsidDel="00000000" w:rsidP="00000000" w:rsidRDefault="00000000" w:rsidRPr="00000000" w14:paraId="0000040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6044203"/>
              <w:tag w:val="goog_rdk_4627"/>
            </w:sdtPr>
            <w:sdtContent>
              <w:ins w:author="Rossi Rossi" w:id="118" w:date="2026-09-22T06:56:59Z">
                <w:sdt>
                  <w:sdtPr>
                    <w:id w:val="265037183"/>
                    <w:tag w:val="goog_rdk_4628"/>
                  </w:sdtPr>
                  <w:sdtContent>
                    <w:del w:author="Animefor Me" w:id="15" w:date="2026-09-29T09:36:34Z"/>
                  </w:sdtContent>
                </w:sdt>
              </w:ins>
              <w:sdt>
                <w:sdtPr>
                  <w:id w:val="-1446173877"/>
                  <w:tag w:val="goog_rdk_46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Leak response checklist</w:delText>
                      </w:r>
                    </w:del>
                  </w:ins>
                </w:sdtContent>
              </w:sdt>
              <w:ins w:author="Rossi Rossi" w:id="118" w:date="2026-09-22T06:56:59Z">
                <w:del w:author="Animefor Me" w:id="15" w:date="2026-09-29T09:36:34Z"/>
              </w:ins>
            </w:sdtContent>
          </w:sdt>
        </w:p>
      </w:sdtContent>
    </w:sdt>
    <w:sdt>
      <w:sdtPr>
        <w:id w:val="-1352952914"/>
        <w:tag w:val="goog_rdk_4634"/>
      </w:sdtPr>
      <w:sdtContent>
        <w:p w:rsidR="00000000" w:rsidDel="00000000" w:rsidP="00000000" w:rsidRDefault="00000000" w:rsidRPr="00000000" w14:paraId="0000040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79171288"/>
              <w:tag w:val="goog_rdk_4631"/>
            </w:sdtPr>
            <w:sdtContent>
              <w:ins w:author="Rossi Rossi" w:id="118" w:date="2026-09-22T06:56:59Z">
                <w:sdt>
                  <w:sdtPr>
                    <w:id w:val="1983769272"/>
                    <w:tag w:val="goog_rdk_4632"/>
                  </w:sdtPr>
                  <w:sdtContent>
                    <w:del w:author="Animefor Me" w:id="15" w:date="2026-09-29T09:36:34Z"/>
                  </w:sdtContent>
                </w:sdt>
              </w:ins>
              <w:sdt>
                <w:sdtPr>
                  <w:id w:val="-1457423294"/>
                  <w:tag w:val="goog_rdk_463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831388705"/>
        <w:tag w:val="goog_rdk_4638"/>
      </w:sdtPr>
      <w:sdtContent>
        <w:p w:rsidR="00000000" w:rsidDel="00000000" w:rsidP="00000000" w:rsidRDefault="00000000" w:rsidRPr="00000000" w14:paraId="0000040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32957035"/>
              <w:tag w:val="goog_rdk_4635"/>
            </w:sdtPr>
            <w:sdtContent>
              <w:ins w:author="Rossi Rossi" w:id="118" w:date="2026-09-22T06:56:59Z">
                <w:sdt>
                  <w:sdtPr>
                    <w:id w:val="934952219"/>
                    <w:tag w:val="goog_rdk_4636"/>
                  </w:sdtPr>
                  <w:sdtContent>
                    <w:del w:author="Animefor Me" w:id="15" w:date="2026-09-29T09:36:34Z"/>
                  </w:sdtContent>
                </w:sdt>
              </w:ins>
              <w:sdt>
                <w:sdtPr>
                  <w:id w:val="-2050673280"/>
                  <w:tag w:val="goog_rdk_463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118" w:date="2026-09-22T06:56:59Z">
                <w:del w:author="Animefor Me" w:id="15" w:date="2026-09-29T09:36:34Z"/>
              </w:ins>
            </w:sdtContent>
          </w:sdt>
        </w:p>
      </w:sdtContent>
    </w:sdt>
    <w:sdt>
      <w:sdtPr>
        <w:id w:val="-946515081"/>
        <w:tag w:val="goog_rdk_4642"/>
      </w:sdtPr>
      <w:sdtContent>
        <w:p w:rsidR="00000000" w:rsidDel="00000000" w:rsidP="00000000" w:rsidRDefault="00000000" w:rsidRPr="00000000" w14:paraId="0000040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74201316"/>
              <w:tag w:val="goog_rdk_4639"/>
            </w:sdtPr>
            <w:sdtContent>
              <w:ins w:author="Rossi Rossi" w:id="118" w:date="2026-09-22T06:56:59Z">
                <w:sdt>
                  <w:sdtPr>
                    <w:id w:val="687135367"/>
                    <w:tag w:val="goog_rdk_4640"/>
                  </w:sdtPr>
                  <w:sdtContent>
                    <w:del w:author="Animefor Me" w:id="15" w:date="2026-09-29T09:36:34Z"/>
                  </w:sdtContent>
                </w:sdt>
              </w:ins>
              <w:sdt>
                <w:sdtPr>
                  <w:id w:val="-298063834"/>
                  <w:tag w:val="goog_rdk_464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41055482"/>
        <w:tag w:val="goog_rdk_4646"/>
      </w:sdtPr>
      <w:sdtContent>
        <w:p w:rsidR="00000000" w:rsidDel="00000000" w:rsidP="00000000" w:rsidRDefault="00000000" w:rsidRPr="00000000" w14:paraId="0000041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19366604"/>
              <w:tag w:val="goog_rdk_4643"/>
            </w:sdtPr>
            <w:sdtContent>
              <w:ins w:author="Rossi Rossi" w:id="118" w:date="2026-09-22T06:56:59Z">
                <w:sdt>
                  <w:sdtPr>
                    <w:id w:val="-34557494"/>
                    <w:tag w:val="goog_rdk_4644"/>
                  </w:sdtPr>
                  <w:sdtContent>
                    <w:del w:author="Animefor Me" w:id="15" w:date="2026-09-29T09:36:34Z"/>
                  </w:sdtContent>
                </w:sdt>
              </w:ins>
              <w:sdt>
                <w:sdtPr>
                  <w:id w:val="1793543771"/>
                  <w:tag w:val="goog_rdk_464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118" w:date="2026-09-22T06:56:59Z">
                <w:del w:author="Animefor Me" w:id="15" w:date="2026-09-29T09:36:34Z"/>
              </w:ins>
            </w:sdtContent>
          </w:sdt>
        </w:p>
      </w:sdtContent>
    </w:sdt>
    <w:sdt>
      <w:sdtPr>
        <w:id w:val="-1494296514"/>
        <w:tag w:val="goog_rdk_4650"/>
      </w:sdtPr>
      <w:sdtContent>
        <w:p w:rsidR="00000000" w:rsidDel="00000000" w:rsidP="00000000" w:rsidRDefault="00000000" w:rsidRPr="00000000" w14:paraId="0000041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15862170"/>
              <w:tag w:val="goog_rdk_4647"/>
            </w:sdtPr>
            <w:sdtContent>
              <w:ins w:author="Rossi Rossi" w:id="118" w:date="2026-09-22T06:56:59Z">
                <w:sdt>
                  <w:sdtPr>
                    <w:id w:val="-1002202205"/>
                    <w:tag w:val="goog_rdk_4648"/>
                  </w:sdtPr>
                  <w:sdtContent>
                    <w:del w:author="Animefor Me" w:id="15" w:date="2026-09-29T09:36:34Z"/>
                  </w:sdtContent>
                </w:sdt>
              </w:ins>
              <w:sdt>
                <w:sdtPr>
                  <w:id w:val="-1618649246"/>
                  <w:tag w:val="goog_rdk_46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118" w:date="2026-09-22T06:56:59Z">
                <w:del w:author="Animefor Me" w:id="15" w:date="2026-09-29T09:36:34Z"/>
              </w:ins>
            </w:sdtContent>
          </w:sdt>
        </w:p>
      </w:sdtContent>
    </w:sdt>
    <w:sdt>
      <w:sdtPr>
        <w:id w:val="953153921"/>
        <w:tag w:val="goog_rdk_4654"/>
      </w:sdtPr>
      <w:sdtContent>
        <w:p w:rsidR="00000000" w:rsidDel="00000000" w:rsidP="00000000" w:rsidRDefault="00000000" w:rsidRPr="00000000" w14:paraId="0000041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5214251"/>
              <w:tag w:val="goog_rdk_4651"/>
            </w:sdtPr>
            <w:sdtContent>
              <w:ins w:author="Rossi Rossi" w:id="118" w:date="2026-09-22T06:56:59Z">
                <w:sdt>
                  <w:sdtPr>
                    <w:id w:val="-649759188"/>
                    <w:tag w:val="goog_rdk_4652"/>
                  </w:sdtPr>
                  <w:sdtContent>
                    <w:del w:author="Animefor Me" w:id="15" w:date="2026-09-29T09:36:34Z"/>
                  </w:sdtContent>
                </w:sdt>
              </w:ins>
              <w:sdt>
                <w:sdtPr>
                  <w:id w:val="-904224544"/>
                  <w:tag w:val="goog_rdk_465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118" w:date="2026-09-22T06:56:59Z">
                <w:del w:author="Animefor Me" w:id="15" w:date="2026-09-29T09:36:34Z"/>
              </w:ins>
            </w:sdtContent>
          </w:sdt>
        </w:p>
      </w:sdtContent>
    </w:sdt>
    <w:sdt>
      <w:sdtPr>
        <w:id w:val="-1124474609"/>
        <w:tag w:val="goog_rdk_4658"/>
      </w:sdtPr>
      <w:sdtContent>
        <w:p w:rsidR="00000000" w:rsidDel="00000000" w:rsidP="00000000" w:rsidRDefault="00000000" w:rsidRPr="00000000" w14:paraId="0000041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9144517"/>
              <w:tag w:val="goog_rdk_4655"/>
            </w:sdtPr>
            <w:sdtContent>
              <w:ins w:author="Rossi Rossi" w:id="118" w:date="2026-09-22T06:56:59Z">
                <w:sdt>
                  <w:sdtPr>
                    <w:id w:val="-1896791813"/>
                    <w:tag w:val="goog_rdk_4656"/>
                  </w:sdtPr>
                  <w:sdtContent>
                    <w:del w:author="Animefor Me" w:id="15" w:date="2026-09-29T09:36:34Z"/>
                  </w:sdtContent>
                </w:sdt>
              </w:ins>
              <w:sdt>
                <w:sdtPr>
                  <w:id w:val="-1797870531"/>
                  <w:tag w:val="goog_rdk_46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118" w:date="2026-09-22T06:56:59Z">
                <w:del w:author="Animefor Me" w:id="15" w:date="2026-09-29T09:36:34Z"/>
              </w:ins>
            </w:sdtContent>
          </w:sdt>
        </w:p>
      </w:sdtContent>
    </w:sdt>
    <w:sdt>
      <w:sdtPr>
        <w:id w:val="-1484215974"/>
        <w:tag w:val="goog_rdk_4662"/>
      </w:sdtPr>
      <w:sdtContent>
        <w:p w:rsidR="00000000" w:rsidDel="00000000" w:rsidP="00000000" w:rsidRDefault="00000000" w:rsidRPr="00000000" w14:paraId="0000041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24204815"/>
              <w:tag w:val="goog_rdk_4659"/>
            </w:sdtPr>
            <w:sdtContent>
              <w:ins w:author="Rossi Rossi" w:id="118" w:date="2026-09-22T06:56:59Z">
                <w:sdt>
                  <w:sdtPr>
                    <w:id w:val="-1237577008"/>
                    <w:tag w:val="goog_rdk_4660"/>
                  </w:sdtPr>
                  <w:sdtContent>
                    <w:del w:author="Animefor Me" w:id="15" w:date="2026-09-29T09:36:34Z"/>
                  </w:sdtContent>
                </w:sdt>
              </w:ins>
              <w:sdt>
                <w:sdtPr>
                  <w:id w:val="-673178116"/>
                  <w:tag w:val="goog_rdk_466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328138"/>
        <w:tag w:val="goog_rdk_4666"/>
      </w:sdtPr>
      <w:sdtContent>
        <w:p w:rsidR="00000000" w:rsidDel="00000000" w:rsidP="00000000" w:rsidRDefault="00000000" w:rsidRPr="00000000" w14:paraId="0000041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59584849"/>
              <w:tag w:val="goog_rdk_4663"/>
            </w:sdtPr>
            <w:sdtContent>
              <w:ins w:author="Rossi Rossi" w:id="118" w:date="2026-09-22T06:56:59Z">
                <w:sdt>
                  <w:sdtPr>
                    <w:id w:val="-853604338"/>
                    <w:tag w:val="goog_rdk_4664"/>
                  </w:sdtPr>
                  <w:sdtContent>
                    <w:del w:author="Animefor Me" w:id="15" w:date="2026-09-29T09:36:34Z"/>
                  </w:sdtContent>
                </w:sdt>
              </w:ins>
              <w:sdt>
                <w:sdtPr>
                  <w:id w:val="892367121"/>
                  <w:tag w:val="goog_rdk_466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118" w:date="2026-09-22T06:56:59Z">
                <w:del w:author="Animefor Me" w:id="15" w:date="2026-09-29T09:36:34Z"/>
              </w:ins>
            </w:sdtContent>
          </w:sdt>
        </w:p>
      </w:sdtContent>
    </w:sdt>
    <w:sdt>
      <w:sdtPr>
        <w:id w:val="-421142000"/>
        <w:tag w:val="goog_rdk_4670"/>
      </w:sdtPr>
      <w:sdtContent>
        <w:p w:rsidR="00000000" w:rsidDel="00000000" w:rsidP="00000000" w:rsidRDefault="00000000" w:rsidRPr="00000000" w14:paraId="0000041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69486114"/>
              <w:tag w:val="goog_rdk_4667"/>
            </w:sdtPr>
            <w:sdtContent>
              <w:ins w:author="Rossi Rossi" w:id="118" w:date="2026-09-22T06:56:59Z">
                <w:sdt>
                  <w:sdtPr>
                    <w:id w:val="13009761"/>
                    <w:tag w:val="goog_rdk_4668"/>
                  </w:sdtPr>
                  <w:sdtContent>
                    <w:del w:author="Animefor Me" w:id="15" w:date="2026-09-29T09:36:34Z"/>
                  </w:sdtContent>
                </w:sdt>
              </w:ins>
              <w:sdt>
                <w:sdtPr>
                  <w:id w:val="1694465463"/>
                  <w:tag w:val="goog_rdk_466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16155942"/>
        <w:tag w:val="goog_rdk_4674"/>
      </w:sdtPr>
      <w:sdtContent>
        <w:p w:rsidR="00000000" w:rsidDel="00000000" w:rsidP="00000000" w:rsidRDefault="00000000" w:rsidRPr="00000000" w14:paraId="0000041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25842890"/>
              <w:tag w:val="goog_rdk_4671"/>
            </w:sdtPr>
            <w:sdtContent>
              <w:ins w:author="Rossi Rossi" w:id="118" w:date="2026-09-22T06:56:59Z">
                <w:sdt>
                  <w:sdtPr>
                    <w:id w:val="1418354002"/>
                    <w:tag w:val="goog_rdk_4672"/>
                  </w:sdtPr>
                  <w:sdtContent>
                    <w:del w:author="Animefor Me" w:id="15" w:date="2026-09-29T09:36:34Z"/>
                  </w:sdtContent>
                </w:sdt>
              </w:ins>
              <w:sdt>
                <w:sdtPr>
                  <w:id w:val="703699223"/>
                  <w:tag w:val="goog_rdk_467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118" w:date="2026-09-22T06:56:59Z">
                <w:del w:author="Animefor Me" w:id="15" w:date="2026-09-29T09:36:34Z"/>
              </w:ins>
            </w:sdtContent>
          </w:sdt>
        </w:p>
      </w:sdtContent>
    </w:sdt>
    <w:sdt>
      <w:sdtPr>
        <w:id w:val="1486281837"/>
        <w:tag w:val="goog_rdk_4678"/>
      </w:sdtPr>
      <w:sdtContent>
        <w:p w:rsidR="00000000" w:rsidDel="00000000" w:rsidP="00000000" w:rsidRDefault="00000000" w:rsidRPr="00000000" w14:paraId="0000041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46660965"/>
              <w:tag w:val="goog_rdk_4675"/>
            </w:sdtPr>
            <w:sdtContent>
              <w:ins w:author="Rossi Rossi" w:id="118" w:date="2026-09-22T06:56:59Z">
                <w:sdt>
                  <w:sdtPr>
                    <w:id w:val="1807737208"/>
                    <w:tag w:val="goog_rdk_4676"/>
                  </w:sdtPr>
                  <w:sdtContent>
                    <w:del w:author="Animefor Me" w:id="15" w:date="2026-09-29T09:36:34Z"/>
                  </w:sdtContent>
                </w:sdt>
              </w:ins>
              <w:sdt>
                <w:sdtPr>
                  <w:id w:val="-896887420"/>
                  <w:tag w:val="goog_rdk_467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compromised.</w:delText>
                      </w:r>
                    </w:del>
                  </w:ins>
                </w:sdtContent>
              </w:sdt>
              <w:ins w:author="Rossi Rossi" w:id="118" w:date="2026-09-22T06:56:59Z">
                <w:del w:author="Animefor Me" w:id="15" w:date="2026-09-29T09:36:34Z"/>
              </w:ins>
            </w:sdtContent>
          </w:sdt>
        </w:p>
      </w:sdtContent>
    </w:sdt>
    <w:sdt>
      <w:sdtPr>
        <w:id w:val="752874774"/>
        <w:tag w:val="goog_rdk_4682"/>
      </w:sdtPr>
      <w:sdtContent>
        <w:p w:rsidR="00000000" w:rsidDel="00000000" w:rsidP="00000000" w:rsidRDefault="00000000" w:rsidRPr="00000000" w14:paraId="0000041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73449145"/>
              <w:tag w:val="goog_rdk_4679"/>
            </w:sdtPr>
            <w:sdtContent>
              <w:ins w:author="Rossi Rossi" w:id="118" w:date="2026-09-22T06:56:59Z">
                <w:sdt>
                  <w:sdtPr>
                    <w:id w:val="-362828081"/>
                    <w:tag w:val="goog_rdk_4680"/>
                  </w:sdtPr>
                  <w:sdtContent>
                    <w:del w:author="Animefor Me" w:id="15" w:date="2026-09-29T09:36:34Z"/>
                  </w:sdtContent>
                </w:sdt>
              </w:ins>
              <w:sdt>
                <w:sdtPr>
                  <w:id w:val="1720915895"/>
                  <w:tag w:val="goog_rdk_468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57914856"/>
        <w:tag w:val="goog_rdk_4686"/>
      </w:sdtPr>
      <w:sdtContent>
        <w:p w:rsidR="00000000" w:rsidDel="00000000" w:rsidP="00000000" w:rsidRDefault="00000000" w:rsidRPr="00000000" w14:paraId="0000041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22469439"/>
              <w:tag w:val="goog_rdk_4683"/>
            </w:sdtPr>
            <w:sdtContent>
              <w:ins w:author="Rossi Rossi" w:id="118" w:date="2026-09-22T06:56:59Z">
                <w:sdt>
                  <w:sdtPr>
                    <w:id w:val="1981734934"/>
                    <w:tag w:val="goog_rdk_4684"/>
                  </w:sdtPr>
                  <w:sdtContent>
                    <w:del w:author="Animefor Me" w:id="15" w:date="2026-09-29T09:36:34Z"/>
                  </w:sdtContent>
                </w:sdt>
              </w:ins>
              <w:sdt>
                <w:sdtPr>
                  <w:id w:val="-731577733"/>
                  <w:tag w:val="goog_rdk_468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Apply request origin restrictions</w:delText>
                      </w:r>
                    </w:del>
                  </w:ins>
                </w:sdtContent>
              </w:sdt>
              <w:ins w:author="Rossi Rossi" w:id="118" w:date="2026-09-22T06:56:59Z">
                <w:del w:author="Animefor Me" w:id="15" w:date="2026-09-29T09:36:34Z"/>
              </w:ins>
            </w:sdtContent>
          </w:sdt>
        </w:p>
      </w:sdtContent>
    </w:sdt>
    <w:sdt>
      <w:sdtPr>
        <w:id w:val="367625529"/>
        <w:tag w:val="goog_rdk_4690"/>
      </w:sdtPr>
      <w:sdtContent>
        <w:p w:rsidR="00000000" w:rsidDel="00000000" w:rsidP="00000000" w:rsidRDefault="00000000" w:rsidRPr="00000000" w14:paraId="0000041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11005671"/>
              <w:tag w:val="goog_rdk_4687"/>
            </w:sdtPr>
            <w:sdtContent>
              <w:ins w:author="Rossi Rossi" w:id="118" w:date="2026-09-22T06:56:59Z">
                <w:sdt>
                  <w:sdtPr>
                    <w:id w:val="-902033474"/>
                    <w:tag w:val="goog_rdk_4688"/>
                  </w:sdtPr>
                  <w:sdtContent>
                    <w:del w:author="Animefor Me" w:id="15" w:date="2026-09-29T09:36:34Z"/>
                  </w:sdtContent>
                </w:sdt>
              </w:ins>
              <w:sdt>
                <w:sdtPr>
                  <w:id w:val="-390662468"/>
                  <w:tag w:val="goog_rdk_468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95299382"/>
        <w:tag w:val="goog_rdk_4694"/>
      </w:sdtPr>
      <w:sdtContent>
        <w:p w:rsidR="00000000" w:rsidDel="00000000" w:rsidP="00000000" w:rsidRDefault="00000000" w:rsidRPr="00000000" w14:paraId="0000041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41258109"/>
              <w:tag w:val="goog_rdk_4691"/>
            </w:sdtPr>
            <w:sdtContent>
              <w:ins w:author="Rossi Rossi" w:id="118" w:date="2026-09-22T06:56:59Z">
                <w:sdt>
                  <w:sdtPr>
                    <w:id w:val="1528698918"/>
                    <w:tag w:val="goog_rdk_4692"/>
                  </w:sdtPr>
                  <w:sdtContent>
                    <w:del w:author="Animefor Me" w:id="15" w:date="2026-09-29T09:36:34Z"/>
                  </w:sdtContent>
                </w:sdt>
              </w:ins>
              <w:sdt>
                <w:sdtPr>
                  <w:id w:val="616438953"/>
                  <w:tag w:val="goog_rdk_469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118" w:date="2026-09-22T06:56:59Z">
                <w:del w:author="Animefor Me" w:id="15" w:date="2026-09-29T09:36:34Z"/>
              </w:ins>
            </w:sdtContent>
          </w:sdt>
        </w:p>
      </w:sdtContent>
    </w:sdt>
    <w:sdt>
      <w:sdtPr>
        <w:id w:val="962883310"/>
        <w:tag w:val="goog_rdk_4698"/>
      </w:sdtPr>
      <w:sdtContent>
        <w:p w:rsidR="00000000" w:rsidDel="00000000" w:rsidP="00000000" w:rsidRDefault="00000000" w:rsidRPr="00000000" w14:paraId="0000041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91600104"/>
              <w:tag w:val="goog_rdk_4695"/>
            </w:sdtPr>
            <w:sdtContent>
              <w:ins w:author="Rossi Rossi" w:id="118" w:date="2026-09-22T06:56:59Z">
                <w:sdt>
                  <w:sdtPr>
                    <w:id w:val="-549737466"/>
                    <w:tag w:val="goog_rdk_4696"/>
                  </w:sdtPr>
                  <w:sdtContent>
                    <w:del w:author="Animefor Me" w:id="15" w:date="2026-09-29T09:36:34Z"/>
                  </w:sdtContent>
                </w:sdt>
              </w:ins>
              <w:sdt>
                <w:sdtPr>
                  <w:id w:val="-6768668"/>
                  <w:tag w:val="goog_rdk_46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key.</w:delText>
                      </w:r>
                    </w:del>
                  </w:ins>
                </w:sdtContent>
              </w:sdt>
              <w:ins w:author="Rossi Rossi" w:id="118" w:date="2026-09-22T06:56:59Z">
                <w:del w:author="Animefor Me" w:id="15" w:date="2026-09-29T09:36:34Z"/>
              </w:ins>
            </w:sdtContent>
          </w:sdt>
        </w:p>
      </w:sdtContent>
    </w:sdt>
    <w:sdt>
      <w:sdtPr>
        <w:id w:val="1260487008"/>
        <w:tag w:val="goog_rdk_4702"/>
      </w:sdtPr>
      <w:sdtContent>
        <w:p w:rsidR="00000000" w:rsidDel="00000000" w:rsidP="00000000" w:rsidRDefault="00000000" w:rsidRPr="00000000" w14:paraId="0000041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73684927"/>
              <w:tag w:val="goog_rdk_4699"/>
            </w:sdtPr>
            <w:sdtContent>
              <w:ins w:author="Rossi Rossi" w:id="118" w:date="2026-09-22T06:56:59Z">
                <w:sdt>
                  <w:sdtPr>
                    <w:id w:val="-2612748"/>
                    <w:tag w:val="goog_rdk_4700"/>
                  </w:sdtPr>
                  <w:sdtContent>
                    <w:del w:author="Animefor Me" w:id="15" w:date="2026-09-29T09:36:34Z"/>
                  </w:sdtContent>
                </w:sdt>
              </w:ins>
              <w:sdt>
                <w:sdtPr>
                  <w:id w:val="304824793"/>
                  <w:tag w:val="goog_rdk_470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43480336"/>
        <w:tag w:val="goog_rdk_4706"/>
      </w:sdtPr>
      <w:sdtContent>
        <w:p w:rsidR="00000000" w:rsidDel="00000000" w:rsidP="00000000" w:rsidRDefault="00000000" w:rsidRPr="00000000" w14:paraId="0000041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73018235"/>
              <w:tag w:val="goog_rdk_4703"/>
            </w:sdtPr>
            <w:sdtContent>
              <w:ins w:author="Rossi Rossi" w:id="118" w:date="2026-09-22T06:56:59Z">
                <w:sdt>
                  <w:sdtPr>
                    <w:id w:val="422775986"/>
                    <w:tag w:val="goog_rdk_4704"/>
                  </w:sdtPr>
                  <w:sdtContent>
                    <w:del w:author="Animefor Me" w:id="15" w:date="2026-09-29T09:36:34Z"/>
                  </w:sdtContent>
                </w:sdt>
              </w:ins>
              <w:sdt>
                <w:sdtPr>
                  <w:id w:val="-852688008"/>
                  <w:tag w:val="goog_rdk_47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118" w:date="2026-09-22T06:56:59Z">
                <w:del w:author="Animefor Me" w:id="15" w:date="2026-09-29T09:36:34Z"/>
              </w:ins>
            </w:sdtContent>
          </w:sdt>
        </w:p>
      </w:sdtContent>
    </w:sdt>
    <w:sdt>
      <w:sdtPr>
        <w:id w:val="1605005041"/>
        <w:tag w:val="goog_rdk_4710"/>
      </w:sdtPr>
      <w:sdtContent>
        <w:p w:rsidR="00000000" w:rsidDel="00000000" w:rsidP="00000000" w:rsidRDefault="00000000" w:rsidRPr="00000000" w14:paraId="0000042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94377447"/>
              <w:tag w:val="goog_rdk_4707"/>
            </w:sdtPr>
            <w:sdtContent>
              <w:ins w:author="Rossi Rossi" w:id="118" w:date="2026-09-22T06:56:59Z">
                <w:sdt>
                  <w:sdtPr>
                    <w:id w:val="-1911192986"/>
                    <w:tag w:val="goog_rdk_4708"/>
                  </w:sdtPr>
                  <w:sdtContent>
                    <w:del w:author="Animefor Me" w:id="15" w:date="2026-09-29T09:36:34Z"/>
                  </w:sdtContent>
                </w:sdt>
              </w:ins>
              <w:sdt>
                <w:sdtPr>
                  <w:id w:val="-2125435775"/>
                  <w:tag w:val="goog_rdk_470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118" w:date="2026-09-22T06:56:59Z">
                <w:del w:author="Animefor Me" w:id="15" w:date="2026-09-29T09:36:34Z"/>
              </w:ins>
            </w:sdtContent>
          </w:sdt>
        </w:p>
      </w:sdtContent>
    </w:sdt>
    <w:sdt>
      <w:sdtPr>
        <w:id w:val="469570507"/>
        <w:tag w:val="goog_rdk_4714"/>
      </w:sdtPr>
      <w:sdtContent>
        <w:p w:rsidR="00000000" w:rsidDel="00000000" w:rsidP="00000000" w:rsidRDefault="00000000" w:rsidRPr="00000000" w14:paraId="0000042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13073601"/>
              <w:tag w:val="goog_rdk_4711"/>
            </w:sdtPr>
            <w:sdtContent>
              <w:ins w:author="Rossi Rossi" w:id="118" w:date="2026-09-22T06:56:59Z">
                <w:sdt>
                  <w:sdtPr>
                    <w:id w:val="-512677507"/>
                    <w:tag w:val="goog_rdk_4712"/>
                  </w:sdtPr>
                  <w:sdtContent>
                    <w:del w:author="Animefor Me" w:id="15" w:date="2026-09-29T09:36:34Z"/>
                  </w:sdtContent>
                </w:sdt>
              </w:ins>
              <w:sdt>
                <w:sdtPr>
                  <w:id w:val="243181279"/>
                  <w:tag w:val="goog_rdk_47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118" w:date="2026-09-22T06:56:59Z">
                <w:del w:author="Animefor Me" w:id="15" w:date="2026-09-29T09:36:34Z"/>
              </w:ins>
            </w:sdtContent>
          </w:sdt>
        </w:p>
      </w:sdtContent>
    </w:sdt>
    <w:sdt>
      <w:sdtPr>
        <w:id w:val="-1079454506"/>
        <w:tag w:val="goog_rdk_4718"/>
      </w:sdtPr>
      <w:sdtContent>
        <w:p w:rsidR="00000000" w:rsidDel="00000000" w:rsidP="00000000" w:rsidRDefault="00000000" w:rsidRPr="00000000" w14:paraId="0000042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33066841"/>
              <w:tag w:val="goog_rdk_4715"/>
            </w:sdtPr>
            <w:sdtContent>
              <w:ins w:author="Rossi Rossi" w:id="118" w:date="2026-09-22T06:56:59Z">
                <w:sdt>
                  <w:sdtPr>
                    <w:id w:val="-1052088727"/>
                    <w:tag w:val="goog_rdk_4716"/>
                  </w:sdtPr>
                  <w:sdtContent>
                    <w:del w:author="Animefor Me" w:id="15" w:date="2026-09-29T09:36:34Z"/>
                  </w:sdtContent>
                </w:sdt>
              </w:ins>
              <w:sdt>
                <w:sdtPr>
                  <w:id w:val="-1304094111"/>
                  <w:tag w:val="goog_rdk_47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118" w:date="2026-09-22T06:56:59Z">
                <w:del w:author="Animefor Me" w:id="15" w:date="2026-09-29T09:36:34Z"/>
              </w:ins>
            </w:sdtContent>
          </w:sdt>
        </w:p>
      </w:sdtContent>
    </w:sdt>
    <w:sdt>
      <w:sdtPr>
        <w:id w:val="-1228489495"/>
        <w:tag w:val="goog_rdk_4722"/>
      </w:sdtPr>
      <w:sdtContent>
        <w:p w:rsidR="00000000" w:rsidDel="00000000" w:rsidP="00000000" w:rsidRDefault="00000000" w:rsidRPr="00000000" w14:paraId="0000042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45414510"/>
              <w:tag w:val="goog_rdk_4719"/>
            </w:sdtPr>
            <w:sdtContent>
              <w:ins w:author="Rossi Rossi" w:id="118" w:date="2026-09-22T06:56:59Z">
                <w:sdt>
                  <w:sdtPr>
                    <w:id w:val="61361612"/>
                    <w:tag w:val="goog_rdk_4720"/>
                  </w:sdtPr>
                  <w:sdtContent>
                    <w:del w:author="Animefor Me" w:id="15" w:date="2026-09-29T09:36:34Z"/>
                  </w:sdtContent>
                </w:sdt>
              </w:ins>
              <w:sdt>
                <w:sdtPr>
                  <w:id w:val="202827260"/>
                  <w:tag w:val="goog_rdk_472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48641592"/>
        <w:tag w:val="goog_rdk_4726"/>
      </w:sdtPr>
      <w:sdtContent>
        <w:p w:rsidR="00000000" w:rsidDel="00000000" w:rsidP="00000000" w:rsidRDefault="00000000" w:rsidRPr="00000000" w14:paraId="0000042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33816769"/>
              <w:tag w:val="goog_rdk_4723"/>
            </w:sdtPr>
            <w:sdtContent>
              <w:ins w:author="Rossi Rossi" w:id="118" w:date="2026-09-22T06:56:59Z">
                <w:sdt>
                  <w:sdtPr>
                    <w:id w:val="2013408630"/>
                    <w:tag w:val="goog_rdk_4724"/>
                  </w:sdtPr>
                  <w:sdtContent>
                    <w:del w:author="Animefor Me" w:id="15" w:date="2026-09-29T09:36:34Z"/>
                  </w:sdtContent>
                </w:sdt>
              </w:ins>
              <w:sdt>
                <w:sdtPr>
                  <w:id w:val="1763935122"/>
                  <w:tag w:val="goog_rdk_47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118" w:date="2026-09-22T06:56:59Z">
                <w:del w:author="Animefor Me" w:id="15" w:date="2026-09-29T09:36:34Z"/>
              </w:ins>
            </w:sdtContent>
          </w:sdt>
        </w:p>
      </w:sdtContent>
    </w:sdt>
    <w:sdt>
      <w:sdtPr>
        <w:id w:val="2093748608"/>
        <w:tag w:val="goog_rdk_4730"/>
      </w:sdtPr>
      <w:sdtContent>
        <w:p w:rsidR="00000000" w:rsidDel="00000000" w:rsidP="00000000" w:rsidRDefault="00000000" w:rsidRPr="00000000" w14:paraId="0000042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31006074"/>
              <w:tag w:val="goog_rdk_4727"/>
            </w:sdtPr>
            <w:sdtContent>
              <w:ins w:author="Rossi Rossi" w:id="118" w:date="2026-09-22T06:56:59Z">
                <w:sdt>
                  <w:sdtPr>
                    <w:id w:val="1759235367"/>
                    <w:tag w:val="goog_rdk_4728"/>
                  </w:sdtPr>
                  <w:sdtContent>
                    <w:del w:author="Animefor Me" w:id="15" w:date="2026-09-29T09:36:34Z"/>
                  </w:sdtContent>
                </w:sdt>
              </w:ins>
              <w:sdt>
                <w:sdtPr>
                  <w:id w:val="-562096108"/>
                  <w:tag w:val="goog_rdk_472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129827061"/>
        <w:tag w:val="goog_rdk_4734"/>
      </w:sdtPr>
      <w:sdtContent>
        <w:p w:rsidR="00000000" w:rsidDel="00000000" w:rsidP="00000000" w:rsidRDefault="00000000" w:rsidRPr="00000000" w14:paraId="0000042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38972519"/>
              <w:tag w:val="goog_rdk_4731"/>
            </w:sdtPr>
            <w:sdtContent>
              <w:ins w:author="Rossi Rossi" w:id="118" w:date="2026-09-22T06:56:59Z">
                <w:sdt>
                  <w:sdtPr>
                    <w:id w:val="-516504219"/>
                    <w:tag w:val="goog_rdk_4732"/>
                  </w:sdtPr>
                  <w:sdtContent>
                    <w:del w:author="Animefor Me" w:id="15" w:date="2026-09-29T09:36:34Z"/>
                  </w:sdtContent>
                </w:sdt>
              </w:ins>
              <w:sdt>
                <w:sdtPr>
                  <w:id w:val="1081091144"/>
                  <w:tag w:val="goog_rdk_473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118" w:date="2026-09-22T06:56:59Z">
                <w:del w:author="Animefor Me" w:id="15" w:date="2026-09-29T09:36:34Z"/>
              </w:ins>
            </w:sdtContent>
          </w:sdt>
        </w:p>
      </w:sdtContent>
    </w:sdt>
    <w:sdt>
      <w:sdtPr>
        <w:id w:val="523308122"/>
        <w:tag w:val="goog_rdk_4738"/>
      </w:sdtPr>
      <w:sdtContent>
        <w:p w:rsidR="00000000" w:rsidDel="00000000" w:rsidP="00000000" w:rsidRDefault="00000000" w:rsidRPr="00000000" w14:paraId="0000042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5299521"/>
              <w:tag w:val="goog_rdk_4735"/>
            </w:sdtPr>
            <w:sdtContent>
              <w:ins w:author="Rossi Rossi" w:id="118" w:date="2026-09-22T06:56:59Z">
                <w:sdt>
                  <w:sdtPr>
                    <w:id w:val="-1016036542"/>
                    <w:tag w:val="goog_rdk_4736"/>
                  </w:sdtPr>
                  <w:sdtContent>
                    <w:del w:author="Animefor Me" w:id="15" w:date="2026-09-29T09:36:34Z"/>
                  </w:sdtContent>
                </w:sdt>
              </w:ins>
              <w:sdt>
                <w:sdtPr>
                  <w:id w:val="-165045498"/>
                  <w:tag w:val="goog_rdk_473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08740321"/>
        <w:tag w:val="goog_rdk_4742"/>
      </w:sdtPr>
      <w:sdtContent>
        <w:p w:rsidR="00000000" w:rsidDel="00000000" w:rsidP="00000000" w:rsidRDefault="00000000" w:rsidRPr="00000000" w14:paraId="0000042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59131449"/>
              <w:tag w:val="goog_rdk_4739"/>
            </w:sdtPr>
            <w:sdtContent>
              <w:ins w:author="Rossi Rossi" w:id="118" w:date="2026-09-22T06:56:59Z">
                <w:sdt>
                  <w:sdtPr>
                    <w:id w:val="-1705912555"/>
                    <w:tag w:val="goog_rdk_4740"/>
                  </w:sdtPr>
                  <w:sdtContent>
                    <w:del w:author="Animefor Me" w:id="15" w:date="2026-09-29T09:36:34Z"/>
                  </w:sdtContent>
                </w:sdt>
              </w:ins>
              <w:sdt>
                <w:sdtPr>
                  <w:id w:val="1397199384"/>
                  <w:tag w:val="goog_rdk_474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118" w:date="2026-09-22T06:56:59Z">
                <w:del w:author="Animefor Me" w:id="15" w:date="2026-09-29T09:36:34Z"/>
              </w:ins>
            </w:sdtContent>
          </w:sdt>
        </w:p>
      </w:sdtContent>
    </w:sdt>
    <w:sdt>
      <w:sdtPr>
        <w:id w:val="-1076696240"/>
        <w:tag w:val="goog_rdk_4746"/>
      </w:sdtPr>
      <w:sdtContent>
        <w:p w:rsidR="00000000" w:rsidDel="00000000" w:rsidP="00000000" w:rsidRDefault="00000000" w:rsidRPr="00000000" w14:paraId="0000042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07656996"/>
              <w:tag w:val="goog_rdk_4743"/>
            </w:sdtPr>
            <w:sdtContent>
              <w:ins w:author="Rossi Rossi" w:id="118" w:date="2026-09-22T06:56:59Z">
                <w:sdt>
                  <w:sdtPr>
                    <w:id w:val="-994170027"/>
                    <w:tag w:val="goog_rdk_4744"/>
                  </w:sdtPr>
                  <w:sdtContent>
                    <w:del w:author="Animefor Me" w:id="15" w:date="2026-09-29T09:36:34Z"/>
                  </w:sdtContent>
                </w:sdt>
              </w:ins>
              <w:sdt>
                <w:sdtPr>
                  <w:id w:val="290459341"/>
                  <w:tag w:val="goog_rdk_474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52255556"/>
        <w:tag w:val="goog_rdk_4750"/>
      </w:sdtPr>
      <w:sdtContent>
        <w:p w:rsidR="00000000" w:rsidDel="00000000" w:rsidP="00000000" w:rsidRDefault="00000000" w:rsidRPr="00000000" w14:paraId="0000042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04839387"/>
              <w:tag w:val="goog_rdk_4747"/>
            </w:sdtPr>
            <w:sdtContent>
              <w:ins w:author="Rossi Rossi" w:id="118" w:date="2026-09-22T06:56:59Z">
                <w:sdt>
                  <w:sdtPr>
                    <w:id w:val="1205190631"/>
                    <w:tag w:val="goog_rdk_4748"/>
                  </w:sdtPr>
                  <w:sdtContent>
                    <w:del w:author="Animefor Me" w:id="15" w:date="2026-09-29T09:36:34Z"/>
                  </w:sdtContent>
                </w:sdt>
              </w:ins>
              <w:sdt>
                <w:sdtPr>
                  <w:id w:val="-998202191"/>
                  <w:tag w:val="goog_rdk_474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118" w:date="2026-09-22T06:56:59Z">
                <w:del w:author="Animefor Me" w:id="15" w:date="2026-09-29T09:36:34Z"/>
              </w:ins>
            </w:sdtContent>
          </w:sdt>
        </w:p>
      </w:sdtContent>
    </w:sdt>
    <w:sdt>
      <w:sdtPr>
        <w:id w:val="-1752611751"/>
        <w:tag w:val="goog_rdk_4754"/>
      </w:sdtPr>
      <w:sdtContent>
        <w:p w:rsidR="00000000" w:rsidDel="00000000" w:rsidP="00000000" w:rsidRDefault="00000000" w:rsidRPr="00000000" w14:paraId="0000042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7829355"/>
              <w:tag w:val="goog_rdk_4751"/>
            </w:sdtPr>
            <w:sdtContent>
              <w:ins w:author="Rossi Rossi" w:id="118" w:date="2026-09-22T06:56:59Z">
                <w:sdt>
                  <w:sdtPr>
                    <w:id w:val="-1514176213"/>
                    <w:tag w:val="goog_rdk_4752"/>
                  </w:sdtPr>
                  <w:sdtContent>
                    <w:del w:author="Animefor Me" w:id="15" w:date="2026-09-29T09:36:34Z"/>
                  </w:sdtContent>
                </w:sdt>
              </w:ins>
              <w:sdt>
                <w:sdtPr>
                  <w:id w:val="2106910681"/>
                  <w:tag w:val="goog_rdk_475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22347875"/>
        <w:tag w:val="goog_rdk_4758"/>
      </w:sdtPr>
      <w:sdtContent>
        <w:p w:rsidR="00000000" w:rsidDel="00000000" w:rsidP="00000000" w:rsidRDefault="00000000" w:rsidRPr="00000000" w14:paraId="0000042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59930529"/>
              <w:tag w:val="goog_rdk_4755"/>
            </w:sdtPr>
            <w:sdtContent>
              <w:ins w:author="Rossi Rossi" w:id="118" w:date="2026-09-22T06:56:59Z">
                <w:sdt>
                  <w:sdtPr>
                    <w:id w:val="-1611899242"/>
                    <w:tag w:val="goog_rdk_4756"/>
                  </w:sdtPr>
                  <w:sdtContent>
                    <w:del w:author="Animefor Me" w:id="15" w:date="2026-09-29T09:36:34Z"/>
                  </w:sdtContent>
                </w:sdt>
              </w:ins>
              <w:sdt>
                <w:sdtPr>
                  <w:id w:val="-147788705"/>
                  <w:tag w:val="goog_rdk_475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118" w:date="2026-09-22T06:56:59Z">
                <w:del w:author="Animefor Me" w:id="15" w:date="2026-09-29T09:36:34Z"/>
              </w:ins>
            </w:sdtContent>
          </w:sdt>
        </w:p>
      </w:sdtContent>
    </w:sdt>
    <w:sdt>
      <w:sdtPr>
        <w:id w:val="1999497404"/>
        <w:tag w:val="goog_rdk_4762"/>
      </w:sdtPr>
      <w:sdtContent>
        <w:p w:rsidR="00000000" w:rsidDel="00000000" w:rsidP="00000000" w:rsidRDefault="00000000" w:rsidRPr="00000000" w14:paraId="0000042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33029990"/>
              <w:tag w:val="goog_rdk_4759"/>
            </w:sdtPr>
            <w:sdtContent>
              <w:ins w:author="Rossi Rossi" w:id="118" w:date="2026-09-22T06:56:59Z">
                <w:sdt>
                  <w:sdtPr>
                    <w:id w:val="-1245760183"/>
                    <w:tag w:val="goog_rdk_4760"/>
                  </w:sdtPr>
                  <w:sdtContent>
                    <w:del w:author="Animefor Me" w:id="15" w:date="2026-09-29T09:36:34Z"/>
                  </w:sdtContent>
                </w:sdt>
              </w:ins>
              <w:sdt>
                <w:sdtPr>
                  <w:id w:val="-1367978726"/>
                  <w:tag w:val="goog_rdk_476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118" w:date="2026-09-22T06:56:59Z">
                <w:del w:author="Animefor Me" w:id="15" w:date="2026-09-29T09:36:34Z"/>
              </w:ins>
            </w:sdtContent>
          </w:sdt>
        </w:p>
      </w:sdtContent>
    </w:sdt>
    <w:sdt>
      <w:sdtPr>
        <w:id w:val="-1287977034"/>
        <w:tag w:val="goog_rdk_4766"/>
      </w:sdtPr>
      <w:sdtContent>
        <w:p w:rsidR="00000000" w:rsidDel="00000000" w:rsidP="00000000" w:rsidRDefault="00000000" w:rsidRPr="00000000" w14:paraId="0000042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879943825"/>
              <w:tag w:val="goog_rdk_4763"/>
            </w:sdtPr>
            <w:sdtContent>
              <w:ins w:author="Rossi Rossi" w:id="118" w:date="2026-09-22T06:56:59Z">
                <w:sdt>
                  <w:sdtPr>
                    <w:id w:val="-2091274391"/>
                    <w:tag w:val="goog_rdk_4764"/>
                  </w:sdtPr>
                  <w:sdtContent>
                    <w:del w:author="Animefor Me" w:id="15" w:date="2026-09-29T09:36:34Z"/>
                  </w:sdtContent>
                </w:sdt>
              </w:ins>
              <w:sdt>
                <w:sdtPr>
                  <w:id w:val="-1807648110"/>
                  <w:tag w:val="goog_rdk_476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118" w:date="2026-09-22T06:56:59Z">
                <w:del w:author="Animefor Me" w:id="15" w:date="2026-09-29T09:36:34Z"/>
              </w:ins>
            </w:sdtContent>
          </w:sdt>
        </w:p>
      </w:sdtContent>
    </w:sdt>
    <w:sdt>
      <w:sdtPr>
        <w:id w:val="-1656121150"/>
        <w:tag w:val="goog_rdk_4770"/>
      </w:sdtPr>
      <w:sdtContent>
        <w:p w:rsidR="00000000" w:rsidDel="00000000" w:rsidP="00000000" w:rsidRDefault="00000000" w:rsidRPr="00000000" w14:paraId="0000042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15065254"/>
              <w:tag w:val="goog_rdk_4767"/>
            </w:sdtPr>
            <w:sdtContent>
              <w:ins w:author="Rossi Rossi" w:id="118" w:date="2026-09-22T06:56:59Z">
                <w:sdt>
                  <w:sdtPr>
                    <w:id w:val="1126150492"/>
                    <w:tag w:val="goog_rdk_4768"/>
                  </w:sdtPr>
                  <w:sdtContent>
                    <w:del w:author="Animefor Me" w:id="15" w:date="2026-09-29T09:36:34Z"/>
                  </w:sdtContent>
                </w:sdt>
              </w:ins>
              <w:sdt>
                <w:sdtPr>
                  <w:id w:val="-723498962"/>
                  <w:tag w:val="goog_rdk_476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Click **Restrict key** to confirm.</w:delText>
                      </w:r>
                    </w:del>
                  </w:ins>
                </w:sdtContent>
              </w:sdt>
              <w:ins w:author="Rossi Rossi" w:id="118" w:date="2026-09-22T06:56:59Z">
                <w:del w:author="Animefor Me" w:id="15" w:date="2026-09-29T09:36:34Z"/>
              </w:ins>
            </w:sdtContent>
          </w:sdt>
        </w:p>
      </w:sdtContent>
    </w:sdt>
    <w:sdt>
      <w:sdtPr>
        <w:id w:val="784016612"/>
        <w:tag w:val="goog_rdk_4774"/>
      </w:sdtPr>
      <w:sdtContent>
        <w:p w:rsidR="00000000" w:rsidDel="00000000" w:rsidP="00000000" w:rsidRDefault="00000000" w:rsidRPr="00000000" w14:paraId="0000043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09703409"/>
              <w:tag w:val="goog_rdk_4771"/>
            </w:sdtPr>
            <w:sdtContent>
              <w:ins w:author="Rossi Rossi" w:id="118" w:date="2026-09-22T06:56:59Z">
                <w:sdt>
                  <w:sdtPr>
                    <w:id w:val="-1634716353"/>
                    <w:tag w:val="goog_rdk_4772"/>
                  </w:sdtPr>
                  <w:sdtContent>
                    <w:del w:author="Animefor Me" w:id="15" w:date="2026-09-29T09:36:34Z"/>
                  </w:sdtContent>
                </w:sdt>
              </w:ins>
              <w:sdt>
                <w:sdtPr>
                  <w:id w:val="-1207830236"/>
                  <w:tag w:val="goog_rdk_477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85879001"/>
        <w:tag w:val="goog_rdk_4778"/>
      </w:sdtPr>
      <w:sdtContent>
        <w:p w:rsidR="00000000" w:rsidDel="00000000" w:rsidP="00000000" w:rsidRDefault="00000000" w:rsidRPr="00000000" w14:paraId="0000043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42601160"/>
              <w:tag w:val="goog_rdk_4775"/>
            </w:sdtPr>
            <w:sdtContent>
              <w:ins w:author="Rossi Rossi" w:id="118" w:date="2026-09-22T06:56:59Z">
                <w:sdt>
                  <w:sdtPr>
                    <w:id w:val="-1952732774"/>
                    <w:tag w:val="goog_rdk_4776"/>
                  </w:sdtPr>
                  <w:sdtContent>
                    <w:del w:author="Animefor Me" w:id="15" w:date="2026-09-29T09:36:34Z"/>
                  </w:sdtContent>
                </w:sdt>
              </w:ins>
              <w:sdt>
                <w:sdtPr>
                  <w:id w:val="1064060038"/>
                  <w:tag w:val="goog_rdk_477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8" w:date="2026-09-22T06:56:59Z">
                <w:del w:author="Animefor Me" w:id="15" w:date="2026-09-29T09:36:34Z"/>
              </w:ins>
            </w:sdtContent>
          </w:sdt>
        </w:p>
      </w:sdtContent>
    </w:sdt>
    <w:sdt>
      <w:sdtPr>
        <w:id w:val="-1338493794"/>
        <w:tag w:val="goog_rdk_4782"/>
      </w:sdtPr>
      <w:sdtContent>
        <w:p w:rsidR="00000000" w:rsidDel="00000000" w:rsidP="00000000" w:rsidRDefault="00000000" w:rsidRPr="00000000" w14:paraId="0000043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06214595"/>
              <w:tag w:val="goog_rdk_4779"/>
            </w:sdtPr>
            <w:sdtContent>
              <w:ins w:author="Rossi Rossi" w:id="118" w:date="2026-09-22T06:56:59Z">
                <w:sdt>
                  <w:sdtPr>
                    <w:id w:val="568670040"/>
                    <w:tag w:val="goog_rdk_4780"/>
                  </w:sdtPr>
                  <w:sdtContent>
                    <w:del w:author="Animefor Me" w:id="15" w:date="2026-09-29T09:36:34Z"/>
                  </w:sdtContent>
                </w:sdt>
              </w:ins>
              <w:sdt>
                <w:sdtPr>
                  <w:id w:val="-639102748"/>
                  <w:tag w:val="goog_rdk_478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118" w:date="2026-09-22T06:56:59Z">
                <w:del w:author="Animefor Me" w:id="15" w:date="2026-09-29T09:36:34Z"/>
              </w:ins>
            </w:sdtContent>
          </w:sdt>
        </w:p>
      </w:sdtContent>
    </w:sdt>
    <w:sdt>
      <w:sdtPr>
        <w:id w:val="3255330"/>
        <w:tag w:val="goog_rdk_4786"/>
      </w:sdtPr>
      <w:sdtContent>
        <w:p w:rsidR="00000000" w:rsidDel="00000000" w:rsidP="00000000" w:rsidRDefault="00000000" w:rsidRPr="00000000" w14:paraId="0000043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27461952"/>
              <w:tag w:val="goog_rdk_4783"/>
            </w:sdtPr>
            <w:sdtContent>
              <w:ins w:author="Rossi Rossi" w:id="118" w:date="2026-09-22T06:56:59Z">
                <w:sdt>
                  <w:sdtPr>
                    <w:id w:val="1922925281"/>
                    <w:tag w:val="goog_rdk_4784"/>
                  </w:sdtPr>
                  <w:sdtContent>
                    <w:del w:author="Animefor Me" w:id="15" w:date="2026-09-29T09:36:34Z"/>
                  </w:sdtContent>
                </w:sdt>
              </w:ins>
              <w:sdt>
                <w:sdtPr>
                  <w:id w:val="-568598723"/>
                  <w:tag w:val="goog_rdk_478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24091724"/>
        <w:tag w:val="goog_rdk_4790"/>
      </w:sdtPr>
      <w:sdtContent>
        <w:p w:rsidR="00000000" w:rsidDel="00000000" w:rsidP="00000000" w:rsidRDefault="00000000" w:rsidRPr="00000000" w14:paraId="0000043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95900430"/>
              <w:tag w:val="goog_rdk_4787"/>
            </w:sdtPr>
            <w:sdtContent>
              <w:ins w:author="Rossi Rossi" w:id="118" w:date="2026-09-22T06:56:59Z">
                <w:sdt>
                  <w:sdtPr>
                    <w:id w:val="1830997007"/>
                    <w:tag w:val="goog_rdk_4788"/>
                  </w:sdtPr>
                  <w:sdtContent>
                    <w:del w:author="Animefor Me" w:id="15" w:date="2026-09-29T09:36:34Z"/>
                  </w:sdtContent>
                </w:sdt>
              </w:ins>
              <w:sdt>
                <w:sdtPr>
                  <w:id w:val="803807954"/>
                  <w:tag w:val="goog_rdk_478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118" w:date="2026-09-22T06:56:59Z">
                <w:del w:author="Animefor Me" w:id="15" w:date="2026-09-29T09:36:34Z"/>
              </w:ins>
            </w:sdtContent>
          </w:sdt>
        </w:p>
      </w:sdtContent>
    </w:sdt>
    <w:sdt>
      <w:sdtPr>
        <w:id w:val="698870034"/>
        <w:tag w:val="goog_rdk_4794"/>
      </w:sdtPr>
      <w:sdtContent>
        <w:p w:rsidR="00000000" w:rsidDel="00000000" w:rsidP="00000000" w:rsidRDefault="00000000" w:rsidRPr="00000000" w14:paraId="0000043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68782768"/>
              <w:tag w:val="goog_rdk_4791"/>
            </w:sdtPr>
            <w:sdtContent>
              <w:ins w:author="Rossi Rossi" w:id="118" w:date="2026-09-22T06:56:59Z">
                <w:sdt>
                  <w:sdtPr>
                    <w:id w:val="-2054454327"/>
                    <w:tag w:val="goog_rdk_4792"/>
                  </w:sdtPr>
                  <w:sdtContent>
                    <w:del w:author="Animefor Me" w:id="15" w:date="2026-09-29T09:36:34Z"/>
                  </w:sdtContent>
                </w:sdt>
              </w:ins>
              <w:sdt>
                <w:sdtPr>
                  <w:id w:val="1335690748"/>
                  <w:tag w:val="goog_rdk_479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45728443"/>
        <w:tag w:val="goog_rdk_4798"/>
      </w:sdtPr>
      <w:sdtContent>
        <w:p w:rsidR="00000000" w:rsidDel="00000000" w:rsidP="00000000" w:rsidRDefault="00000000" w:rsidRPr="00000000" w14:paraId="0000043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55288881"/>
              <w:tag w:val="goog_rdk_4795"/>
            </w:sdtPr>
            <w:sdtContent>
              <w:ins w:author="Rossi Rossi" w:id="118" w:date="2026-09-22T06:56:59Z">
                <w:sdt>
                  <w:sdtPr>
                    <w:id w:val="267760741"/>
                    <w:tag w:val="goog_rdk_4796"/>
                  </w:sdtPr>
                  <w:sdtContent>
                    <w:del w:author="Animefor Me" w:id="15" w:date="2026-09-29T09:36:34Z"/>
                  </w:sdtContent>
                </w:sdt>
              </w:ins>
              <w:sdt>
                <w:sdtPr>
                  <w:id w:val="1981566474"/>
                  <w:tag w:val="goog_rdk_479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18" w:date="2026-09-22T06:56:59Z">
                <w:del w:author="Animefor Me" w:id="15" w:date="2026-09-29T09:36:34Z"/>
              </w:ins>
            </w:sdtContent>
          </w:sdt>
        </w:p>
      </w:sdtContent>
    </w:sdt>
    <w:sdt>
      <w:sdtPr>
        <w:id w:val="304348433"/>
        <w:tag w:val="goog_rdk_4802"/>
      </w:sdtPr>
      <w:sdtContent>
        <w:p w:rsidR="00000000" w:rsidDel="00000000" w:rsidP="00000000" w:rsidRDefault="00000000" w:rsidRPr="00000000" w14:paraId="0000043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21442471"/>
              <w:tag w:val="goog_rdk_4799"/>
            </w:sdtPr>
            <w:sdtContent>
              <w:ins w:author="Rossi Rossi" w:id="118" w:date="2026-09-22T06:56:59Z">
                <w:sdt>
                  <w:sdtPr>
                    <w:id w:val="1462163935"/>
                    <w:tag w:val="goog_rdk_4800"/>
                  </w:sdtPr>
                  <w:sdtContent>
                    <w:del w:author="Animefor Me" w:id="15" w:date="2026-09-29T09:36:34Z"/>
                  </w:sdtContent>
                </w:sdt>
              </w:ins>
              <w:sdt>
                <w:sdtPr>
                  <w:id w:val="1634035470"/>
                  <w:tag w:val="goog_rdk_480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18" w:date="2026-09-22T06:56:59Z">
                <w:del w:author="Animefor Me" w:id="15" w:date="2026-09-29T09:36:34Z"/>
              </w:ins>
            </w:sdtContent>
          </w:sdt>
        </w:p>
      </w:sdtContent>
    </w:sdt>
    <w:sdt>
      <w:sdtPr>
        <w:id w:val="903222970"/>
        <w:tag w:val="goog_rdk_4806"/>
      </w:sdtPr>
      <w:sdtContent>
        <w:p w:rsidR="00000000" w:rsidDel="00000000" w:rsidP="00000000" w:rsidRDefault="00000000" w:rsidRPr="00000000" w14:paraId="0000043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64976760"/>
              <w:tag w:val="goog_rdk_4803"/>
            </w:sdtPr>
            <w:sdtContent>
              <w:ins w:author="Rossi Rossi" w:id="118" w:date="2026-09-22T06:56:59Z">
                <w:sdt>
                  <w:sdtPr>
                    <w:id w:val="1039468190"/>
                    <w:tag w:val="goog_rdk_4804"/>
                  </w:sdtPr>
                  <w:sdtContent>
                    <w:del w:author="Animefor Me" w:id="15" w:date="2026-09-29T09:36:34Z"/>
                  </w:sdtContent>
                </w:sdt>
              </w:ins>
              <w:sdt>
                <w:sdtPr>
                  <w:id w:val="580044797"/>
                  <w:tag w:val="goog_rdk_480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these restrictions are applied.**</w:delText>
                      </w:r>
                    </w:del>
                  </w:ins>
                </w:sdtContent>
              </w:sdt>
              <w:ins w:author="Rossi Rossi" w:id="118" w:date="2026-09-22T06:56:59Z">
                <w:del w:author="Animefor Me" w:id="15" w:date="2026-09-29T09:36:34Z"/>
              </w:ins>
            </w:sdtContent>
          </w:sdt>
        </w:p>
      </w:sdtContent>
    </w:sdt>
    <w:sdt>
      <w:sdtPr>
        <w:id w:val="74729199"/>
        <w:tag w:val="goog_rdk_4810"/>
      </w:sdtPr>
      <w:sdtContent>
        <w:p w:rsidR="00000000" w:rsidDel="00000000" w:rsidP="00000000" w:rsidRDefault="00000000" w:rsidRPr="00000000" w14:paraId="0000043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84415139"/>
              <w:tag w:val="goog_rdk_4807"/>
            </w:sdtPr>
            <w:sdtContent>
              <w:ins w:author="Rossi Rossi" w:id="118" w:date="2026-09-22T06:56:59Z">
                <w:sdt>
                  <w:sdtPr>
                    <w:id w:val="1952148611"/>
                    <w:tag w:val="goog_rdk_4808"/>
                  </w:sdtPr>
                  <w:sdtContent>
                    <w:del w:author="Animefor Me" w:id="15" w:date="2026-09-29T09:36:34Z"/>
                  </w:sdtContent>
                </w:sdt>
              </w:ins>
              <w:sdt>
                <w:sdtPr>
                  <w:id w:val="-416075502"/>
                  <w:tag w:val="goog_rdk_480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89430241"/>
        <w:tag w:val="goog_rdk_4814"/>
      </w:sdtPr>
      <w:sdtContent>
        <w:p w:rsidR="00000000" w:rsidDel="00000000" w:rsidP="00000000" w:rsidRDefault="00000000" w:rsidRPr="00000000" w14:paraId="0000043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82872461"/>
              <w:tag w:val="goog_rdk_4811"/>
            </w:sdtPr>
            <w:sdtContent>
              <w:ins w:author="Rossi Rossi" w:id="118" w:date="2026-09-22T06:56:59Z">
                <w:sdt>
                  <w:sdtPr>
                    <w:id w:val="-901665837"/>
                    <w:tag w:val="goog_rdk_4812"/>
                  </w:sdtPr>
                  <w:sdtContent>
                    <w:del w:author="Animefor Me" w:id="15" w:date="2026-09-29T09:36:34Z"/>
                  </w:sdtContent>
                </w:sdt>
              </w:ins>
              <w:sdt>
                <w:sdtPr>
                  <w:id w:val="613712657"/>
                  <w:tag w:val="goog_rdk_481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18" w:date="2026-09-22T06:56:59Z">
                <w:del w:author="Animefor Me" w:id="15" w:date="2026-09-29T09:36:34Z"/>
              </w:ins>
            </w:sdtContent>
          </w:sdt>
        </w:p>
      </w:sdtContent>
    </w:sdt>
    <w:sdt>
      <w:sdtPr>
        <w:id w:val="45570221"/>
        <w:tag w:val="goog_rdk_4818"/>
      </w:sdtPr>
      <w:sdtContent>
        <w:p w:rsidR="00000000" w:rsidDel="00000000" w:rsidP="00000000" w:rsidRDefault="00000000" w:rsidRPr="00000000" w14:paraId="0000043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95546763"/>
              <w:tag w:val="goog_rdk_4815"/>
            </w:sdtPr>
            <w:sdtContent>
              <w:ins w:author="Rossi Rossi" w:id="118" w:date="2026-09-22T06:56:59Z">
                <w:sdt>
                  <w:sdtPr>
                    <w:id w:val="639533159"/>
                    <w:tag w:val="goog_rdk_4816"/>
                  </w:sdtPr>
                  <w:sdtContent>
                    <w:del w:author="Animefor Me" w:id="15" w:date="2026-09-29T09:36:34Z"/>
                  </w:sdtContent>
                </w:sdt>
              </w:ins>
              <w:sdt>
                <w:sdtPr>
                  <w:id w:val="1103176150"/>
                  <w:tag w:val="goog_rdk_481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18" w:date="2026-09-22T06:56:59Z">
                <w:del w:author="Animefor Me" w:id="15" w:date="2026-09-29T09:36:34Z"/>
              </w:ins>
            </w:sdtContent>
          </w:sdt>
        </w:p>
      </w:sdtContent>
    </w:sdt>
    <w:sdt>
      <w:sdtPr>
        <w:id w:val="-1151498480"/>
        <w:tag w:val="goog_rdk_4822"/>
      </w:sdtPr>
      <w:sdtContent>
        <w:p w:rsidR="00000000" w:rsidDel="00000000" w:rsidP="00000000" w:rsidRDefault="00000000" w:rsidRPr="00000000" w14:paraId="0000043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66973199"/>
              <w:tag w:val="goog_rdk_4819"/>
            </w:sdtPr>
            <w:sdtContent>
              <w:ins w:author="Rossi Rossi" w:id="118" w:date="2026-09-22T06:56:59Z">
                <w:sdt>
                  <w:sdtPr>
                    <w:id w:val="-335828655"/>
                    <w:tag w:val="goog_rdk_4820"/>
                  </w:sdtPr>
                  <w:sdtContent>
                    <w:del w:author="Animefor Me" w:id="15" w:date="2026-09-29T09:36:34Z"/>
                  </w:sdtContent>
                </w:sdt>
              </w:ins>
              <w:sdt>
                <w:sdtPr>
                  <w:id w:val="1571760229"/>
                  <w:tag w:val="goog_rdk_482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18" w:date="2026-09-22T06:56:59Z">
                <w:del w:author="Animefor Me" w:id="15" w:date="2026-09-29T09:36:34Z"/>
              </w:ins>
            </w:sdtContent>
          </w:sdt>
        </w:p>
      </w:sdtContent>
    </w:sdt>
    <w:sdt>
      <w:sdtPr>
        <w:id w:val="970087626"/>
        <w:tag w:val="goog_rdk_4826"/>
      </w:sdtPr>
      <w:sdtContent>
        <w:p w:rsidR="00000000" w:rsidDel="00000000" w:rsidP="00000000" w:rsidRDefault="00000000" w:rsidRPr="00000000" w14:paraId="0000043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77668423"/>
              <w:tag w:val="goog_rdk_4823"/>
            </w:sdtPr>
            <w:sdtContent>
              <w:ins w:author="Rossi Rossi" w:id="118" w:date="2026-09-22T06:56:59Z">
                <w:sdt>
                  <w:sdtPr>
                    <w:id w:val="-583390628"/>
                    <w:tag w:val="goog_rdk_4824"/>
                  </w:sdtPr>
                  <w:sdtContent>
                    <w:del w:author="Animefor Me" w:id="15" w:date="2026-09-29T09:36:34Z"/>
                  </w:sdtContent>
                </w:sdt>
              </w:ins>
              <w:sdt>
                <w:sdtPr>
                  <w:id w:val="-675551839"/>
                  <w:tag w:val="goog_rdk_482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Language API**.</w:delText>
                      </w:r>
                    </w:del>
                  </w:ins>
                </w:sdtContent>
              </w:sdt>
              <w:ins w:author="Rossi Rossi" w:id="118" w:date="2026-09-22T06:56:59Z">
                <w:del w:author="Animefor Me" w:id="15" w:date="2026-09-29T09:36:34Z"/>
              </w:ins>
            </w:sdtContent>
          </w:sdt>
        </w:p>
      </w:sdtContent>
    </w:sdt>
    <w:sdt>
      <w:sdtPr>
        <w:id w:val="1304124493"/>
        <w:tag w:val="goog_rdk_4830"/>
      </w:sdtPr>
      <w:sdtContent>
        <w:p w:rsidR="00000000" w:rsidDel="00000000" w:rsidP="00000000" w:rsidRDefault="00000000" w:rsidRPr="00000000" w14:paraId="0000043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24271182"/>
              <w:tag w:val="goog_rdk_4827"/>
            </w:sdtPr>
            <w:sdtContent>
              <w:ins w:author="Rossi Rossi" w:id="118" w:date="2026-09-22T06:56:59Z">
                <w:sdt>
                  <w:sdtPr>
                    <w:id w:val="1913339245"/>
                    <w:tag w:val="goog_rdk_4828"/>
                  </w:sdtPr>
                  <w:sdtContent>
                    <w:del w:author="Animefor Me" w:id="15" w:date="2026-09-29T09:36:34Z"/>
                  </w:sdtContent>
                </w:sdt>
              </w:ins>
              <w:sdt>
                <w:sdtPr>
                  <w:id w:val="172317855"/>
                  <w:tag w:val="goog_rdk_482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118" w:date="2026-09-22T06:56:59Z">
                <w:del w:author="Animefor Me" w:id="15" w:date="2026-09-29T09:36:34Z"/>
              </w:ins>
            </w:sdtContent>
          </w:sdt>
        </w:p>
      </w:sdtContent>
    </w:sdt>
    <w:sdt>
      <w:sdtPr>
        <w:id w:val="628901950"/>
        <w:tag w:val="goog_rdk_4834"/>
      </w:sdtPr>
      <w:sdtContent>
        <w:p w:rsidR="00000000" w:rsidDel="00000000" w:rsidP="00000000" w:rsidRDefault="00000000" w:rsidRPr="00000000" w14:paraId="0000043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22533305"/>
              <w:tag w:val="goog_rdk_4831"/>
            </w:sdtPr>
            <w:sdtContent>
              <w:ins w:author="Rossi Rossi" w:id="118" w:date="2026-09-22T06:56:59Z">
                <w:sdt>
                  <w:sdtPr>
                    <w:id w:val="-2044488464"/>
                    <w:tag w:val="goog_rdk_4832"/>
                  </w:sdtPr>
                  <w:sdtContent>
                    <w:del w:author="Animefor Me" w:id="15" w:date="2026-09-29T09:36:34Z"/>
                  </w:sdtContent>
                </w:sdt>
              </w:ins>
              <w:sdt>
                <w:sdtPr>
                  <w:id w:val="658950143"/>
                  <w:tag w:val="goog_rdk_483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67501224"/>
        <w:tag w:val="goog_rdk_4844"/>
      </w:sdtPr>
      <w:sdtContent>
        <w:p w:rsidR="00000000" w:rsidDel="00000000" w:rsidP="00000000" w:rsidRDefault="00000000" w:rsidRPr="00000000" w14:paraId="0000044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66736395"/>
              <w:tag w:val="goog_rdk_4835"/>
            </w:sdtPr>
            <w:sdtContent>
              <w:ins w:author="Rossi Rossi" w:id="118" w:date="2026-09-22T06:56:59Z">
                <w:sdt>
                  <w:sdtPr>
                    <w:id w:val="-1443116603"/>
                    <w:tag w:val="goog_rdk_4836"/>
                  </w:sdtPr>
                  <w:sdtContent>
                    <w:del w:author="Animefor Me" w:id="15" w:date="2026-09-29T09:36:34Z"/>
                  </w:sdtContent>
                </w:sdt>
              </w:ins>
              <w:sdt>
                <w:sdtPr>
                  <w:id w:val="1317820683"/>
                  <w:tag w:val="goog_rdk_483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Blocked dormant keys</w:delText>
                      </w:r>
                    </w:del>
                  </w:ins>
                </w:sdtContent>
              </w:sdt>
              <w:ins w:author="Rossi Rossi" w:id="118" w:date="2026-09-22T06:56:59Z">
                <w:del w:author="Animefor Me" w:id="15" w:date="2026-09-29T09:36:34Z"/>
              </w:ins>
            </w:sdtContent>
          </w:sdt>
          <w:sdt>
            <w:sdtPr>
              <w:id w:val="-705046364"/>
              <w:tag w:val="goog_rdk_4838"/>
            </w:sdtPr>
            <w:sdtContent>
              <w:ins w:author="VENNILA .M" w:id="141" w:date="2026-09-30T10:03:02Z">
                <w:sdt>
                  <w:sdtPr>
                    <w:id w:val="936980146"/>
                    <w:tag w:val="goog_rdk_4839"/>
                  </w:sdtPr>
                  <w:sdtContent>
                    <w:del w:author="Animefor Me" w:id="15" w:date="2026-09-29T09:36:34Z"/>
                  </w:sdtContent>
                </w:sdt>
              </w:ins>
              <w:sdt>
                <w:sdtPr>
                  <w:id w:val="-1569635716"/>
                  <w:tag w:val="goog_rdk_4840"/>
                </w:sdtPr>
                <w:sdtContent>
                  <w:ins w:author="VENNILA .M" w:id="141" w:date="2026-09-30T10:03:0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w:delText>
                      </w:r>
                    </w:del>
                  </w:ins>
                </w:sdtContent>
              </w:sdt>
              <w:ins w:author="VENNILA .M" w:id="141" w:date="2026-09-30T10:03:02Z">
                <w:del w:author="Animefor Me" w:id="15" w:date="2026-09-29T09:36:34Z"/>
              </w:ins>
            </w:sdtContent>
          </w:sdt>
          <w:sdt>
            <w:sdtPr>
              <w:id w:val="-1984745102"/>
              <w:tag w:val="goog_rdk_4841"/>
            </w:sdtPr>
            <w:sdtContent>
              <w:ins w:author="Rossi Rossi" w:id="118" w:date="2026-09-22T06:56:59Z">
                <w:sdt>
                  <w:sdtPr>
                    <w:id w:val="473567362"/>
                    <w:tag w:val="goog_rdk_4842"/>
                  </w:sdtPr>
                  <w:sdtContent>
                    <w:del w:author="Animefor Me" w:id="15" w:date="2026-09-29T09:36:34Z"/>
                  </w:sdtContent>
                </w:sdt>
              </w:ins>
              <w:sdt>
                <w:sdtPr>
                  <w:id w:val="-241323520"/>
                  <w:tag w:val="goog_rdk_484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861141356"/>
        <w:tag w:val="goog_rdk_4848"/>
      </w:sdtPr>
      <w:sdtContent>
        <w:p w:rsidR="00000000" w:rsidDel="00000000" w:rsidP="00000000" w:rsidRDefault="00000000" w:rsidRPr="00000000" w14:paraId="0000044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93264056"/>
              <w:tag w:val="goog_rdk_4845"/>
            </w:sdtPr>
            <w:sdtContent>
              <w:ins w:author="Rossi Rossi" w:id="118" w:date="2026-09-22T06:56:59Z">
                <w:sdt>
                  <w:sdtPr>
                    <w:id w:val="317100203"/>
                    <w:tag w:val="goog_rdk_4846"/>
                  </w:sdtPr>
                  <w:sdtContent>
                    <w:del w:author="Animefor Me" w:id="15" w:date="2026-09-29T09:36:34Z"/>
                  </w:sdtContent>
                </w:sdt>
              </w:ins>
              <w:sdt>
                <w:sdtPr>
                  <w:id w:val="338023072"/>
                  <w:tag w:val="goog_rdk_484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69803430"/>
        <w:tag w:val="goog_rdk_4852"/>
      </w:sdtPr>
      <w:sdtContent>
        <w:p w:rsidR="00000000" w:rsidDel="00000000" w:rsidP="00000000" w:rsidRDefault="00000000" w:rsidRPr="00000000" w14:paraId="0000044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93466291"/>
              <w:tag w:val="goog_rdk_4849"/>
            </w:sdtPr>
            <w:sdtContent>
              <w:ins w:author="Rossi Rossi" w:id="118" w:date="2026-09-22T06:56:59Z">
                <w:sdt>
                  <w:sdtPr>
                    <w:id w:val="-1525875860"/>
                    <w:tag w:val="goog_rdk_4850"/>
                  </w:sdtPr>
                  <w:sdtContent>
                    <w:del w:author="Animefor Me" w:id="15" w:date="2026-09-29T09:36:34Z"/>
                  </w:sdtContent>
                </w:sdt>
              </w:ins>
              <w:sdt>
                <w:sdtPr>
                  <w:id w:val="1436711428"/>
                  <w:tag w:val="goog_rdk_485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118" w:date="2026-09-22T06:56:59Z">
                <w:del w:author="Animefor Me" w:id="15" w:date="2026-09-29T09:36:34Z"/>
              </w:ins>
            </w:sdtContent>
          </w:sdt>
        </w:p>
      </w:sdtContent>
    </w:sdt>
    <w:sdt>
      <w:sdtPr>
        <w:id w:val="1278311399"/>
        <w:tag w:val="goog_rdk_4856"/>
      </w:sdtPr>
      <w:sdtContent>
        <w:p w:rsidR="00000000" w:rsidDel="00000000" w:rsidP="00000000" w:rsidRDefault="00000000" w:rsidRPr="00000000" w14:paraId="0000044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79794878"/>
              <w:tag w:val="goog_rdk_4853"/>
            </w:sdtPr>
            <w:sdtContent>
              <w:ins w:author="Rossi Rossi" w:id="118" w:date="2026-09-22T06:56:59Z">
                <w:sdt>
                  <w:sdtPr>
                    <w:id w:val="44777202"/>
                    <w:tag w:val="goog_rdk_4854"/>
                  </w:sdtPr>
                  <w:sdtContent>
                    <w:del w:author="Animefor Me" w:id="15" w:date="2026-09-29T09:36:34Z"/>
                  </w:sdtContent>
                </w:sdt>
              </w:ins>
              <w:sdt>
                <w:sdtPr>
                  <w:id w:val="1405366595"/>
                  <w:tag w:val="goog_rdk_485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118" w:date="2026-09-22T06:56:59Z">
                <w:del w:author="Animefor Me" w:id="15" w:date="2026-09-29T09:36:34Z"/>
              </w:ins>
            </w:sdtContent>
          </w:sdt>
        </w:p>
      </w:sdtContent>
    </w:sdt>
    <w:sdt>
      <w:sdtPr>
        <w:id w:val="1340989663"/>
        <w:tag w:val="goog_rdk_4860"/>
      </w:sdtPr>
      <w:sdtContent>
        <w:p w:rsidR="00000000" w:rsidDel="00000000" w:rsidP="00000000" w:rsidRDefault="00000000" w:rsidRPr="00000000" w14:paraId="0000044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87751561"/>
              <w:tag w:val="goog_rdk_4857"/>
            </w:sdtPr>
            <w:sdtContent>
              <w:ins w:author="Rossi Rossi" w:id="118" w:date="2026-09-22T06:56:59Z">
                <w:sdt>
                  <w:sdtPr>
                    <w:id w:val="1166438435"/>
                    <w:tag w:val="goog_rdk_4858"/>
                  </w:sdtPr>
                  <w:sdtContent>
                    <w:del w:author="Animefor Me" w:id="15" w:date="2026-09-29T09:36:34Z"/>
                  </w:sdtContent>
                </w:sdt>
              </w:ins>
              <w:sdt>
                <w:sdtPr>
                  <w:id w:val="2036564958"/>
                  <w:tag w:val="goog_rdk_485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118" w:date="2026-09-22T06:56:59Z">
                <w:del w:author="Animefor Me" w:id="15" w:date="2026-09-29T09:36:34Z"/>
              </w:ins>
            </w:sdtContent>
          </w:sdt>
        </w:p>
      </w:sdtContent>
    </w:sdt>
    <w:sdt>
      <w:sdtPr>
        <w:id w:val="-592099096"/>
        <w:tag w:val="goog_rdk_4864"/>
      </w:sdtPr>
      <w:sdtContent>
        <w:p w:rsidR="00000000" w:rsidDel="00000000" w:rsidP="00000000" w:rsidRDefault="00000000" w:rsidRPr="00000000" w14:paraId="0000044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95214780"/>
              <w:tag w:val="goog_rdk_4861"/>
            </w:sdtPr>
            <w:sdtContent>
              <w:ins w:author="Rossi Rossi" w:id="118" w:date="2026-09-22T06:56:59Z">
                <w:sdt>
                  <w:sdtPr>
                    <w:id w:val="-1460385864"/>
                    <w:tag w:val="goog_rdk_4862"/>
                  </w:sdtPr>
                  <w:sdtContent>
                    <w:del w:author="Animefor Me" w:id="15" w:date="2026-09-29T09:36:34Z"/>
                  </w:sdtContent>
                </w:sdt>
              </w:ins>
              <w:sdt>
                <w:sdtPr>
                  <w:id w:val="-846784470"/>
                  <w:tag w:val="goog_rdk_486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continue.</w:delText>
                      </w:r>
                    </w:del>
                  </w:ins>
                </w:sdtContent>
              </w:sdt>
              <w:ins w:author="Rossi Rossi" w:id="118" w:date="2026-09-22T06:56:59Z">
                <w:del w:author="Animefor Me" w:id="15" w:date="2026-09-29T09:36:34Z"/>
              </w:ins>
            </w:sdtContent>
          </w:sdt>
        </w:p>
      </w:sdtContent>
    </w:sdt>
    <w:sdt>
      <w:sdtPr>
        <w:id w:val="1279941660"/>
        <w:tag w:val="goog_rdk_4868"/>
      </w:sdtPr>
      <w:sdtContent>
        <w:p w:rsidR="00000000" w:rsidDel="00000000" w:rsidP="00000000" w:rsidRDefault="00000000" w:rsidRPr="00000000" w14:paraId="0000044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7683786"/>
              <w:tag w:val="goog_rdk_4865"/>
            </w:sdtPr>
            <w:sdtContent>
              <w:ins w:author="Rossi Rossi" w:id="118" w:date="2026-09-22T06:56:59Z">
                <w:sdt>
                  <w:sdtPr>
                    <w:id w:val="1679347005"/>
                    <w:tag w:val="goog_rdk_4866"/>
                  </w:sdtPr>
                  <w:sdtContent>
                    <w:del w:author="Animefor Me" w:id="15" w:date="2026-09-29T09:36:34Z"/>
                  </w:sdtContent>
                </w:sdt>
              </w:ins>
              <w:sdt>
                <w:sdtPr>
                  <w:id w:val="-1511411923"/>
                  <w:tag w:val="goog_rdk_486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1999360"/>
        <w:tag w:val="goog_rdk_4872"/>
      </w:sdtPr>
      <w:sdtContent>
        <w:p w:rsidR="00000000" w:rsidDel="00000000" w:rsidP="00000000" w:rsidRDefault="00000000" w:rsidRPr="00000000" w14:paraId="0000044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60878490"/>
              <w:tag w:val="goog_rdk_4869"/>
            </w:sdtPr>
            <w:sdtContent>
              <w:ins w:author="Rossi Rossi" w:id="118" w:date="2026-09-22T06:56:59Z">
                <w:sdt>
                  <w:sdtPr>
                    <w:id w:val="1489309815"/>
                    <w:tag w:val="goog_rdk_4870"/>
                  </w:sdtPr>
                  <w:sdtContent>
                    <w:del w:author="Animefor Me" w:id="15" w:date="2026-09-29T09:36:34Z"/>
                  </w:sdtContent>
                </w:sdt>
              </w:ins>
              <w:sdt>
                <w:sdtPr>
                  <w:id w:val="301874203"/>
                  <w:tag w:val="goog_rdk_487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Migrate to an auth key</w:delText>
                      </w:r>
                    </w:del>
                  </w:ins>
                </w:sdtContent>
              </w:sdt>
              <w:ins w:author="Rossi Rossi" w:id="118" w:date="2026-09-22T06:56:59Z">
                <w:del w:author="Animefor Me" w:id="15" w:date="2026-09-29T09:36:34Z"/>
              </w:ins>
            </w:sdtContent>
          </w:sdt>
        </w:p>
      </w:sdtContent>
    </w:sdt>
    <w:sdt>
      <w:sdtPr>
        <w:id w:val="705713015"/>
        <w:tag w:val="goog_rdk_4876"/>
      </w:sdtPr>
      <w:sdtContent>
        <w:p w:rsidR="00000000" w:rsidDel="00000000" w:rsidP="00000000" w:rsidRDefault="00000000" w:rsidRPr="00000000" w14:paraId="0000044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43505062"/>
              <w:tag w:val="goog_rdk_4873"/>
            </w:sdtPr>
            <w:sdtContent>
              <w:ins w:author="Rossi Rossi" w:id="118" w:date="2026-09-22T06:56:59Z">
                <w:sdt>
                  <w:sdtPr>
                    <w:id w:val="-1001585084"/>
                    <w:tag w:val="goog_rdk_4874"/>
                  </w:sdtPr>
                  <w:sdtContent>
                    <w:del w:author="Animefor Me" w:id="15" w:date="2026-09-29T09:36:34Z"/>
                  </w:sdtContent>
                </w:sdt>
              </w:ins>
              <w:sdt>
                <w:sdtPr>
                  <w:id w:val="1943771178"/>
                  <w:tag w:val="goog_rdk_487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586245892"/>
        <w:tag w:val="goog_rdk_4880"/>
      </w:sdtPr>
      <w:sdtContent>
        <w:p w:rsidR="00000000" w:rsidDel="00000000" w:rsidP="00000000" w:rsidRDefault="00000000" w:rsidRPr="00000000" w14:paraId="0000044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88081913"/>
              <w:tag w:val="goog_rdk_4877"/>
            </w:sdtPr>
            <w:sdtContent>
              <w:ins w:author="Rossi Rossi" w:id="118" w:date="2026-09-22T06:56:59Z">
                <w:sdt>
                  <w:sdtPr>
                    <w:id w:val="-1232081758"/>
                    <w:tag w:val="goog_rdk_4878"/>
                  </w:sdtPr>
                  <w:sdtContent>
                    <w:del w:author="Animefor Me" w:id="15" w:date="2026-09-29T09:36:34Z"/>
                  </w:sdtContent>
                </w:sdt>
              </w:ins>
              <w:sdt>
                <w:sdtPr>
                  <w:id w:val="-1795126361"/>
                  <w:tag w:val="goog_rdk_487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118" w:date="2026-09-22T06:56:59Z">
                <w:del w:author="Animefor Me" w:id="15" w:date="2026-09-29T09:36:34Z"/>
              </w:ins>
            </w:sdtContent>
          </w:sdt>
        </w:p>
      </w:sdtContent>
    </w:sdt>
    <w:sdt>
      <w:sdtPr>
        <w:id w:val="-1516358107"/>
        <w:tag w:val="goog_rdk_4884"/>
      </w:sdtPr>
      <w:sdtContent>
        <w:p w:rsidR="00000000" w:rsidDel="00000000" w:rsidP="00000000" w:rsidRDefault="00000000" w:rsidRPr="00000000" w14:paraId="0000044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50268918"/>
              <w:tag w:val="goog_rdk_4881"/>
            </w:sdtPr>
            <w:sdtContent>
              <w:ins w:author="Rossi Rossi" w:id="118" w:date="2026-09-22T06:56:59Z">
                <w:sdt>
                  <w:sdtPr>
                    <w:id w:val="961530138"/>
                    <w:tag w:val="goog_rdk_4882"/>
                  </w:sdtPr>
                  <w:sdtContent>
                    <w:del w:author="Animefor Me" w:id="15" w:date="2026-09-29T09:36:34Z"/>
                  </w:sdtContent>
                </w:sdt>
              </w:ins>
              <w:sdt>
                <w:sdtPr>
                  <w:id w:val="-624679422"/>
                  <w:tag w:val="goog_rdk_488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597088487"/>
        <w:tag w:val="goog_rdk_4888"/>
      </w:sdtPr>
      <w:sdtContent>
        <w:p w:rsidR="00000000" w:rsidDel="00000000" w:rsidP="00000000" w:rsidRDefault="00000000" w:rsidRPr="00000000" w14:paraId="0000044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91246668"/>
              <w:tag w:val="goog_rdk_4885"/>
            </w:sdtPr>
            <w:sdtContent>
              <w:ins w:author="Rossi Rossi" w:id="118" w:date="2026-09-22T06:56:59Z">
                <w:sdt>
                  <w:sdtPr>
                    <w:id w:val="1444014107"/>
                    <w:tag w:val="goog_rdk_4886"/>
                  </w:sdtPr>
                  <w:sdtContent>
                    <w:del w:author="Animefor Me" w:id="15" w:date="2026-09-29T09:36:34Z"/>
                  </w:sdtContent>
                </w:sdt>
              </w:ins>
              <w:sdt>
                <w:sdtPr>
                  <w:id w:val="1388685038"/>
                  <w:tag w:val="goog_rdk_488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118" w:date="2026-09-22T06:56:59Z">
                <w:del w:author="Animefor Me" w:id="15" w:date="2026-09-29T09:36:34Z"/>
              </w:ins>
            </w:sdtContent>
          </w:sdt>
        </w:p>
      </w:sdtContent>
    </w:sdt>
    <w:sdt>
      <w:sdtPr>
        <w:id w:val="34694940"/>
        <w:tag w:val="goog_rdk_4892"/>
      </w:sdtPr>
      <w:sdtContent>
        <w:p w:rsidR="00000000" w:rsidDel="00000000" w:rsidP="00000000" w:rsidRDefault="00000000" w:rsidRPr="00000000" w14:paraId="0000044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35954362"/>
              <w:tag w:val="goog_rdk_4889"/>
            </w:sdtPr>
            <w:sdtContent>
              <w:ins w:author="Rossi Rossi" w:id="118" w:date="2026-09-22T06:56:59Z">
                <w:sdt>
                  <w:sdtPr>
                    <w:id w:val="-161780031"/>
                    <w:tag w:val="goog_rdk_4890"/>
                  </w:sdtPr>
                  <w:sdtContent>
                    <w:del w:author="Animefor Me" w:id="15" w:date="2026-09-29T09:36:34Z"/>
                  </w:sdtContent>
                </w:sdt>
              </w:ins>
              <w:sdt>
                <w:sdtPr>
                  <w:id w:val="-1609929917"/>
                  <w:tag w:val="goog_rdk_489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118" w:date="2026-09-22T06:56:59Z">
                <w:del w:author="Animefor Me" w:id="15" w:date="2026-09-29T09:36:34Z"/>
              </w:ins>
            </w:sdtContent>
          </w:sdt>
        </w:p>
      </w:sdtContent>
    </w:sdt>
    <w:sdt>
      <w:sdtPr>
        <w:id w:val="2145079285"/>
        <w:tag w:val="goog_rdk_4896"/>
      </w:sdtPr>
      <w:sdtContent>
        <w:p w:rsidR="00000000" w:rsidDel="00000000" w:rsidP="00000000" w:rsidRDefault="00000000" w:rsidRPr="00000000" w14:paraId="0000044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9069765"/>
              <w:tag w:val="goog_rdk_4893"/>
            </w:sdtPr>
            <w:sdtContent>
              <w:ins w:author="Rossi Rossi" w:id="118" w:date="2026-09-22T06:56:59Z">
                <w:sdt>
                  <w:sdtPr>
                    <w:id w:val="2020762556"/>
                    <w:tag w:val="goog_rdk_4894"/>
                  </w:sdtPr>
                  <w:sdtContent>
                    <w:del w:author="Animefor Me" w:id="15" w:date="2026-09-29T09:36:34Z"/>
                  </w:sdtContent>
                </w:sdt>
              </w:ins>
              <w:sdt>
                <w:sdtPr>
                  <w:id w:val="1458546240"/>
                  <w:tag w:val="goog_rdk_489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118" w:date="2026-09-22T06:56:59Z">
                <w:del w:author="Animefor Me" w:id="15" w:date="2026-09-29T09:36:34Z"/>
              </w:ins>
            </w:sdtContent>
          </w:sdt>
        </w:p>
      </w:sdtContent>
    </w:sdt>
    <w:sdt>
      <w:sdtPr>
        <w:id w:val="1127215014"/>
        <w:tag w:val="goog_rdk_4900"/>
      </w:sdtPr>
      <w:sdtContent>
        <w:p w:rsidR="00000000" w:rsidDel="00000000" w:rsidP="00000000" w:rsidRDefault="00000000" w:rsidRPr="00000000" w14:paraId="0000044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92157319"/>
              <w:tag w:val="goog_rdk_4897"/>
            </w:sdtPr>
            <w:sdtContent>
              <w:ins w:author="Rossi Rossi" w:id="118" w:date="2026-09-22T06:56:59Z">
                <w:sdt>
                  <w:sdtPr>
                    <w:id w:val="-1524841828"/>
                    <w:tag w:val="goog_rdk_4898"/>
                  </w:sdtPr>
                  <w:sdtContent>
                    <w:del w:author="Animefor Me" w:id="15" w:date="2026-09-29T09:36:34Z"/>
                  </w:sdtContent>
                </w:sdt>
              </w:ins>
              <w:sdt>
                <w:sdtPr>
                  <w:id w:val="-974596943"/>
                  <w:tag w:val="goog_rdk_489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Copy the new auth API key.</w:delText>
                      </w:r>
                    </w:del>
                  </w:ins>
                </w:sdtContent>
              </w:sdt>
              <w:ins w:author="Rossi Rossi" w:id="118" w:date="2026-09-22T06:56:59Z">
                <w:del w:author="Animefor Me" w:id="15" w:date="2026-09-29T09:36:34Z"/>
              </w:ins>
            </w:sdtContent>
          </w:sdt>
        </w:p>
      </w:sdtContent>
    </w:sdt>
    <w:sdt>
      <w:sdtPr>
        <w:id w:val="381238933"/>
        <w:tag w:val="goog_rdk_4904"/>
      </w:sdtPr>
      <w:sdtContent>
        <w:p w:rsidR="00000000" w:rsidDel="00000000" w:rsidP="00000000" w:rsidRDefault="00000000" w:rsidRPr="00000000" w14:paraId="0000044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65111038"/>
              <w:tag w:val="goog_rdk_4901"/>
            </w:sdtPr>
            <w:sdtContent>
              <w:ins w:author="Rossi Rossi" w:id="118" w:date="2026-09-22T06:56:59Z">
                <w:sdt>
                  <w:sdtPr>
                    <w:id w:val="-127631246"/>
                    <w:tag w:val="goog_rdk_4902"/>
                  </w:sdtPr>
                  <w:sdtContent>
                    <w:del w:author="Animefor Me" w:id="15" w:date="2026-09-29T09:36:34Z"/>
                  </w:sdtContent>
                </w:sdt>
              </w:ins>
              <w:sdt>
                <w:sdtPr>
                  <w:id w:val="879964891"/>
                  <w:tag w:val="goog_rdk_490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118" w:date="2026-09-22T06:56:59Z">
                <w:del w:author="Animefor Me" w:id="15" w:date="2026-09-29T09:36:34Z"/>
              </w:ins>
            </w:sdtContent>
          </w:sdt>
        </w:p>
      </w:sdtContent>
    </w:sdt>
    <w:sdt>
      <w:sdtPr>
        <w:id w:val="1391788916"/>
        <w:tag w:val="goog_rdk_4908"/>
      </w:sdtPr>
      <w:sdtContent>
        <w:p w:rsidR="00000000" w:rsidDel="00000000" w:rsidP="00000000" w:rsidRDefault="00000000" w:rsidRPr="00000000" w14:paraId="0000045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95554696"/>
              <w:tag w:val="goog_rdk_4905"/>
            </w:sdtPr>
            <w:sdtContent>
              <w:ins w:author="Rossi Rossi" w:id="118" w:date="2026-09-22T06:56:59Z">
                <w:sdt>
                  <w:sdtPr>
                    <w:id w:val="1131450920"/>
                    <w:tag w:val="goog_rdk_4906"/>
                  </w:sdtPr>
                  <w:sdtContent>
                    <w:del w:author="Animefor Me" w:id="15" w:date="2026-09-29T09:36:34Z"/>
                  </w:sdtContent>
                </w:sdt>
              </w:ins>
              <w:sdt>
                <w:sdtPr>
                  <w:id w:val="905029832"/>
                  <w:tag w:val="goog_rdk_490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118" w:date="2026-09-22T06:56:59Z">
                <w:del w:author="Animefor Me" w:id="15" w:date="2026-09-29T09:36:34Z"/>
              </w:ins>
            </w:sdtContent>
          </w:sdt>
        </w:p>
      </w:sdtContent>
    </w:sdt>
    <w:sdt>
      <w:sdtPr>
        <w:id w:val="283329126"/>
        <w:tag w:val="goog_rdk_4912"/>
      </w:sdtPr>
      <w:sdtContent>
        <w:p w:rsidR="00000000" w:rsidDel="00000000" w:rsidP="00000000" w:rsidRDefault="00000000" w:rsidRPr="00000000" w14:paraId="0000045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74549043"/>
              <w:tag w:val="goog_rdk_4909"/>
            </w:sdtPr>
            <w:sdtContent>
              <w:ins w:author="Rossi Rossi" w:id="118" w:date="2026-09-22T06:56:59Z">
                <w:sdt>
                  <w:sdtPr>
                    <w:id w:val="122182218"/>
                    <w:tag w:val="goog_rdk_4910"/>
                  </w:sdtPr>
                  <w:sdtContent>
                    <w:del w:author="Animefor Me" w:id="15" w:date="2026-09-29T09:36:34Z"/>
                  </w:sdtContent>
                </w:sdt>
              </w:ins>
              <w:sdt>
                <w:sdtPr>
                  <w:id w:val="881585524"/>
                  <w:tag w:val="goog_rdk_491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118" w:date="2026-09-22T06:56:59Z">
                <w:del w:author="Animefor Me" w:id="15" w:date="2026-09-29T09:36:34Z"/>
              </w:ins>
            </w:sdtContent>
          </w:sdt>
        </w:p>
      </w:sdtContent>
    </w:sdt>
    <w:sdt>
      <w:sdtPr>
        <w:id w:val="454972435"/>
        <w:tag w:val="goog_rdk_4916"/>
      </w:sdtPr>
      <w:sdtContent>
        <w:p w:rsidR="00000000" w:rsidDel="00000000" w:rsidP="00000000" w:rsidRDefault="00000000" w:rsidRPr="00000000" w14:paraId="0000045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99878434"/>
              <w:tag w:val="goog_rdk_4913"/>
            </w:sdtPr>
            <w:sdtContent>
              <w:ins w:author="Rossi Rossi" w:id="118" w:date="2026-09-22T06:56:59Z">
                <w:sdt>
                  <w:sdtPr>
                    <w:id w:val="1528304413"/>
                    <w:tag w:val="goog_rdk_4914"/>
                  </w:sdtPr>
                  <w:sdtContent>
                    <w:del w:author="Animefor Me" w:id="15" w:date="2026-09-29T09:36:34Z"/>
                  </w:sdtContent>
                </w:sdt>
              </w:ins>
              <w:sdt>
                <w:sdtPr>
                  <w:id w:val="-168896509"/>
                  <w:tag w:val="goog_rdk_491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089470470"/>
        <w:tag w:val="goog_rdk_4920"/>
      </w:sdtPr>
      <w:sdtContent>
        <w:p w:rsidR="00000000" w:rsidDel="00000000" w:rsidP="00000000" w:rsidRDefault="00000000" w:rsidRPr="00000000" w14:paraId="0000045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92324663"/>
              <w:tag w:val="goog_rdk_4917"/>
            </w:sdtPr>
            <w:sdtContent>
              <w:ins w:author="Rossi Rossi" w:id="118" w:date="2026-09-22T06:56:59Z">
                <w:sdt>
                  <w:sdtPr>
                    <w:id w:val="730469649"/>
                    <w:tag w:val="goog_rdk_4918"/>
                  </w:sdtPr>
                  <w:sdtContent>
                    <w:del w:author="Animefor Me" w:id="15" w:date="2026-09-29T09:36:34Z"/>
                  </w:sdtContent>
                </w:sdt>
              </w:ins>
              <w:sdt>
                <w:sdtPr>
                  <w:id w:val="-1305795304"/>
                  <w:tag w:val="goog_rdk_491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8" w:date="2026-09-22T06:56:59Z">
                <w:del w:author="Animefor Me" w:id="15" w:date="2026-09-29T09:36:34Z"/>
              </w:ins>
            </w:sdtContent>
          </w:sdt>
        </w:p>
      </w:sdtContent>
    </w:sdt>
    <w:sdt>
      <w:sdtPr>
        <w:id w:val="-866634593"/>
        <w:tag w:val="goog_rdk_4924"/>
      </w:sdtPr>
      <w:sdtContent>
        <w:p w:rsidR="00000000" w:rsidDel="00000000" w:rsidP="00000000" w:rsidRDefault="00000000" w:rsidRPr="00000000" w14:paraId="0000045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74663748"/>
              <w:tag w:val="goog_rdk_4921"/>
            </w:sdtPr>
            <w:sdtContent>
              <w:ins w:author="Rossi Rossi" w:id="118" w:date="2026-09-22T06:56:59Z">
                <w:sdt>
                  <w:sdtPr>
                    <w:id w:val="1866601918"/>
                    <w:tag w:val="goog_rdk_4922"/>
                  </w:sdtPr>
                  <w:sdtContent>
                    <w:del w:author="Animefor Me" w:id="15" w:date="2026-09-29T09:36:34Z"/>
                  </w:sdtContent>
                </w:sdt>
              </w:ins>
              <w:sdt>
                <w:sdtPr>
                  <w:id w:val="-1054139513"/>
                  <w:tag w:val="goog_rdk_492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118" w:date="2026-09-22T06:56:59Z">
                <w:del w:author="Animefor Me" w:id="15" w:date="2026-09-29T09:36:34Z"/>
              </w:ins>
            </w:sdtContent>
          </w:sdt>
        </w:p>
      </w:sdtContent>
    </w:sdt>
    <w:sdt>
      <w:sdtPr>
        <w:id w:val="-1827193524"/>
        <w:tag w:val="goog_rdk_4928"/>
      </w:sdtPr>
      <w:sdtContent>
        <w:p w:rsidR="00000000" w:rsidDel="00000000" w:rsidP="00000000" w:rsidRDefault="00000000" w:rsidRPr="00000000" w14:paraId="0000045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23610211"/>
              <w:tag w:val="goog_rdk_4925"/>
            </w:sdtPr>
            <w:sdtContent>
              <w:ins w:author="Rossi Rossi" w:id="118" w:date="2026-09-22T06:56:59Z">
                <w:sdt>
                  <w:sdtPr>
                    <w:id w:val="-172181775"/>
                    <w:tag w:val="goog_rdk_4926"/>
                  </w:sdtPr>
                  <w:sdtContent>
                    <w:del w:author="Animefor Me" w:id="15" w:date="2026-09-29T09:36:34Z"/>
                  </w:sdtContent>
                </w:sdt>
              </w:ins>
              <w:sdt>
                <w:sdtPr>
                  <w:id w:val="-1097932650"/>
                  <w:tag w:val="goog_rdk_4927"/>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978043628"/>
        <w:tag w:val="goog_rdk_4932"/>
      </w:sdtPr>
      <w:sdtContent>
        <w:p w:rsidR="00000000" w:rsidDel="00000000" w:rsidP="00000000" w:rsidRDefault="00000000" w:rsidRPr="00000000" w14:paraId="0000045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02982331"/>
              <w:tag w:val="goog_rdk_4929"/>
            </w:sdtPr>
            <w:sdtContent>
              <w:ins w:author="Rossi Rossi" w:id="118" w:date="2026-09-22T06:56:59Z">
                <w:sdt>
                  <w:sdtPr>
                    <w:id w:val="2097612983"/>
                    <w:tag w:val="goog_rdk_4930"/>
                  </w:sdtPr>
                  <w:sdtContent>
                    <w:del w:author="Animefor Me" w:id="15" w:date="2026-09-29T09:36:34Z"/>
                  </w:sdtContent>
                </w:sdt>
              </w:ins>
              <w:sdt>
                <w:sdtPr>
                  <w:id w:val="-479042353"/>
                  <w:tag w:val="goog_rdk_493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Limitations</w:delText>
                      </w:r>
                    </w:del>
                  </w:ins>
                </w:sdtContent>
              </w:sdt>
              <w:ins w:author="Rossi Rossi" w:id="118" w:date="2026-09-22T06:56:59Z">
                <w:del w:author="Animefor Me" w:id="15" w:date="2026-09-29T09:36:34Z"/>
              </w:ins>
            </w:sdtContent>
          </w:sdt>
        </w:p>
      </w:sdtContent>
    </w:sdt>
    <w:sdt>
      <w:sdtPr>
        <w:id w:val="-1323270899"/>
        <w:tag w:val="goog_rdk_4936"/>
      </w:sdtPr>
      <w:sdtContent>
        <w:p w:rsidR="00000000" w:rsidDel="00000000" w:rsidP="00000000" w:rsidRDefault="00000000" w:rsidRPr="00000000" w14:paraId="0000045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94306456"/>
              <w:tag w:val="goog_rdk_4933"/>
            </w:sdtPr>
            <w:sdtContent>
              <w:ins w:author="Rossi Rossi" w:id="118" w:date="2026-09-22T06:56:59Z">
                <w:sdt>
                  <w:sdtPr>
                    <w:id w:val="523162521"/>
                    <w:tag w:val="goog_rdk_4934"/>
                  </w:sdtPr>
                  <w:sdtContent>
                    <w:del w:author="Animefor Me" w:id="15" w:date="2026-09-29T09:36:34Z"/>
                  </w:sdtContent>
                </w:sdt>
              </w:ins>
              <w:sdt>
                <w:sdtPr>
                  <w:id w:val="-890293074"/>
                  <w:tag w:val="goog_rdk_493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10155527"/>
        <w:tag w:val="goog_rdk_4940"/>
      </w:sdtPr>
      <w:sdtContent>
        <w:p w:rsidR="00000000" w:rsidDel="00000000" w:rsidP="00000000" w:rsidRDefault="00000000" w:rsidRPr="00000000" w14:paraId="0000045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48094318"/>
              <w:tag w:val="goog_rdk_4937"/>
            </w:sdtPr>
            <w:sdtContent>
              <w:ins w:author="Rossi Rossi" w:id="118" w:date="2026-09-22T06:56:59Z">
                <w:sdt>
                  <w:sdtPr>
                    <w:id w:val="624282701"/>
                    <w:tag w:val="goog_rdk_4938"/>
                  </w:sdtPr>
                  <w:sdtContent>
                    <w:del w:author="Animefor Me" w:id="15" w:date="2026-09-29T09:36:34Z"/>
                  </w:sdtContent>
                </w:sdt>
              </w:ins>
              <w:sdt>
                <w:sdtPr>
                  <w:id w:val="-1369989713"/>
                  <w:tag w:val="goog_rdk_493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118" w:date="2026-09-22T06:56:59Z">
                <w:del w:author="Animefor Me" w:id="15" w:date="2026-09-29T09:36:34Z"/>
              </w:ins>
            </w:sdtContent>
          </w:sdt>
        </w:p>
      </w:sdtContent>
    </w:sdt>
    <w:sdt>
      <w:sdtPr>
        <w:id w:val="-1150064159"/>
        <w:tag w:val="goog_rdk_4944"/>
      </w:sdtPr>
      <w:sdtContent>
        <w:p w:rsidR="00000000" w:rsidDel="00000000" w:rsidP="00000000" w:rsidRDefault="00000000" w:rsidRPr="00000000" w14:paraId="0000045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52630382"/>
              <w:tag w:val="goog_rdk_4941"/>
            </w:sdtPr>
            <w:sdtContent>
              <w:ins w:author="Rossi Rossi" w:id="118" w:date="2026-09-22T06:56:59Z">
                <w:sdt>
                  <w:sdtPr>
                    <w:id w:val="972491021"/>
                    <w:tag w:val="goog_rdk_4942"/>
                  </w:sdtPr>
                  <w:sdtContent>
                    <w:del w:author="Animefor Me" w:id="15" w:date="2026-09-29T09:36:34Z"/>
                  </w:sdtContent>
                </w:sdt>
              </w:ins>
              <w:sdt>
                <w:sdtPr>
                  <w:id w:val="-1435505759"/>
                  <w:tag w:val="goog_rdk_494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2087350121"/>
        <w:tag w:val="goog_rdk_4948"/>
      </w:sdtPr>
      <w:sdtContent>
        <w:p w:rsidR="00000000" w:rsidDel="00000000" w:rsidP="00000000" w:rsidRDefault="00000000" w:rsidRPr="00000000" w14:paraId="0000045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73934377"/>
              <w:tag w:val="goog_rdk_4945"/>
            </w:sdtPr>
            <w:sdtContent>
              <w:ins w:author="Rossi Rossi" w:id="118" w:date="2026-09-22T06:56:59Z">
                <w:sdt>
                  <w:sdtPr>
                    <w:id w:val="-2029037828"/>
                    <w:tag w:val="goog_rdk_4946"/>
                  </w:sdtPr>
                  <w:sdtContent>
                    <w:del w:author="Animefor Me" w:id="15" w:date="2026-09-29T09:36:34Z"/>
                  </w:sdtContent>
                </w:sdt>
              </w:ins>
              <w:sdt>
                <w:sdtPr>
                  <w:id w:val="-728910174"/>
                  <w:tag w:val="goog_rdk_494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118" w:date="2026-09-22T06:56:59Z">
                <w:del w:author="Animefor Me" w:id="15" w:date="2026-09-29T09:36:34Z"/>
              </w:ins>
            </w:sdtContent>
          </w:sdt>
        </w:p>
      </w:sdtContent>
    </w:sdt>
    <w:sdt>
      <w:sdtPr>
        <w:id w:val="-672656982"/>
        <w:tag w:val="goog_rdk_4952"/>
      </w:sdtPr>
      <w:sdtContent>
        <w:p w:rsidR="00000000" w:rsidDel="00000000" w:rsidP="00000000" w:rsidRDefault="00000000" w:rsidRPr="00000000" w14:paraId="0000045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35558276"/>
              <w:tag w:val="goog_rdk_4949"/>
            </w:sdtPr>
            <w:sdtContent>
              <w:ins w:author="Rossi Rossi" w:id="118" w:date="2026-09-22T06:56:59Z">
                <w:sdt>
                  <w:sdtPr>
                    <w:id w:val="-944354798"/>
                    <w:tag w:val="goog_rdk_4950"/>
                  </w:sdtPr>
                  <w:sdtContent>
                    <w:del w:author="Animefor Me" w:id="15" w:date="2026-09-29T09:36:34Z"/>
                  </w:sdtContent>
                </w:sdt>
              </w:ins>
              <w:sdt>
                <w:sdtPr>
                  <w:id w:val="-825983798"/>
                  <w:tag w:val="goog_rdk_495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118" w:date="2026-09-22T06:56:59Z">
                <w:del w:author="Animefor Me" w:id="15" w:date="2026-09-29T09:36:34Z"/>
              </w:ins>
            </w:sdtContent>
          </w:sdt>
        </w:p>
      </w:sdtContent>
    </w:sdt>
    <w:sdt>
      <w:sdtPr>
        <w:id w:val="-1777343722"/>
        <w:tag w:val="goog_rdk_4956"/>
      </w:sdtPr>
      <w:sdtContent>
        <w:p w:rsidR="00000000" w:rsidDel="00000000" w:rsidP="00000000" w:rsidRDefault="00000000" w:rsidRPr="00000000" w14:paraId="0000045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29784570"/>
              <w:tag w:val="goog_rdk_4953"/>
            </w:sdtPr>
            <w:sdtContent>
              <w:ins w:author="Rossi Rossi" w:id="118" w:date="2026-09-22T06:56:59Z">
                <w:sdt>
                  <w:sdtPr>
                    <w:id w:val="-53533049"/>
                    <w:tag w:val="goog_rdk_4954"/>
                  </w:sdtPr>
                  <w:sdtContent>
                    <w:del w:author="Animefor Me" w:id="15" w:date="2026-09-29T09:36:34Z"/>
                  </w:sdtContent>
                </w:sdt>
              </w:ins>
              <w:sdt>
                <w:sdtPr>
                  <w:id w:val="1650591735"/>
                  <w:tag w:val="goog_rdk_495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118" w:date="2026-09-22T06:56:59Z">
                <w:del w:author="Animefor Me" w:id="15" w:date="2026-09-29T09:36:34Z"/>
              </w:ins>
            </w:sdtContent>
          </w:sdt>
        </w:p>
      </w:sdtContent>
    </w:sdt>
    <w:sdt>
      <w:sdtPr>
        <w:id w:val="993325375"/>
        <w:tag w:val="goog_rdk_4960"/>
      </w:sdtPr>
      <w:sdtContent>
        <w:p w:rsidR="00000000" w:rsidDel="00000000" w:rsidP="00000000" w:rsidRDefault="00000000" w:rsidRPr="00000000" w14:paraId="0000045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62269123"/>
              <w:tag w:val="goog_rdk_4957"/>
            </w:sdtPr>
            <w:sdtContent>
              <w:ins w:author="Rossi Rossi" w:id="118" w:date="2026-09-22T06:56:59Z">
                <w:sdt>
                  <w:sdtPr>
                    <w:id w:val="1905130044"/>
                    <w:tag w:val="goog_rdk_4958"/>
                  </w:sdtPr>
                  <w:sdtContent>
                    <w:del w:author="Animefor Me" w:id="15" w:date="2026-09-29T09:36:34Z"/>
                  </w:sdtContent>
                </w:sdt>
              </w:ins>
              <w:sdt>
                <w:sdtPr>
                  <w:id w:val="691295485"/>
                  <w:tag w:val="goog_rdk_495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43599379"/>
        <w:tag w:val="goog_rdk_4964"/>
      </w:sdtPr>
      <w:sdtContent>
        <w:p w:rsidR="00000000" w:rsidDel="00000000" w:rsidP="00000000" w:rsidRDefault="00000000" w:rsidRPr="00000000" w14:paraId="0000045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46567338"/>
              <w:tag w:val="goog_rdk_4961"/>
            </w:sdtPr>
            <w:sdtContent>
              <w:ins w:author="Rossi Rossi" w:id="118" w:date="2026-09-22T06:56:59Z">
                <w:sdt>
                  <w:sdtPr>
                    <w:id w:val="-870414658"/>
                    <w:tag w:val="goog_rdk_4962"/>
                  </w:sdtPr>
                  <w:sdtContent>
                    <w:del w:author="Animefor Me" w:id="15" w:date="2026-09-29T09:36:34Z"/>
                  </w:sdtContent>
                </w:sdt>
              </w:ins>
              <w:sdt>
                <w:sdtPr>
                  <w:id w:val="-307888089"/>
                  <w:tag w:val="goog_rdk_496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118" w:date="2026-09-22T06:56:59Z">
                <w:del w:author="Animefor Me" w:id="15" w:date="2026-09-29T09:36:34Z"/>
              </w:ins>
            </w:sdtContent>
          </w:sdt>
        </w:p>
      </w:sdtContent>
    </w:sdt>
    <w:sdt>
      <w:sdtPr>
        <w:id w:val="194564438"/>
        <w:tag w:val="goog_rdk_4968"/>
      </w:sdtPr>
      <w:sdtContent>
        <w:p w:rsidR="00000000" w:rsidDel="00000000" w:rsidP="00000000" w:rsidRDefault="00000000" w:rsidRPr="00000000" w14:paraId="0000045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104678628"/>
              <w:tag w:val="goog_rdk_4965"/>
            </w:sdtPr>
            <w:sdtContent>
              <w:ins w:author="Rossi Rossi" w:id="118" w:date="2026-09-22T06:56:59Z">
                <w:sdt>
                  <w:sdtPr>
                    <w:id w:val="956815441"/>
                    <w:tag w:val="goog_rdk_4966"/>
                  </w:sdtPr>
                  <w:sdtContent>
                    <w:del w:author="Animefor Me" w:id="15" w:date="2026-09-29T09:36:34Z"/>
                  </w:sdtContent>
                </w:sdt>
              </w:ins>
              <w:sdt>
                <w:sdtPr>
                  <w:id w:val="-1729270779"/>
                  <w:tag w:val="goog_rdk_496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118" w:date="2026-09-22T06:56:59Z">
                <w:del w:author="Animefor Me" w:id="15" w:date="2026-09-29T09:36:34Z"/>
              </w:ins>
            </w:sdtContent>
          </w:sdt>
        </w:p>
      </w:sdtContent>
    </w:sdt>
    <w:sdt>
      <w:sdtPr>
        <w:id w:val="-825023511"/>
        <w:tag w:val="goog_rdk_4972"/>
      </w:sdtPr>
      <w:sdtContent>
        <w:p w:rsidR="00000000" w:rsidDel="00000000" w:rsidP="00000000" w:rsidRDefault="00000000" w:rsidRPr="00000000" w14:paraId="00000460">
          <w:pPr>
            <w:numPr>
              <w:ilvl w:val="1"/>
              <w:numId w:val="2"/>
            </w:numPr>
            <w:ind w:left="502" w:hanging="360"/>
            <w:rPr>
              <w:ins w:author="Rossi Rossi" w:id="118" w:date="2026-09-22T06:56:59Z"/>
              <w:del w:author="Animefor Me" w:id="15" w:date="2026-09-29T09:36:34Z"/>
              <w:u w:val="none"/>
              <w:rPrChange w:author="Devika G" w:id="119" w:date="2026-10-01T08:48:34Z">
                <w:rPr>
                  <w:u w:val="none"/>
                </w:rPr>
              </w:rPrChange>
            </w:rPr>
            <w:pPrChange w:author="Devika G" w:id="0" w:date="2026-10-01T08:48:34Z">
              <w:pPr>
                <w:numPr>
                  <w:ilvl w:val="1"/>
                  <w:numId w:val="9"/>
                </w:numPr>
                <w:ind w:left="502" w:hanging="360"/>
              </w:pPr>
            </w:pPrChange>
          </w:pPr>
          <w:sdt>
            <w:sdtPr>
              <w:id w:val="-1143144267"/>
              <w:tag w:val="goog_rdk_4969"/>
            </w:sdtPr>
            <w:sdtContent>
              <w:ins w:author="Rossi Rossi" w:id="118" w:date="2026-09-22T06:56:59Z">
                <w:sdt>
                  <w:sdtPr>
                    <w:id w:val="1976607147"/>
                    <w:tag w:val="goog_rdk_4970"/>
                  </w:sdtPr>
                  <w:sdtContent>
                    <w:del w:author="Animefor Me" w:id="15" w:date="2026-09-29T09:36:34Z"/>
                  </w:sdtContent>
                </w:sdt>
              </w:ins>
              <w:sdt>
                <w:sdtPr>
                  <w:id w:val="-225041559"/>
                  <w:tag w:val="goog_rdk_497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98249041"/>
        <w:tag w:val="goog_rdk_4976"/>
      </w:sdtPr>
      <w:sdtContent>
        <w:p w:rsidR="00000000" w:rsidDel="00000000" w:rsidP="00000000" w:rsidRDefault="00000000" w:rsidRPr="00000000" w14:paraId="0000046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329903569"/>
              <w:tag w:val="goog_rdk_4973"/>
            </w:sdtPr>
            <w:sdtContent>
              <w:ins w:author="Rossi Rossi" w:id="118" w:date="2026-09-22T06:56:59Z">
                <w:sdt>
                  <w:sdtPr>
                    <w:id w:val="-823280667"/>
                    <w:tag w:val="goog_rdk_4974"/>
                  </w:sdtPr>
                  <w:sdtContent>
                    <w:del w:author="Animefor Me" w:id="15" w:date="2026-09-29T09:36:34Z"/>
                  </w:sdtContent>
                </w:sdt>
              </w:ins>
              <w:sdt>
                <w:sdtPr>
                  <w:id w:val="1188245099"/>
                  <w:tag w:val="goog_rdk_497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363184546"/>
        <w:tag w:val="goog_rdk_4980"/>
      </w:sdtPr>
      <w:sdtContent>
        <w:p w:rsidR="00000000" w:rsidDel="00000000" w:rsidP="00000000" w:rsidRDefault="00000000" w:rsidRPr="00000000" w14:paraId="0000046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15266592"/>
              <w:tag w:val="goog_rdk_4977"/>
            </w:sdtPr>
            <w:sdtContent>
              <w:ins w:author="Rossi Rossi" w:id="118" w:date="2026-09-22T06:56:59Z">
                <w:sdt>
                  <w:sdtPr>
                    <w:id w:val="-1585093127"/>
                    <w:tag w:val="goog_rdk_4978"/>
                  </w:sdtPr>
                  <w:sdtContent>
                    <w:del w:author="Animefor Me" w:id="15" w:date="2026-09-29T09:36:34Z"/>
                  </w:sdtContent>
                </w:sdt>
              </w:ins>
              <w:sdt>
                <w:sdtPr>
                  <w:id w:val="646732656"/>
                  <w:tag w:val="goog_rdk_497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18" w:date="2026-09-22T06:56:59Z">
                <w:del w:author="Animefor Me" w:id="15" w:date="2026-09-29T09:36:34Z"/>
              </w:ins>
            </w:sdtContent>
          </w:sdt>
        </w:p>
      </w:sdtContent>
    </w:sdt>
    <w:sdt>
      <w:sdtPr>
        <w:id w:val="1660418736"/>
        <w:tag w:val="goog_rdk_4984"/>
      </w:sdtPr>
      <w:sdtContent>
        <w:p w:rsidR="00000000" w:rsidDel="00000000" w:rsidP="00000000" w:rsidRDefault="00000000" w:rsidRPr="00000000" w14:paraId="0000046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18768741"/>
              <w:tag w:val="goog_rdk_4981"/>
            </w:sdtPr>
            <w:sdtContent>
              <w:ins w:author="Rossi Rossi" w:id="118" w:date="2026-09-22T06:56:59Z">
                <w:sdt>
                  <w:sdtPr>
                    <w:id w:val="-900784357"/>
                    <w:tag w:val="goog_rdk_4982"/>
                  </w:sdtPr>
                  <w:sdtContent>
                    <w:del w:author="Animefor Me" w:id="15" w:date="2026-09-29T09:36:34Z"/>
                  </w:sdtContent>
                </w:sdt>
              </w:ins>
              <w:sdt>
                <w:sdtPr>
                  <w:id w:val="-1103645863"/>
                  <w:tag w:val="goog_rdk_498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'Content-Type: application/json' \</w:delText>
                      </w:r>
                    </w:del>
                  </w:ins>
                </w:sdtContent>
              </w:sdt>
              <w:ins w:author="Rossi Rossi" w:id="118" w:date="2026-09-22T06:56:59Z">
                <w:del w:author="Animefor Me" w:id="15" w:date="2026-09-29T09:36:34Z"/>
              </w:ins>
            </w:sdtContent>
          </w:sdt>
        </w:p>
      </w:sdtContent>
    </w:sdt>
    <w:sdt>
      <w:sdtPr>
        <w:id w:val="1139171366"/>
        <w:tag w:val="goog_rdk_4988"/>
      </w:sdtPr>
      <w:sdtContent>
        <w:p w:rsidR="00000000" w:rsidDel="00000000" w:rsidP="00000000" w:rsidRDefault="00000000" w:rsidRPr="00000000" w14:paraId="0000046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42269794"/>
              <w:tag w:val="goog_rdk_4985"/>
            </w:sdtPr>
            <w:sdtContent>
              <w:ins w:author="Rossi Rossi" w:id="118" w:date="2026-09-22T06:56:59Z">
                <w:sdt>
                  <w:sdtPr>
                    <w:id w:val="-1424934823"/>
                    <w:tag w:val="goog_rdk_4986"/>
                  </w:sdtPr>
                  <w:sdtContent>
                    <w:del w:author="Animefor Me" w:id="15" w:date="2026-09-29T09:36:34Z"/>
                  </w:sdtContent>
                </w:sdt>
              </w:ins>
              <w:sdt>
                <w:sdtPr>
                  <w:id w:val="-729049244"/>
                  <w:tag w:val="goog_rdk_498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"x-goog-api-key: YOUR_API_KEY" \</w:delText>
                      </w:r>
                    </w:del>
                  </w:ins>
                </w:sdtContent>
              </w:sdt>
              <w:ins w:author="Rossi Rossi" w:id="118" w:date="2026-09-22T06:56:59Z">
                <w:del w:author="Animefor Me" w:id="15" w:date="2026-09-29T09:36:34Z"/>
              </w:ins>
            </w:sdtContent>
          </w:sdt>
        </w:p>
      </w:sdtContent>
    </w:sdt>
    <w:sdt>
      <w:sdtPr>
        <w:id w:val="-1062182880"/>
        <w:tag w:val="goog_rdk_4992"/>
      </w:sdtPr>
      <w:sdtContent>
        <w:p w:rsidR="00000000" w:rsidDel="00000000" w:rsidP="00000000" w:rsidRDefault="00000000" w:rsidRPr="00000000" w14:paraId="0000046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08007237"/>
              <w:tag w:val="goog_rdk_4989"/>
            </w:sdtPr>
            <w:sdtContent>
              <w:ins w:author="Rossi Rossi" w:id="118" w:date="2026-09-22T06:56:59Z">
                <w:sdt>
                  <w:sdtPr>
                    <w:id w:val="1060272676"/>
                    <w:tag w:val="goog_rdk_4990"/>
                  </w:sdtPr>
                  <w:sdtContent>
                    <w:del w:author="Animefor Me" w:id="15" w:date="2026-09-29T09:36:34Z"/>
                  </w:sdtContent>
                </w:sdt>
              </w:ins>
              <w:sdt>
                <w:sdtPr>
                  <w:id w:val="-114473770"/>
                  <w:tag w:val="goog_rdk_499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-X POST \</w:delText>
                      </w:r>
                    </w:del>
                  </w:ins>
                </w:sdtContent>
              </w:sdt>
              <w:ins w:author="Rossi Rossi" w:id="118" w:date="2026-09-22T06:56:59Z">
                <w:del w:author="Animefor Me" w:id="15" w:date="2026-09-29T09:36:34Z"/>
              </w:ins>
            </w:sdtContent>
          </w:sdt>
        </w:p>
      </w:sdtContent>
    </w:sdt>
    <w:sdt>
      <w:sdtPr>
        <w:id w:val="-1866976357"/>
        <w:tag w:val="goog_rdk_4996"/>
      </w:sdtPr>
      <w:sdtContent>
        <w:p w:rsidR="00000000" w:rsidDel="00000000" w:rsidP="00000000" w:rsidRDefault="00000000" w:rsidRPr="00000000" w14:paraId="0000046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64962208"/>
              <w:tag w:val="goog_rdk_4993"/>
            </w:sdtPr>
            <w:sdtContent>
              <w:ins w:author="Rossi Rossi" w:id="118" w:date="2026-09-22T06:56:59Z">
                <w:sdt>
                  <w:sdtPr>
                    <w:id w:val="-1731758057"/>
                    <w:tag w:val="goog_rdk_4994"/>
                  </w:sdtPr>
                  <w:sdtContent>
                    <w:del w:author="Animefor Me" w:id="15" w:date="2026-09-29T09:36:34Z"/>
                  </w:sdtContent>
                </w:sdt>
              </w:ins>
              <w:sdt>
                <w:sdtPr>
                  <w:id w:val="452114947"/>
                  <w:tag w:val="goog_rdk_499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 '{</w:delText>
                      </w:r>
                    </w:del>
                  </w:ins>
                </w:sdtContent>
              </w:sdt>
              <w:ins w:author="Rossi Rossi" w:id="118" w:date="2026-09-22T06:56:59Z">
                <w:del w:author="Animefor Me" w:id="15" w:date="2026-09-29T09:36:34Z"/>
              </w:ins>
            </w:sdtContent>
          </w:sdt>
        </w:p>
      </w:sdtContent>
    </w:sdt>
    <w:sdt>
      <w:sdtPr>
        <w:id w:val="120611918"/>
        <w:tag w:val="goog_rdk_5000"/>
      </w:sdtPr>
      <w:sdtContent>
        <w:p w:rsidR="00000000" w:rsidDel="00000000" w:rsidP="00000000" w:rsidRDefault="00000000" w:rsidRPr="00000000" w14:paraId="0000046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86948997"/>
              <w:tag w:val="goog_rdk_4997"/>
            </w:sdtPr>
            <w:sdtContent>
              <w:ins w:author="Rossi Rossi" w:id="118" w:date="2026-09-22T06:56:59Z">
                <w:sdt>
                  <w:sdtPr>
                    <w:id w:val="833646685"/>
                    <w:tag w:val="goog_rdk_4998"/>
                  </w:sdtPr>
                  <w:sdtContent>
                    <w:del w:author="Animefor Me" w:id="15" w:date="2026-09-29T09:36:34Z"/>
                  </w:sdtContent>
                </w:sdt>
              </w:ins>
              <w:sdt>
                <w:sdtPr>
                  <w:id w:val="-161597517"/>
                  <w:tag w:val="goog_rdk_499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8" w:date="2026-09-22T06:56:59Z">
                <w:del w:author="Animefor Me" w:id="15" w:date="2026-09-29T09:36:34Z"/>
              </w:ins>
            </w:sdtContent>
          </w:sdt>
        </w:p>
      </w:sdtContent>
    </w:sdt>
    <w:sdt>
      <w:sdtPr>
        <w:id w:val="1962143500"/>
        <w:tag w:val="goog_rdk_5004"/>
      </w:sdtPr>
      <w:sdtContent>
        <w:p w:rsidR="00000000" w:rsidDel="00000000" w:rsidP="00000000" w:rsidRDefault="00000000" w:rsidRPr="00000000" w14:paraId="0000046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05767907"/>
              <w:tag w:val="goog_rdk_5001"/>
            </w:sdtPr>
            <w:sdtContent>
              <w:ins w:author="Rossi Rossi" w:id="118" w:date="2026-09-22T06:56:59Z">
                <w:sdt>
                  <w:sdtPr>
                    <w:id w:val="-1157246382"/>
                    <w:tag w:val="goog_rdk_5002"/>
                  </w:sdtPr>
                  <w:sdtContent>
                    <w:del w:author="Animefor Me" w:id="15" w:date="2026-09-29T09:36:34Z"/>
                  </w:sdtContent>
                </w:sdt>
              </w:ins>
              <w:sdt>
                <w:sdtPr>
                  <w:id w:val="484760331"/>
                  <w:tag w:val="goog_rdk_500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8" w:date="2026-09-22T06:56:59Z">
                <w:del w:author="Animefor Me" w:id="15" w:date="2026-09-29T09:36:34Z"/>
              </w:ins>
            </w:sdtContent>
          </w:sdt>
        </w:p>
      </w:sdtContent>
    </w:sdt>
    <w:sdt>
      <w:sdtPr>
        <w:id w:val="466981103"/>
        <w:tag w:val="goog_rdk_5008"/>
      </w:sdtPr>
      <w:sdtContent>
        <w:p w:rsidR="00000000" w:rsidDel="00000000" w:rsidP="00000000" w:rsidRDefault="00000000" w:rsidRPr="00000000" w14:paraId="0000046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95250087"/>
              <w:tag w:val="goog_rdk_5005"/>
            </w:sdtPr>
            <w:sdtContent>
              <w:ins w:author="Rossi Rossi" w:id="118" w:date="2026-09-22T06:56:59Z">
                <w:sdt>
                  <w:sdtPr>
                    <w:id w:val="-1753822825"/>
                    <w:tag w:val="goog_rdk_5006"/>
                  </w:sdtPr>
                  <w:sdtContent>
                    <w:del w:author="Animefor Me" w:id="15" w:date="2026-09-29T09:36:34Z"/>
                  </w:sdtContent>
                </w:sdt>
              </w:ins>
              <w:sdt>
                <w:sdtPr>
                  <w:id w:val="-979824335"/>
                  <w:tag w:val="goog_rdk_500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8" w:date="2026-09-22T06:56:59Z">
                <w:del w:author="Animefor Me" w:id="15" w:date="2026-09-29T09:36:34Z"/>
              </w:ins>
            </w:sdtContent>
          </w:sdt>
        </w:p>
      </w:sdtContent>
    </w:sdt>
    <w:sdt>
      <w:sdtPr>
        <w:id w:val="1122130815"/>
        <w:tag w:val="goog_rdk_5012"/>
      </w:sdtPr>
      <w:sdtContent>
        <w:p w:rsidR="00000000" w:rsidDel="00000000" w:rsidP="00000000" w:rsidRDefault="00000000" w:rsidRPr="00000000" w14:paraId="0000046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86014159"/>
              <w:tag w:val="goog_rdk_5009"/>
            </w:sdtPr>
            <w:sdtContent>
              <w:ins w:author="Rossi Rossi" w:id="118" w:date="2026-09-22T06:56:59Z">
                <w:sdt>
                  <w:sdtPr>
                    <w:id w:val="1721656735"/>
                    <w:tag w:val="goog_rdk_5010"/>
                  </w:sdtPr>
                  <w:sdtContent>
                    <w:del w:author="Animefor Me" w:id="15" w:date="2026-09-29T09:36:34Z"/>
                  </w:sdtContent>
                </w:sdt>
              </w:ins>
              <w:sdt>
                <w:sdtPr>
                  <w:id w:val="-315304732"/>
                  <w:tag w:val="goog_rdk_5011"/>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52677447"/>
        <w:tag w:val="goog_rdk_5016"/>
      </w:sdtPr>
      <w:sdtContent>
        <w:p w:rsidR="00000000" w:rsidDel="00000000" w:rsidP="00000000" w:rsidRDefault="00000000" w:rsidRPr="00000000" w14:paraId="0000046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66816559"/>
              <w:tag w:val="goog_rdk_5013"/>
            </w:sdtPr>
            <w:sdtContent>
              <w:ins w:author="Rossi Rossi" w:id="118" w:date="2026-09-22T06:56:59Z">
                <w:sdt>
                  <w:sdtPr>
                    <w:id w:val="116473739"/>
                    <w:tag w:val="goog_rdk_5014"/>
                  </w:sdtPr>
                  <w:sdtContent>
                    <w:del w:author="Animefor Me" w:id="15" w:date="2026-09-29T09:36:34Z"/>
                  </w:sdtContent>
                </w:sdt>
              </w:ins>
              <w:sdt>
                <w:sdtPr>
                  <w:id w:val="1199505627"/>
                  <w:tag w:val="goog_rdk_501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Security and secret management</w:delText>
                      </w:r>
                    </w:del>
                  </w:ins>
                </w:sdtContent>
              </w:sdt>
              <w:ins w:author="Rossi Rossi" w:id="118" w:date="2026-09-22T06:56:59Z">
                <w:del w:author="Animefor Me" w:id="15" w:date="2026-09-29T09:36:34Z"/>
              </w:ins>
            </w:sdtContent>
          </w:sdt>
        </w:p>
      </w:sdtContent>
    </w:sdt>
    <w:sdt>
      <w:sdtPr>
        <w:id w:val="-686297893"/>
        <w:tag w:val="goog_rdk_5020"/>
      </w:sdtPr>
      <w:sdtContent>
        <w:p w:rsidR="00000000" w:rsidDel="00000000" w:rsidP="00000000" w:rsidRDefault="00000000" w:rsidRPr="00000000" w14:paraId="0000046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70007903"/>
              <w:tag w:val="goog_rdk_5017"/>
            </w:sdtPr>
            <w:sdtContent>
              <w:ins w:author="Rossi Rossi" w:id="118" w:date="2026-09-22T06:56:59Z">
                <w:sdt>
                  <w:sdtPr>
                    <w:id w:val="620672268"/>
                    <w:tag w:val="goog_rdk_5018"/>
                  </w:sdtPr>
                  <w:sdtContent>
                    <w:del w:author="Animefor Me" w:id="15" w:date="2026-09-29T09:36:34Z"/>
                  </w:sdtContent>
                </w:sdt>
              </w:ins>
              <w:sdt>
                <w:sdtPr>
                  <w:id w:val="602023193"/>
                  <w:tag w:val="goog_rdk_501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410808053"/>
        <w:tag w:val="goog_rdk_5024"/>
      </w:sdtPr>
      <w:sdtContent>
        <w:p w:rsidR="00000000" w:rsidDel="00000000" w:rsidP="00000000" w:rsidRDefault="00000000" w:rsidRPr="00000000" w14:paraId="0000046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68206440"/>
              <w:tag w:val="goog_rdk_5021"/>
            </w:sdtPr>
            <w:sdtContent>
              <w:ins w:author="Rossi Rossi" w:id="118" w:date="2026-09-22T06:56:59Z">
                <w:sdt>
                  <w:sdtPr>
                    <w:id w:val="-661251972"/>
                    <w:tag w:val="goog_rdk_5022"/>
                  </w:sdtPr>
                  <w:sdtContent>
                    <w:del w:author="Animefor Me" w:id="15" w:date="2026-09-29T09:36:34Z"/>
                  </w:sdtContent>
                </w:sdt>
              </w:ins>
              <w:sdt>
                <w:sdtPr>
                  <w:id w:val="604153414"/>
                  <w:tag w:val="goog_rdk_502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18" w:date="2026-09-22T06:56:59Z">
                <w:del w:author="Animefor Me" w:id="15" w:date="2026-09-29T09:36:34Z"/>
              </w:ins>
            </w:sdtContent>
          </w:sdt>
        </w:p>
      </w:sdtContent>
    </w:sdt>
    <w:sdt>
      <w:sdtPr>
        <w:id w:val="1419474308"/>
        <w:tag w:val="goog_rdk_5028"/>
      </w:sdtPr>
      <w:sdtContent>
        <w:p w:rsidR="00000000" w:rsidDel="00000000" w:rsidP="00000000" w:rsidRDefault="00000000" w:rsidRPr="00000000" w14:paraId="0000046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52915066"/>
              <w:tag w:val="goog_rdk_5025"/>
            </w:sdtPr>
            <w:sdtContent>
              <w:ins w:author="Rossi Rossi" w:id="118" w:date="2026-09-22T06:56:59Z">
                <w:sdt>
                  <w:sdtPr>
                    <w:id w:val="1446079622"/>
                    <w:tag w:val="goog_rdk_5026"/>
                  </w:sdtPr>
                  <w:sdtContent>
                    <w:del w:author="Animefor Me" w:id="15" w:date="2026-09-29T09:36:34Z"/>
                  </w:sdtContent>
                </w:sdt>
              </w:ins>
              <w:sdt>
                <w:sdtPr>
                  <w:id w:val="-1300948053"/>
                  <w:tag w:val="goog_rdk_502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18" w:date="2026-09-22T06:56:59Z">
                <w:del w:author="Animefor Me" w:id="15" w:date="2026-09-29T09:36:34Z"/>
              </w:ins>
            </w:sdtContent>
          </w:sdt>
        </w:p>
      </w:sdtContent>
    </w:sdt>
    <w:sdt>
      <w:sdtPr>
        <w:id w:val="1995371255"/>
        <w:tag w:val="goog_rdk_5032"/>
      </w:sdtPr>
      <w:sdtContent>
        <w:p w:rsidR="00000000" w:rsidDel="00000000" w:rsidP="00000000" w:rsidRDefault="00000000" w:rsidRPr="00000000" w14:paraId="0000046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23682243"/>
              <w:tag w:val="goog_rdk_5029"/>
            </w:sdtPr>
            <w:sdtContent>
              <w:ins w:author="Rossi Rossi" w:id="118" w:date="2026-09-22T06:56:59Z">
                <w:sdt>
                  <w:sdtPr>
                    <w:id w:val="1544851844"/>
                    <w:tag w:val="goog_rdk_5030"/>
                  </w:sdtPr>
                  <w:sdtContent>
                    <w:del w:author="Animefor Me" w:id="15" w:date="2026-09-29T09:36:34Z"/>
                  </w:sdtContent>
                </w:sdt>
              </w:ins>
              <w:sdt>
                <w:sdtPr>
                  <w:id w:val="-1163580870"/>
                  <w:tag w:val="goog_rdk_503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resources.</w:delText>
                      </w:r>
                    </w:del>
                  </w:ins>
                </w:sdtContent>
              </w:sdt>
              <w:ins w:author="Rossi Rossi" w:id="118" w:date="2026-09-22T06:56:59Z">
                <w:del w:author="Animefor Me" w:id="15" w:date="2026-09-29T09:36:34Z"/>
              </w:ins>
            </w:sdtContent>
          </w:sdt>
        </w:p>
      </w:sdtContent>
    </w:sdt>
    <w:sdt>
      <w:sdtPr>
        <w:id w:val="-393237854"/>
        <w:tag w:val="goog_rdk_5036"/>
      </w:sdtPr>
      <w:sdtContent>
        <w:p w:rsidR="00000000" w:rsidDel="00000000" w:rsidP="00000000" w:rsidRDefault="00000000" w:rsidRPr="00000000" w14:paraId="0000047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670974191"/>
              <w:tag w:val="goog_rdk_5033"/>
            </w:sdtPr>
            <w:sdtContent>
              <w:ins w:author="Rossi Rossi" w:id="118" w:date="2026-09-22T06:56:59Z">
                <w:sdt>
                  <w:sdtPr>
                    <w:id w:val="-1709640897"/>
                    <w:tag w:val="goog_rdk_5034"/>
                  </w:sdtPr>
                  <w:sdtContent>
                    <w:del w:author="Animefor Me" w:id="15" w:date="2026-09-29T09:36:34Z"/>
                  </w:sdtContent>
                </w:sdt>
              </w:ins>
              <w:sdt>
                <w:sdtPr>
                  <w:id w:val="-1496819048"/>
                  <w:tag w:val="goog_rdk_503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818880636"/>
        <w:tag w:val="goog_rdk_5040"/>
      </w:sdtPr>
      <w:sdtContent>
        <w:p w:rsidR="00000000" w:rsidDel="00000000" w:rsidP="00000000" w:rsidRDefault="00000000" w:rsidRPr="00000000" w14:paraId="0000047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492541207"/>
              <w:tag w:val="goog_rdk_5037"/>
            </w:sdtPr>
            <w:sdtContent>
              <w:ins w:author="Rossi Rossi" w:id="118" w:date="2026-09-22T06:56:59Z">
                <w:sdt>
                  <w:sdtPr>
                    <w:id w:val="-664593072"/>
                    <w:tag w:val="goog_rdk_5038"/>
                  </w:sdtPr>
                  <w:sdtContent>
                    <w:del w:author="Animefor Me" w:id="15" w:date="2026-09-29T09:36:34Z"/>
                  </w:sdtContent>
                </w:sdt>
              </w:ins>
              <w:sdt>
                <w:sdtPr>
                  <w:id w:val="111125412"/>
                  <w:tag w:val="goog_rdk_503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Critical security rules</w:delText>
                      </w:r>
                    </w:del>
                  </w:ins>
                </w:sdtContent>
              </w:sdt>
              <w:ins w:author="Rossi Rossi" w:id="118" w:date="2026-09-22T06:56:59Z">
                <w:del w:author="Animefor Me" w:id="15" w:date="2026-09-29T09:36:34Z"/>
              </w:ins>
            </w:sdtContent>
          </w:sdt>
        </w:p>
      </w:sdtContent>
    </w:sdt>
    <w:sdt>
      <w:sdtPr>
        <w:id w:val="-239241463"/>
        <w:tag w:val="goog_rdk_5044"/>
      </w:sdtPr>
      <w:sdtContent>
        <w:p w:rsidR="00000000" w:rsidDel="00000000" w:rsidP="00000000" w:rsidRDefault="00000000" w:rsidRPr="00000000" w14:paraId="0000047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13597825"/>
              <w:tag w:val="goog_rdk_5041"/>
            </w:sdtPr>
            <w:sdtContent>
              <w:ins w:author="Rossi Rossi" w:id="118" w:date="2026-09-22T06:56:59Z">
                <w:sdt>
                  <w:sdtPr>
                    <w:id w:val="1736494989"/>
                    <w:tag w:val="goog_rdk_5042"/>
                  </w:sdtPr>
                  <w:sdtContent>
                    <w:del w:author="Animefor Me" w:id="15" w:date="2026-09-29T09:36:34Z"/>
                  </w:sdtContent>
                </w:sdt>
              </w:ins>
              <w:sdt>
                <w:sdtPr>
                  <w:id w:val="520987985"/>
                  <w:tag w:val="goog_rdk_504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904522234"/>
        <w:tag w:val="goog_rdk_5048"/>
      </w:sdtPr>
      <w:sdtContent>
        <w:p w:rsidR="00000000" w:rsidDel="00000000" w:rsidP="00000000" w:rsidRDefault="00000000" w:rsidRPr="00000000" w14:paraId="0000047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321744707"/>
              <w:tag w:val="goog_rdk_5045"/>
            </w:sdtPr>
            <w:sdtContent>
              <w:ins w:author="Rossi Rossi" w:id="118" w:date="2026-09-22T06:56:59Z">
                <w:sdt>
                  <w:sdtPr>
                    <w:id w:val="1525378084"/>
                    <w:tag w:val="goog_rdk_5046"/>
                  </w:sdtPr>
                  <w:sdtContent>
                    <w:del w:author="Animefor Me" w:id="15" w:date="2026-09-29T09:36:34Z"/>
                  </w:sdtContent>
                </w:sdt>
              </w:ins>
              <w:sdt>
                <w:sdtPr>
                  <w:id w:val="-1603874261"/>
                  <w:tag w:val="goog_rdk_504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18" w:date="2026-09-22T06:56:59Z">
                <w:del w:author="Animefor Me" w:id="15" w:date="2026-09-29T09:36:34Z"/>
              </w:ins>
            </w:sdtContent>
          </w:sdt>
        </w:p>
      </w:sdtContent>
    </w:sdt>
    <w:sdt>
      <w:sdtPr>
        <w:id w:val="-1717756133"/>
        <w:tag w:val="goog_rdk_5052"/>
      </w:sdtPr>
      <w:sdtContent>
        <w:p w:rsidR="00000000" w:rsidDel="00000000" w:rsidP="00000000" w:rsidRDefault="00000000" w:rsidRPr="00000000" w14:paraId="0000047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68418100"/>
              <w:tag w:val="goog_rdk_5049"/>
            </w:sdtPr>
            <w:sdtContent>
              <w:ins w:author="Rossi Rossi" w:id="118" w:date="2026-09-22T06:56:59Z">
                <w:sdt>
                  <w:sdtPr>
                    <w:id w:val="14932974"/>
                    <w:tag w:val="goog_rdk_5050"/>
                  </w:sdtPr>
                  <w:sdtContent>
                    <w:del w:author="Animefor Me" w:id="15" w:date="2026-09-29T09:36:34Z"/>
                  </w:sdtContent>
                </w:sdt>
              </w:ins>
              <w:sdt>
                <w:sdtPr>
                  <w:id w:val="-1122238328"/>
                  <w:tag w:val="goog_rdk_505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18" w:date="2026-09-22T06:56:59Z">
                <w:del w:author="Animefor Me" w:id="15" w:date="2026-09-29T09:36:34Z"/>
              </w:ins>
            </w:sdtContent>
          </w:sdt>
        </w:p>
      </w:sdtContent>
    </w:sdt>
    <w:sdt>
      <w:sdtPr>
        <w:id w:val="-1007378338"/>
        <w:tag w:val="goog_rdk_5056"/>
      </w:sdtPr>
      <w:sdtContent>
        <w:p w:rsidR="00000000" w:rsidDel="00000000" w:rsidP="00000000" w:rsidRDefault="00000000" w:rsidRPr="00000000" w14:paraId="0000047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80150708"/>
              <w:tag w:val="goog_rdk_5053"/>
            </w:sdtPr>
            <w:sdtContent>
              <w:ins w:author="Rossi Rossi" w:id="118" w:date="2026-09-22T06:56:59Z">
                <w:sdt>
                  <w:sdtPr>
                    <w:id w:val="-548255450"/>
                    <w:tag w:val="goog_rdk_5054"/>
                  </w:sdtPr>
                  <w:sdtContent>
                    <w:del w:author="Animefor Me" w:id="15" w:date="2026-09-29T09:36:34Z"/>
                  </w:sdtContent>
                </w:sdt>
              </w:ins>
              <w:sdt>
                <w:sdtPr>
                  <w:id w:val="758588203"/>
                  <w:tag w:val="goog_rdk_5055"/>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438397309"/>
        <w:tag w:val="goog_rdk_5060"/>
      </w:sdtPr>
      <w:sdtContent>
        <w:p w:rsidR="00000000" w:rsidDel="00000000" w:rsidP="00000000" w:rsidRDefault="00000000" w:rsidRPr="00000000" w14:paraId="0000047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950364616"/>
              <w:tag w:val="goog_rdk_5057"/>
            </w:sdtPr>
            <w:sdtContent>
              <w:ins w:author="Rossi Rossi" w:id="118" w:date="2026-09-22T06:56:59Z">
                <w:sdt>
                  <w:sdtPr>
                    <w:id w:val="2013611840"/>
                    <w:tag w:val="goog_rdk_5058"/>
                  </w:sdtPr>
                  <w:sdtContent>
                    <w:del w:author="Animefor Me" w:id="15" w:date="2026-09-29T09:36:34Z"/>
                  </w:sdtContent>
                </w:sdt>
              </w:ins>
              <w:sdt>
                <w:sdtPr>
                  <w:id w:val="1783963836"/>
                  <w:tag w:val="goog_rdk_5059"/>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18" w:date="2026-09-22T06:56:59Z">
                <w:del w:author="Animefor Me" w:id="15" w:date="2026-09-29T09:36:34Z"/>
              </w:ins>
            </w:sdtContent>
          </w:sdt>
        </w:p>
      </w:sdtContent>
    </w:sdt>
    <w:sdt>
      <w:sdtPr>
        <w:id w:val="-1075589645"/>
        <w:tag w:val="goog_rdk_5064"/>
      </w:sdtPr>
      <w:sdtContent>
        <w:p w:rsidR="00000000" w:rsidDel="00000000" w:rsidP="00000000" w:rsidRDefault="00000000" w:rsidRPr="00000000" w14:paraId="00000477">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69423813"/>
              <w:tag w:val="goog_rdk_5061"/>
            </w:sdtPr>
            <w:sdtContent>
              <w:ins w:author="Rossi Rossi" w:id="118" w:date="2026-09-22T06:56:59Z">
                <w:sdt>
                  <w:sdtPr>
                    <w:id w:val="379143702"/>
                    <w:tag w:val="goog_rdk_5062"/>
                  </w:sdtPr>
                  <w:sdtContent>
                    <w:del w:author="Animefor Me" w:id="15" w:date="2026-09-29T09:36:34Z"/>
                  </w:sdtContent>
                </w:sdt>
              </w:ins>
              <w:sdt>
                <w:sdtPr>
                  <w:id w:val="-1399387523"/>
                  <w:tag w:val="goog_rdk_5063"/>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375499284"/>
        <w:tag w:val="goog_rdk_5068"/>
      </w:sdtPr>
      <w:sdtContent>
        <w:p w:rsidR="00000000" w:rsidDel="00000000" w:rsidP="00000000" w:rsidRDefault="00000000" w:rsidRPr="00000000" w14:paraId="00000478">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076832203"/>
              <w:tag w:val="goog_rdk_5065"/>
            </w:sdtPr>
            <w:sdtContent>
              <w:ins w:author="Rossi Rossi" w:id="118" w:date="2026-09-22T06:56:59Z">
                <w:sdt>
                  <w:sdtPr>
                    <w:id w:val="-1430623215"/>
                    <w:tag w:val="goog_rdk_5066"/>
                  </w:sdtPr>
                  <w:sdtContent>
                    <w:del w:author="Animefor Me" w:id="15" w:date="2026-09-29T09:36:34Z"/>
                  </w:sdtContent>
                </w:sdt>
              </w:ins>
              <w:sdt>
                <w:sdtPr>
                  <w:id w:val="951069386"/>
                  <w:tag w:val="goog_rdk_5067"/>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18" w:date="2026-09-22T06:56:59Z">
                <w:del w:author="Animefor Me" w:id="15" w:date="2026-09-29T09:36:34Z"/>
              </w:ins>
            </w:sdtContent>
          </w:sdt>
        </w:p>
      </w:sdtContent>
    </w:sdt>
    <w:sdt>
      <w:sdtPr>
        <w:id w:val="-925596679"/>
        <w:tag w:val="goog_rdk_5072"/>
      </w:sdtPr>
      <w:sdtContent>
        <w:p w:rsidR="00000000" w:rsidDel="00000000" w:rsidP="00000000" w:rsidRDefault="00000000" w:rsidRPr="00000000" w14:paraId="00000479">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17113336"/>
              <w:tag w:val="goog_rdk_5069"/>
            </w:sdtPr>
            <w:sdtContent>
              <w:ins w:author="Rossi Rossi" w:id="118" w:date="2026-09-22T06:56:59Z">
                <w:sdt>
                  <w:sdtPr>
                    <w:id w:val="160970214"/>
                    <w:tag w:val="goog_rdk_5070"/>
                  </w:sdtPr>
                  <w:sdtContent>
                    <w:del w:author="Animefor Me" w:id="15" w:date="2026-09-29T09:36:34Z"/>
                  </w:sdtContent>
                </w:sdt>
              </w:ins>
              <w:sdt>
                <w:sdtPr>
                  <w:id w:val="721267179"/>
                  <w:tag w:val="goog_rdk_5071"/>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18" w:date="2026-09-22T06:56:59Z">
                <w:del w:author="Animefor Me" w:id="15" w:date="2026-09-29T09:36:34Z"/>
              </w:ins>
            </w:sdtContent>
          </w:sdt>
        </w:p>
      </w:sdtContent>
    </w:sdt>
    <w:sdt>
      <w:sdtPr>
        <w:id w:val="1517734718"/>
        <w:tag w:val="goog_rdk_5076"/>
      </w:sdtPr>
      <w:sdtContent>
        <w:p w:rsidR="00000000" w:rsidDel="00000000" w:rsidP="00000000" w:rsidRDefault="00000000" w:rsidRPr="00000000" w14:paraId="0000047A">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946486538"/>
              <w:tag w:val="goog_rdk_5073"/>
            </w:sdtPr>
            <w:sdtContent>
              <w:ins w:author="Rossi Rossi" w:id="118" w:date="2026-09-22T06:56:59Z">
                <w:sdt>
                  <w:sdtPr>
                    <w:id w:val="344158548"/>
                    <w:tag w:val="goog_rdk_5074"/>
                  </w:sdtPr>
                  <w:sdtContent>
                    <w:del w:author="Animefor Me" w:id="15" w:date="2026-09-29T09:36:34Z"/>
                  </w:sdtContent>
                </w:sdt>
              </w:ins>
              <w:sdt>
                <w:sdtPr>
                  <w:id w:val="-1598569698"/>
                  <w:tag w:val="goog_rdk_5075"/>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18" w:date="2026-09-22T06:56:59Z">
                <w:del w:author="Animefor Me" w:id="15" w:date="2026-09-29T09:36:34Z"/>
              </w:ins>
            </w:sdtContent>
          </w:sdt>
        </w:p>
      </w:sdtContent>
    </w:sdt>
    <w:sdt>
      <w:sdtPr>
        <w:id w:val="-1067211319"/>
        <w:tag w:val="goog_rdk_5080"/>
      </w:sdtPr>
      <w:sdtContent>
        <w:p w:rsidR="00000000" w:rsidDel="00000000" w:rsidP="00000000" w:rsidRDefault="00000000" w:rsidRPr="00000000" w14:paraId="0000047B">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161152154"/>
              <w:tag w:val="goog_rdk_5077"/>
            </w:sdtPr>
            <w:sdtContent>
              <w:ins w:author="Rossi Rossi" w:id="118" w:date="2026-09-22T06:56:59Z">
                <w:sdt>
                  <w:sdtPr>
                    <w:id w:val="817183"/>
                    <w:tag w:val="goog_rdk_5078"/>
                  </w:sdtPr>
                  <w:sdtContent>
                    <w:del w:author="Animefor Me" w:id="15" w:date="2026-09-29T09:36:34Z"/>
                  </w:sdtContent>
                </w:sdt>
              </w:ins>
              <w:sdt>
                <w:sdtPr>
                  <w:id w:val="1879820329"/>
                  <w:tag w:val="goog_rdk_5079"/>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70932264"/>
        <w:tag w:val="goog_rdk_5085"/>
      </w:sdtPr>
      <w:sdtContent>
        <w:p w:rsidR="00000000" w:rsidDel="00000000" w:rsidP="00000000" w:rsidRDefault="00000000" w:rsidRPr="00000000" w14:paraId="0000047C">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12735988"/>
              <w:tag w:val="goog_rdk_5081"/>
            </w:sdtPr>
            <w:sdtContent>
              <w:ins w:author="Rossi Rossi" w:id="118" w:date="2026-09-22T06:56:59Z">
                <w:sdt>
                  <w:sdtPr>
                    <w:id w:val="-103760249"/>
                    <w:tag w:val="goog_rdk_5082"/>
                  </w:sdtPr>
                  <w:sdtContent>
                    <w:del w:author="Animefor Me" w:id="15" w:date="2026-09-29T09:36:34Z"/>
                  </w:sdtContent>
                </w:sdt>
              </w:ins>
              <w:sdt>
                <w:sdtPr>
                  <w:id w:val="1200188579"/>
                  <w:tag w:val="goog_rdk_5083"/>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Leak response checklist</w:delText>
                      </w:r>
                    </w:del>
                  </w:ins>
                </w:sdtContent>
              </w:sdt>
              <w:ins w:author="Rossi Rossi" w:id="118" w:date="2026-09-22T06:56:59Z">
                <w:del w:author="Animefor Me" w:id="15" w:date="2026-09-29T09:36:34Z">
                  <w:sdt>
                    <w:sdtPr>
                      <w:id w:val="-21036069"/>
                      <w:tag w:val="goog_rdk_5084"/>
                    </w:sdtPr>
                    <w:sdtContent>
                      <w:r w:rsidDel="00000000" w:rsidR="00000000" w:rsidRPr="00000000">
                        <w:rPr>
                          <w:rtl w:val="0"/>
                        </w:rPr>
                      </w:r>
                    </w:sdtContent>
                  </w:sdt>
                </w:del>
              </w:ins>
            </w:sdtContent>
          </w:sdt>
        </w:p>
      </w:sdtContent>
    </w:sdt>
    <w:sdt>
      <w:sdtPr>
        <w:id w:val="844789197"/>
        <w:tag w:val="goog_rdk_5089"/>
      </w:sdtPr>
      <w:sdtContent>
        <w:p w:rsidR="00000000" w:rsidDel="00000000" w:rsidP="00000000" w:rsidRDefault="00000000" w:rsidRPr="00000000" w14:paraId="0000047D">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2059146688"/>
              <w:tag w:val="goog_rdk_5086"/>
            </w:sdtPr>
            <w:sdtContent>
              <w:ins w:author="Rossi Rossi" w:id="118" w:date="2026-09-22T06:56:59Z">
                <w:sdt>
                  <w:sdtPr>
                    <w:id w:val="1174739099"/>
                    <w:tag w:val="goog_rdk_5087"/>
                  </w:sdtPr>
                  <w:sdtContent>
                    <w:del w:author="Animefor Me" w:id="15" w:date="2026-09-29T09:36:34Z"/>
                  </w:sdtContent>
                </w:sdt>
              </w:ins>
              <w:sdt>
                <w:sdtPr>
                  <w:id w:val="240779813"/>
                  <w:tag w:val="goog_rdk_508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616456772"/>
        <w:tag w:val="goog_rdk_5093"/>
      </w:sdtPr>
      <w:sdtContent>
        <w:p w:rsidR="00000000" w:rsidDel="00000000" w:rsidP="00000000" w:rsidRDefault="00000000" w:rsidRPr="00000000" w14:paraId="0000047E">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753713092"/>
              <w:tag w:val="goog_rdk_5090"/>
            </w:sdtPr>
            <w:sdtContent>
              <w:ins w:author="Rossi Rossi" w:id="118" w:date="2026-09-22T06:56:59Z">
                <w:sdt>
                  <w:sdtPr>
                    <w:id w:val="-618383002"/>
                    <w:tag w:val="goog_rdk_5091"/>
                  </w:sdtPr>
                  <w:sdtContent>
                    <w:del w:author="Animefor Me" w:id="15" w:date="2026-09-29T09:36:34Z"/>
                  </w:sdtContent>
                </w:sdt>
              </w:ins>
              <w:sdt>
                <w:sdtPr>
                  <w:id w:val="1109378136"/>
                  <w:tag w:val="goog_rdk_5092"/>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772045192"/>
        <w:tag w:val="goog_rdk_5097"/>
      </w:sdtPr>
      <w:sdtContent>
        <w:p w:rsidR="00000000" w:rsidDel="00000000" w:rsidP="00000000" w:rsidRDefault="00000000" w:rsidRPr="00000000" w14:paraId="0000047F">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02295321"/>
              <w:tag w:val="goog_rdk_5094"/>
            </w:sdtPr>
            <w:sdtContent>
              <w:ins w:author="Rossi Rossi" w:id="118" w:date="2026-09-22T06:56:59Z">
                <w:sdt>
                  <w:sdtPr>
                    <w:id w:val="-143142136"/>
                    <w:tag w:val="goog_rdk_5095"/>
                  </w:sdtPr>
                  <w:sdtContent>
                    <w:del w:author="Animefor Me" w:id="15" w:date="2026-09-29T09:36:34Z"/>
                  </w:sdtContent>
                </w:sdt>
              </w:ins>
              <w:sdt>
                <w:sdtPr>
                  <w:id w:val="600849338"/>
                  <w:tag w:val="goog_rdk_509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18" w:date="2026-09-22T06:56:59Z">
                <w:del w:author="Animefor Me" w:id="15" w:date="2026-09-29T09:36:34Z"/>
              </w:ins>
            </w:sdtContent>
          </w:sdt>
        </w:p>
      </w:sdtContent>
    </w:sdt>
    <w:sdt>
      <w:sdtPr>
        <w:id w:val="-1142478355"/>
        <w:tag w:val="goog_rdk_5101"/>
      </w:sdtPr>
      <w:sdtContent>
        <w:p w:rsidR="00000000" w:rsidDel="00000000" w:rsidP="00000000" w:rsidRDefault="00000000" w:rsidRPr="00000000" w14:paraId="00000480">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51684589"/>
              <w:tag w:val="goog_rdk_5098"/>
            </w:sdtPr>
            <w:sdtContent>
              <w:ins w:author="Rossi Rossi" w:id="118" w:date="2026-09-22T06:56:59Z">
                <w:sdt>
                  <w:sdtPr>
                    <w:id w:val="1855244495"/>
                    <w:tag w:val="goog_rdk_5099"/>
                  </w:sdtPr>
                  <w:sdtContent>
                    <w:del w:author="Animefor Me" w:id="15" w:date="2026-09-29T09:36:34Z"/>
                  </w:sdtContent>
                </w:sdt>
              </w:ins>
              <w:sdt>
                <w:sdtPr>
                  <w:id w:val="238161487"/>
                  <w:tag w:val="goog_rdk_510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18" w:date="2026-09-22T06:56:59Z">
                <w:del w:author="Animefor Me" w:id="15" w:date="2026-09-29T09:36:34Z"/>
              </w:ins>
            </w:sdtContent>
          </w:sdt>
        </w:p>
      </w:sdtContent>
    </w:sdt>
    <w:sdt>
      <w:sdtPr>
        <w:id w:val="-1840519721"/>
        <w:tag w:val="goog_rdk_5105"/>
      </w:sdtPr>
      <w:sdtContent>
        <w:p w:rsidR="00000000" w:rsidDel="00000000" w:rsidP="00000000" w:rsidRDefault="00000000" w:rsidRPr="00000000" w14:paraId="00000481">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98258372"/>
              <w:tag w:val="goog_rdk_5102"/>
            </w:sdtPr>
            <w:sdtContent>
              <w:ins w:author="Rossi Rossi" w:id="118" w:date="2026-09-22T06:56:59Z">
                <w:sdt>
                  <w:sdtPr>
                    <w:id w:val="-1757373636"/>
                    <w:tag w:val="goog_rdk_5103"/>
                  </w:sdtPr>
                  <w:sdtContent>
                    <w:del w:author="Animefor Me" w:id="15" w:date="2026-09-29T09:36:34Z"/>
                  </w:sdtContent>
                </w:sdt>
              </w:ins>
              <w:sdt>
                <w:sdtPr>
                  <w:id w:val="-1319352876"/>
                  <w:tag w:val="goog_rdk_510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these restrictions are applied.**</w:delText>
                      </w:r>
                    </w:del>
                  </w:ins>
                </w:sdtContent>
              </w:sdt>
              <w:ins w:author="Rossi Rossi" w:id="118" w:date="2026-09-22T06:56:59Z">
                <w:del w:author="Animefor Me" w:id="15" w:date="2026-09-29T09:36:34Z"/>
              </w:ins>
            </w:sdtContent>
          </w:sdt>
        </w:p>
      </w:sdtContent>
    </w:sdt>
    <w:sdt>
      <w:sdtPr>
        <w:id w:val="-433968083"/>
        <w:tag w:val="goog_rdk_5109"/>
      </w:sdtPr>
      <w:sdtContent>
        <w:p w:rsidR="00000000" w:rsidDel="00000000" w:rsidP="00000000" w:rsidRDefault="00000000" w:rsidRPr="00000000" w14:paraId="00000482">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415277548"/>
              <w:tag w:val="goog_rdk_5106"/>
            </w:sdtPr>
            <w:sdtContent>
              <w:ins w:author="Rossi Rossi" w:id="118" w:date="2026-09-22T06:56:59Z">
                <w:sdt>
                  <w:sdtPr>
                    <w:id w:val="315398194"/>
                    <w:tag w:val="goog_rdk_5107"/>
                  </w:sdtPr>
                  <w:sdtContent>
                    <w:del w:author="Animefor Me" w:id="15" w:date="2026-09-29T09:36:34Z"/>
                  </w:sdtContent>
                </w:sdt>
              </w:ins>
              <w:sdt>
                <w:sdtPr>
                  <w:id w:val="-243733654"/>
                  <w:tag w:val="goog_rdk_5108"/>
                </w:sdtPr>
                <w:sdtContent>
                  <w:ins w:author="Rossi Rossi" w:id="118" w:date="2026-09-22T06:56:59Z">
                    <w:del w:author="Animefor Me" w:id="15" w:date="2026-09-29T09:36:34Z">
                      <w:r w:rsidDel="00000000" w:rsidR="00000000" w:rsidRPr="00000000">
                        <w:rPr>
                          <w:rtl w:val="0"/>
                        </w:rPr>
                      </w:r>
                    </w:del>
                  </w:ins>
                </w:sdtContent>
              </w:sdt>
              <w:ins w:author="Rossi Rossi" w:id="118" w:date="2026-09-22T06:56:59Z">
                <w:del w:author="Animefor Me" w:id="15" w:date="2026-09-29T09:36:34Z"/>
              </w:ins>
            </w:sdtContent>
          </w:sdt>
        </w:p>
      </w:sdtContent>
    </w:sdt>
    <w:sdt>
      <w:sdtPr>
        <w:id w:val="1710924778"/>
        <w:tag w:val="goog_rdk_5113"/>
      </w:sdtPr>
      <w:sdtContent>
        <w:p w:rsidR="00000000" w:rsidDel="00000000" w:rsidP="00000000" w:rsidRDefault="00000000" w:rsidRPr="00000000" w14:paraId="00000483">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596554699"/>
              <w:tag w:val="goog_rdk_5110"/>
            </w:sdtPr>
            <w:sdtContent>
              <w:ins w:author="Rossi Rossi" w:id="118" w:date="2026-09-22T06:56:59Z">
                <w:sdt>
                  <w:sdtPr>
                    <w:id w:val="-1772570852"/>
                    <w:tag w:val="goog_rdk_5111"/>
                  </w:sdtPr>
                  <w:sdtContent>
                    <w:del w:author="Animefor Me" w:id="15" w:date="2026-09-29T09:36:34Z"/>
                  </w:sdtContent>
                </w:sdt>
              </w:ins>
              <w:sdt>
                <w:sdtPr>
                  <w:id w:val="-1840105533"/>
                  <w:tag w:val="goog_rdk_5112"/>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18" w:date="2026-09-22T06:56:59Z">
                <w:del w:author="Animefor Me" w:id="15" w:date="2026-09-29T09:36:34Z"/>
              </w:ins>
            </w:sdtContent>
          </w:sdt>
        </w:p>
      </w:sdtContent>
    </w:sdt>
    <w:sdt>
      <w:sdtPr>
        <w:id w:val="-98678432"/>
        <w:tag w:val="goog_rdk_5117"/>
      </w:sdtPr>
      <w:sdtContent>
        <w:p w:rsidR="00000000" w:rsidDel="00000000" w:rsidP="00000000" w:rsidRDefault="00000000" w:rsidRPr="00000000" w14:paraId="00000484">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777908782"/>
              <w:tag w:val="goog_rdk_5114"/>
            </w:sdtPr>
            <w:sdtContent>
              <w:ins w:author="Rossi Rossi" w:id="118" w:date="2026-09-22T06:56:59Z">
                <w:sdt>
                  <w:sdtPr>
                    <w:id w:val="875733230"/>
                    <w:tag w:val="goog_rdk_5115"/>
                  </w:sdtPr>
                  <w:sdtContent>
                    <w:del w:author="Animefor Me" w:id="15" w:date="2026-09-29T09:36:34Z"/>
                  </w:sdtContent>
                </w:sdt>
              </w:ins>
              <w:sdt>
                <w:sdtPr>
                  <w:id w:val="601340"/>
                  <w:tag w:val="goog_rdk_5116"/>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18" w:date="2026-09-22T06:56:59Z">
                <w:del w:author="Animefor Me" w:id="15" w:date="2026-09-29T09:36:34Z"/>
              </w:ins>
            </w:sdtContent>
          </w:sdt>
        </w:p>
      </w:sdtContent>
    </w:sdt>
    <w:sdt>
      <w:sdtPr>
        <w:id w:val="2016209439"/>
        <w:tag w:val="goog_rdk_5121"/>
      </w:sdtPr>
      <w:sdtContent>
        <w:p w:rsidR="00000000" w:rsidDel="00000000" w:rsidP="00000000" w:rsidRDefault="00000000" w:rsidRPr="00000000" w14:paraId="00000485">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829626986"/>
              <w:tag w:val="goog_rdk_5118"/>
            </w:sdtPr>
            <w:sdtContent>
              <w:ins w:author="Rossi Rossi" w:id="118" w:date="2026-09-22T06:56:59Z">
                <w:sdt>
                  <w:sdtPr>
                    <w:id w:val="303863944"/>
                    <w:tag w:val="goog_rdk_5119"/>
                  </w:sdtPr>
                  <w:sdtContent>
                    <w:del w:author="Animefor Me" w:id="15" w:date="2026-09-29T09:36:34Z"/>
                  </w:sdtContent>
                </w:sdt>
              </w:ins>
              <w:sdt>
                <w:sdtPr>
                  <w:id w:val="-908217099"/>
                  <w:tag w:val="goog_rdk_5120"/>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18" w:date="2026-09-22T06:56:59Z">
                <w:del w:author="Animefor Me" w:id="15" w:date="2026-09-29T09:36:34Z"/>
              </w:ins>
            </w:sdtContent>
          </w:sdt>
        </w:p>
      </w:sdtContent>
    </w:sdt>
    <w:sdt>
      <w:sdtPr>
        <w:id w:val="-932878326"/>
        <w:tag w:val="goog_rdk_5125"/>
      </w:sdtPr>
      <w:sdtContent>
        <w:p w:rsidR="00000000" w:rsidDel="00000000" w:rsidP="00000000" w:rsidRDefault="00000000" w:rsidRPr="00000000" w14:paraId="00000486">
          <w:pPr>
            <w:numPr>
              <w:ilvl w:val="1"/>
              <w:numId w:val="2"/>
            </w:numPr>
            <w:ind w:left="502" w:hanging="360"/>
            <w:rPr>
              <w:ins w:author="Rossi Rossi" w:id="118" w:date="2026-09-22T06:56:59Z"/>
              <w:del w:author="Animefor Me" w:id="15" w:date="2026-09-29T09:36:34Z"/>
            </w:rPr>
            <w:pPrChange w:author="Devika G" w:id="0" w:date="2026-10-01T08:48:34Z">
              <w:pPr>
                <w:numPr>
                  <w:ilvl w:val="1"/>
                  <w:numId w:val="9"/>
                </w:numPr>
                <w:ind w:left="502" w:hanging="360"/>
              </w:pPr>
            </w:pPrChange>
          </w:pPr>
          <w:sdt>
            <w:sdtPr>
              <w:id w:val="1258349065"/>
              <w:tag w:val="goog_rdk_5122"/>
            </w:sdtPr>
            <w:sdtContent>
              <w:ins w:author="Rossi Rossi" w:id="118" w:date="2026-09-22T06:56:59Z">
                <w:sdt>
                  <w:sdtPr>
                    <w:id w:val="-2009380333"/>
                    <w:tag w:val="goog_rdk_5123"/>
                  </w:sdtPr>
                  <w:sdtContent>
                    <w:del w:author="Animefor Me" w:id="15" w:date="2026-09-29T09:36:34Z"/>
                  </w:sdtContent>
                </w:sdt>
              </w:ins>
              <w:sdt>
                <w:sdtPr>
                  <w:id w:val="104179728"/>
                  <w:tag w:val="goog_rdk_512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Language API**.</w:delText>
                      </w:r>
                    </w:del>
                  </w:ins>
                </w:sdtContent>
              </w:sdt>
              <w:ins w:author="Rossi Rossi" w:id="118" w:date="2026-09-22T06:56:59Z">
                <w:del w:author="Animefor Me" w:id="15" w:date="2026-09-29T09:36:34Z"/>
              </w:ins>
            </w:sdtContent>
          </w:sdt>
        </w:p>
      </w:sdtContent>
    </w:sdt>
    <w:sdt>
      <w:sdtPr>
        <w:id w:val="-466774769"/>
        <w:tag w:val="goog_rdk_5137"/>
      </w:sdtPr>
      <w:sdtContent>
        <w:p w:rsidR="00000000" w:rsidDel="00000000" w:rsidP="00000000" w:rsidRDefault="00000000" w:rsidRPr="00000000" w14:paraId="00000487">
          <w:pPr>
            <w:pStyle w:val="Heading3"/>
            <w:numPr>
              <w:ilvl w:val="1"/>
              <w:numId w:val="2"/>
            </w:numPr>
            <w:ind w:left="502" w:hanging="360"/>
            <w:rPr>
              <w:del w:author="Animefor Me" w:id="15" w:date="2026-09-29T09:36:34Z"/>
              <w:rFonts w:ascii="Cambria" w:cs="Cambria" w:eastAsia="Cambria" w:hAnsi="Cambria"/>
              <w:color w:val="000000"/>
              <w:sz w:val="22"/>
              <w:szCs w:val="22"/>
              <w:rPrChange w:author="Devika G" w:id="119" w:date="2026-10-01T08:48:34Z">
                <w:rPr>
                  <w:rFonts w:ascii="Cambria" w:cs="Cambria" w:eastAsia="Cambria" w:hAnsi="Cambria"/>
                  <w:color w:val="000000"/>
                  <w:sz w:val="22"/>
                  <w:szCs w:val="22"/>
                </w:rPr>
              </w:rPrChange>
            </w:rPr>
            <w:pPrChange w:author="Devika G" w:id="0" w:date="2026-10-01T08:48:34Z">
              <w:pPr>
                <w:pStyle w:val="Heading3"/>
                <w:numPr>
                  <w:ilvl w:val="1"/>
                  <w:numId w:val="9"/>
                </w:numPr>
                <w:ind w:left="502" w:hanging="360"/>
              </w:pPr>
            </w:pPrChange>
          </w:pPr>
          <w:sdt>
            <w:sdtPr>
              <w:id w:val="-204868367"/>
              <w:tag w:val="goog_rdk_5126"/>
            </w:sdtPr>
            <w:sdtContent>
              <w:ins w:author="Rossi Rossi" w:id="118" w:date="2026-09-22T06:56:59Z">
                <w:sdt>
                  <w:sdtPr>
                    <w:id w:val="620278583"/>
                    <w:tag w:val="goog_rdk_5127"/>
                  </w:sdtPr>
                  <w:sdtContent>
                    <w:del w:author="Animefor Me" w:id="15" w:date="2026-09-29T09:36:34Z"/>
                  </w:sdtContent>
                </w:sdt>
              </w:ins>
              <w:sdt>
                <w:sdtPr>
                  <w:id w:val="709971709"/>
                  <w:tag w:val="goog_rdk_5128"/>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application code, </w:delText>
                      </w:r>
                    </w:del>
                  </w:ins>
                </w:sdtContent>
              </w:sdt>
              <w:ins w:author="Rossi Rossi" w:id="118" w:date="2026-09-22T06:56:59Z">
                <w:del w:author="Animefor Me" w:id="15" w:date="2026-09-29T09:36:34Z"/>
              </w:ins>
            </w:sdtContent>
          </w:sdt>
          <w:sdt>
            <w:sdtPr>
              <w:id w:val="1690795756"/>
              <w:tag w:val="goog_rdk_5129"/>
            </w:sdtPr>
            <w:sdtContent>
              <w:ins w:author="Srimathi" w:id="142" w:date="2026-09-24T13:58:02Z">
                <w:sdt>
                  <w:sdtPr>
                    <w:id w:val="-1759014587"/>
                    <w:tag w:val="goog_rdk_5130"/>
                  </w:sdtPr>
                  <w:sdtContent>
                    <w:del w:author="Animefor Me" w:id="15" w:date="2026-09-29T09:36:34Z"/>
                  </w:sdtContent>
                </w:sdt>
              </w:ins>
              <w:sdt>
                <w:sdtPr>
                  <w:id w:val="-974027783"/>
                  <w:tag w:val="goog_rdk_5131"/>
                </w:sdtPr>
                <w:sdtContent>
                  <w:ins w:author="Srimathi" w:id="142" w:date="2026-09-24T13:58:0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environment</w:delText>
                      </w:r>
                    </w:del>
                  </w:ins>
                </w:sdtContent>
              </w:sdt>
              <w:ins w:author="Srimathi" w:id="142" w:date="2026-09-24T13:58:02Z">
                <w:del w:author="Animefor Me" w:id="15" w:date="2026-09-29T09:36:34Z"/>
              </w:ins>
            </w:sdtContent>
          </w:sdt>
          <w:sdt>
            <w:sdtPr>
              <w:id w:val="-1474417314"/>
              <w:tag w:val="goog_rdk_5132"/>
            </w:sdtPr>
            <w:sdtContent>
              <w:ins w:author="Rossi Rossi" w:id="118" w:date="2026-09-22T06:56:59Z">
                <w:sdt>
                  <w:sdtPr>
                    <w:id w:val="295020058"/>
                    <w:tag w:val="goog_rdk_5133"/>
                  </w:sdtPr>
                  <w:sdtContent>
                    <w:del w:author="Animefor Me" w:id="15" w:date="2026-09-29T09:36:34Z"/>
                  </w:sdtContent>
                </w:sdt>
              </w:ins>
              <w:sdt>
                <w:sdtPr>
                  <w:id w:val="-744931065"/>
                  <w:tag w:val="goog_rdk_5134"/>
                </w:sdtPr>
                <w:sdtContent>
                  <w:ins w:author="Rossi Rossi" w:id="118"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environme</w:delText>
                      </w:r>
                    </w:del>
                  </w:ins>
                </w:sdtContent>
              </w:sdt>
              <w:ins w:author="Rossi Rossi" w:id="118" w:date="2026-09-22T06:56:59Z">
                <w:del w:author="Animefor Me" w:id="15" w:date="2026-09-29T09:36:34Z"/>
              </w:ins>
            </w:sdtContent>
          </w:sdt>
          <w:sdt>
            <w:sdtPr>
              <w:id w:val="1420656493"/>
              <w:tag w:val="goog_rdk_5135"/>
            </w:sdtPr>
            <w:sdtContent>
              <w:del w:author="Animefor Me" w:id="15" w:date="2026-09-29T09:36:34Z"/>
              <w:sdt>
                <w:sdtPr>
                  <w:id w:val="-1450632002"/>
                  <w:tag w:val="goog_rdk_513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19360776"/>
        <w:tag w:val="goog_rdk_5145"/>
      </w:sdtPr>
      <w:sdtContent>
        <w:p w:rsidR="00000000" w:rsidDel="00000000" w:rsidP="00000000" w:rsidRDefault="00000000" w:rsidRPr="00000000" w14:paraId="00000488">
          <w:pPr>
            <w:numPr>
              <w:ilvl w:val="0"/>
              <w:numId w:val="2"/>
            </w:numPr>
            <w:spacing w:after="0" w:before="0" w:line="240" w:lineRule="auto"/>
            <w:ind w:left="720" w:hanging="360"/>
            <w:rPr>
              <w:del w:author="Animefor Me" w:id="15" w:date="2026-09-29T09:36:34Z"/>
              <w:rFonts w:ascii="Cambria" w:cs="Cambria" w:eastAsia="Cambria" w:hAnsi="Cambria"/>
              <w:b w:val="1"/>
              <w:bCs w:val="1"/>
              <w:color w:val="000000"/>
              <w:sz w:val="22"/>
              <w:szCs w:val="22"/>
              <w:rPrChange w:author="Devika G" w:id="119" w:date="2026-10-01T08:48:34Z">
                <w:rPr>
                  <w:rFonts w:ascii="Cambria" w:cs="Cambria" w:eastAsia="Cambria" w:hAnsi="Cambria"/>
                  <w:b w:val="1"/>
                  <w:bCs w:val="1"/>
                  <w:color w:val="000000"/>
                  <w:sz w:val="22"/>
                  <w:szCs w:val="22"/>
                </w:rPr>
              </w:rPrChange>
            </w:rPr>
            <w:pPrChange w:author="Devika G" w:id="0" w:date="2026-10-01T08:48:34Z">
              <w:pPr>
                <w:numPr>
                  <w:ilvl w:val="0"/>
                  <w:numId w:val="9"/>
                </w:numPr>
                <w:spacing w:after="0" w:before="0" w:line="240" w:lineRule="auto"/>
                <w:ind w:left="720" w:hanging="360"/>
              </w:pPr>
            </w:pPrChange>
          </w:pPr>
          <w:sdt>
            <w:sdtPr>
              <w:id w:val="1521132358"/>
              <w:tag w:val="goog_rdk_5138"/>
            </w:sdtPr>
            <w:sdtContent>
              <w:del w:author="Animefor Me" w:id="15" w:date="2026-09-29T09:36:34Z"/>
              <w:sdt>
                <w:sdtPr>
                  <w:id w:val="1600830243"/>
                  <w:tag w:val="goog_rdk_513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954742191"/>
                    <w:tag w:val="goog_rdk_5140"/>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908344771"/>
                    <w:tag w:val="goog_rdk_5141"/>
                  </w:sdtPr>
                  <w:sdtContent>
                    <w:r w:rsidDel="00000000" w:rsidR="00000000" w:rsidRPr="00000000">
                      <w:rPr>
                        <w:rtl w:val="0"/>
                        <w:rPrChange w:author="Animefor Me" w:id="18" w:date="2026-09-29T09:36:34Z">
                          <w:rPr>
                            <w:rFonts w:ascii="Cambria" w:cs="Cambria" w:eastAsia="Cambria" w:hAnsi="Cambria"/>
                            <w:b w:val="1"/>
                            <w:bCs w:val="1"/>
                            <w:color w:val="0000ff"/>
                            <w:sz w:val="22"/>
                            <w:szCs w:val="22"/>
                            <w:u w:val="single"/>
                          </w:rPr>
                        </w:rPrChange>
                      </w:rPr>
                      <w:delText xml:space="preserve">Google AI for Devel</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599287980"/>
                    <w:tag w:val="goog_rdk_5142"/>
                  </w:sdtPr>
                  <w:sdtContent>
                    <w:r w:rsidDel="00000000" w:rsidR="00000000" w:rsidRPr="00000000">
                      <w:rPr>
                        <w:rtl w:val="0"/>
                        <w:rPrChange w:author="Animefor Me" w:id="18" w:date="2026-09-29T09:36:34Z">
                          <w:rPr>
                            <w:rFonts w:ascii="Cambria" w:cs="Cambria" w:eastAsia="Cambria" w:hAnsi="Cambria"/>
                            <w:b w:val="1"/>
                            <w:bCs w:val="1"/>
                            <w:color w:val="0000ff"/>
                            <w:sz w:val="22"/>
                            <w:szCs w:val="22"/>
                            <w:u w:val="single"/>
                          </w:rPr>
                        </w:rPrChange>
                      </w:rPr>
                      <w:delText xml:space="preserve">o</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675951938"/>
                    <w:tag w:val="goog_rdk_5143"/>
                  </w:sdtPr>
                  <w:sdtContent>
                    <w:r w:rsidDel="00000000" w:rsidR="00000000" w:rsidRPr="00000000">
                      <w:rPr>
                        <w:rtl w:val="0"/>
                        <w:rPrChange w:author="Animefor Me" w:id="18" w:date="2026-09-29T09:36:34Z">
                          <w:rPr>
                            <w:rFonts w:ascii="Cambria" w:cs="Cambria" w:eastAsia="Cambria" w:hAnsi="Cambria"/>
                            <w:b w:val="1"/>
                            <w:bCs w:val="1"/>
                            <w:color w:val="0000ff"/>
                            <w:sz w:val="22"/>
                            <w:szCs w:val="22"/>
                            <w:u w:val="single"/>
                          </w:rPr>
                        </w:rPrChange>
                      </w:rPr>
                      <w:delText xml:space="preserve">pers</w:delText>
                    </w:r>
                  </w:sdtContent>
                </w:sdt>
                <w:r w:rsidDel="00000000" w:rsidR="00000000" w:rsidRPr="00000000">
                  <w:fldChar w:fldCharType="end"/>
                </w:r>
                <w:sdt>
                  <w:sdtPr>
                    <w:id w:val="-189005154"/>
                    <w:tag w:val="goog_rdk_5144"/>
                  </w:sdtPr>
                  <w:sdtContent>
                    <w:r w:rsidDel="00000000" w:rsidR="00000000" w:rsidRPr="00000000">
                      <w:rPr>
                        <w:rtl w:val="0"/>
                      </w:rPr>
                    </w:r>
                  </w:sdtContent>
                </w:sdt>
              </w:del>
            </w:sdtContent>
          </w:sdt>
        </w:p>
      </w:sdtContent>
    </w:sdt>
    <w:sdt>
      <w:sdtPr>
        <w:id w:val="-2114598839"/>
        <w:tag w:val="goog_rdk_5153"/>
      </w:sdtPr>
      <w:sdtContent>
        <w:p w:rsidR="00000000" w:rsidDel="00000000" w:rsidP="00000000" w:rsidRDefault="00000000" w:rsidRPr="00000000" w14:paraId="00000489">
          <w:pPr>
            <w:numPr>
              <w:ilvl w:val="1"/>
              <w:numId w:val="2"/>
            </w:numPr>
            <w:ind w:left="502" w:hanging="360"/>
            <w:rPr>
              <w:ins w:author="Rossi Rossi" w:id="143" w:date="2026-09-22T07:06:18Z"/>
              <w:del w:author="Animefor Me" w:id="15" w:date="2026-09-29T09:36:34Z"/>
            </w:rPr>
            <w:pPrChange w:author="Devika G" w:id="0" w:date="2026-10-01T08:48:34Z">
              <w:pPr>
                <w:numPr>
                  <w:ilvl w:val="1"/>
                  <w:numId w:val="9"/>
                </w:numPr>
                <w:ind w:left="502" w:hanging="360"/>
              </w:pPr>
            </w:pPrChange>
          </w:pPr>
          <w:sdt>
            <w:sdtPr>
              <w:id w:val="2142392991"/>
              <w:tag w:val="goog_rdk_5146"/>
            </w:sdtPr>
            <w:sdtContent>
              <w:del w:author="Animefor Me" w:id="15" w:date="2026-09-29T09:36:34Z"/>
              <w:sdt>
                <w:sdtPr>
                  <w:id w:val="1029887681"/>
                  <w:tag w:val="goog_rdk_514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Installation Guide</w:delText>
                    </w:r>
                  </w:del>
                </w:sdtContent>
              </w:sdt>
              <w:del w:author="Animefor Me" w:id="15" w:date="2026-09-29T09:36:34Z">
                <w:sdt>
                  <w:sdtPr>
                    <w:id w:val="1330832294"/>
                    <w:tag w:val="goog_rdk_5148"/>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sdt>
                  <w:sdtPr>
                    <w:id w:val="948217972"/>
                    <w:tag w:val="goog_rdk_5149"/>
                  </w:sdtPr>
                  <w:sdtContent>
                    <w:r w:rsidDel="00000000" w:rsidR="00000000" w:rsidRPr="00000000">
                      <w:rPr>
                        <w:rtl w:val="0"/>
                        <w:rPrChange w:author="Animefor Me" w:id="18" w:date="2026-09-29T09:36:34Z">
                          <w:rPr>
                            <w:rFonts w:ascii="Cambria" w:cs="Cambria" w:eastAsia="Cambria" w:hAnsi="Cambria"/>
                            <w:b w:val="1"/>
                            <w:bCs w:val="1"/>
                            <w:color w:val="0000ff"/>
                            <w:sz w:val="22"/>
                            <w:szCs w:val="22"/>
                            <w:u w:val="single"/>
                          </w:rPr>
                        </w:rPrChange>
                      </w:rPr>
                      <w:delText xml:space="preserve">Tom's Hardware</w:delText>
                    </w:r>
                  </w:sdtContent>
                </w:sdt>
                <w:r w:rsidDel="00000000" w:rsidR="00000000" w:rsidRPr="00000000">
                  <w:fldChar w:fldCharType="end"/>
                </w:r>
              </w:del>
            </w:sdtContent>
          </w:sdt>
          <w:sdt>
            <w:sdtPr>
              <w:id w:val="1151980779"/>
              <w:tag w:val="goog_rdk_5150"/>
            </w:sdtPr>
            <w:sdtContent>
              <w:ins w:author="Rossi Rossi" w:id="143" w:date="2026-09-22T07:06:18Z">
                <w:sdt>
                  <w:sdtPr>
                    <w:id w:val="-444684001"/>
                    <w:tag w:val="goog_rdk_5151"/>
                  </w:sdtPr>
                  <w:sdtContent>
                    <w:del w:author="Animefor Me" w:id="15" w:date="2026-09-29T09:36:34Z"/>
                  </w:sdtContent>
                </w:sdt>
              </w:ins>
              <w:sdt>
                <w:sdtPr>
                  <w:id w:val="622419767"/>
                  <w:tag w:val="goog_rdk_5152"/>
                </w:sdtPr>
                <w:sdtContent>
                  <w:ins w:author="Rossi Rossi" w:id="143" w:date="2026-09-22T07:06:18Z">
                    <w:del w:author="Animefor Me" w:id="15" w:date="2026-09-29T09:36:34Z">
                      <w:r w:rsidDel="00000000" w:rsidR="00000000" w:rsidRPr="00000000">
                        <w:rPr>
                          <w:rtl w:val="0"/>
                        </w:rPr>
                      </w:r>
                    </w:del>
                  </w:ins>
                </w:sdtContent>
              </w:sdt>
              <w:ins w:author="Rossi Rossi" w:id="143" w:date="2026-09-22T07:06:18Z">
                <w:del w:author="Animefor Me" w:id="15" w:date="2026-09-29T09:36:34Z"/>
              </w:ins>
            </w:sdtContent>
          </w:sdt>
        </w:p>
      </w:sdtContent>
    </w:sdt>
    <w:sdt>
      <w:sdtPr>
        <w:id w:val="-1855887089"/>
        <w:tag w:val="goog_rdk_5157"/>
      </w:sdtPr>
      <w:sdtContent>
        <w:p w:rsidR="00000000" w:rsidDel="00000000" w:rsidP="00000000" w:rsidRDefault="00000000" w:rsidRPr="00000000" w14:paraId="0000048A">
          <w:pPr>
            <w:numPr>
              <w:ilvl w:val="0"/>
              <w:numId w:val="2"/>
            </w:numPr>
            <w:spacing w:after="0" w:before="0" w:line="240" w:lineRule="auto"/>
            <w:ind w:left="720" w:hanging="360"/>
            <w:rPr>
              <w:ins w:author="Rossi Rossi" w:id="143" w:date="2026-09-22T07:06:18Z"/>
              <w:del w:author="Animefor Me" w:id="15" w:date="2026-09-29T09:36:34Z"/>
              <w:rFonts w:ascii="Cambria" w:cs="Cambria" w:eastAsia="Cambria" w:hAnsi="Cambria"/>
              <w:b w:val="1"/>
              <w:bCs w:val="1"/>
              <w:sz w:val="22"/>
              <w:szCs w:val="22"/>
              <w:u w:val="none"/>
              <w:rPrChange w:author="Devika G" w:id="119" w:date="2026-10-01T08:48:34Z">
                <w:rPr>
                  <w:rFonts w:ascii="Cambria" w:cs="Cambria" w:eastAsia="Cambria" w:hAnsi="Cambria"/>
                  <w:b w:val="1"/>
                  <w:bCs w:val="1"/>
                  <w:sz w:val="22"/>
                  <w:szCs w:val="22"/>
                  <w:u w:val="none"/>
                </w:rPr>
              </w:rPrChange>
            </w:rPr>
            <w:pPrChange w:author="Devika G" w:id="0" w:date="2026-10-01T08:48:34Z">
              <w:pPr>
                <w:numPr>
                  <w:ilvl w:val="0"/>
                  <w:numId w:val="9"/>
                </w:numPr>
                <w:spacing w:after="0" w:before="0" w:line="240" w:lineRule="auto"/>
                <w:ind w:left="720" w:hanging="360"/>
              </w:pPr>
            </w:pPrChange>
          </w:pPr>
          <w:sdt>
            <w:sdtPr>
              <w:id w:val="1222024797"/>
              <w:tag w:val="goog_rdk_5154"/>
            </w:sdtPr>
            <w:sdtContent>
              <w:ins w:author="Rossi Rossi" w:id="143" w:date="2026-09-22T07:06:18Z">
                <w:sdt>
                  <w:sdtPr>
                    <w:id w:val="1749149413"/>
                    <w:tag w:val="goog_rdk_5155"/>
                  </w:sdtPr>
                  <w:sdtContent>
                    <w:del w:author="Animefor Me" w:id="15" w:date="2026-09-29T09:36:34Z"/>
                  </w:sdtContent>
                </w:sdt>
              </w:ins>
              <w:sdt>
                <w:sdtPr>
                  <w:id w:val="799496221"/>
                  <w:tag w:val="goog_rdk_5156"/>
                </w:sdtPr>
                <w:sdtContent>
                  <w:ins w:author="Rossi Rossi" w:id="143" w:date="2026-09-22T07:06:18Z">
                    <w:del w:author="Animefor Me" w:id="15" w:date="2026-09-29T09:36:34Z">
                      <w:r w:rsidDel="00000000" w:rsidR="00000000" w:rsidRPr="00000000">
                        <w:rPr>
                          <w:rtl w:val="0"/>
                          <w:rPrChange w:author="Animefor Me" w:id="18" w:date="2026-09-29T09:36:34Z">
                            <w:rPr>
                              <w:rFonts w:ascii="Cambria" w:cs="Cambria" w:eastAsia="Cambria" w:hAnsi="Cambria"/>
                              <w:b w:val="1"/>
                              <w:bCs w:val="1"/>
                              <w:sz w:val="22"/>
                              <w:szCs w:val="22"/>
                            </w:rPr>
                          </w:rPrChange>
                        </w:rPr>
                        <w:delText xml:space="preserve">sooo good</w:delText>
                      </w:r>
                    </w:del>
                  </w:ins>
                </w:sdtContent>
              </w:sdt>
              <w:ins w:author="Rossi Rossi" w:id="143" w:date="2026-09-22T07:06:18Z">
                <w:del w:author="Animefor Me" w:id="15" w:date="2026-09-29T09:36:34Z"/>
              </w:ins>
            </w:sdtContent>
          </w:sdt>
        </w:p>
      </w:sdtContent>
    </w:sdt>
    <w:sdt>
      <w:sdtPr>
        <w:id w:val="1291259196"/>
        <w:tag w:val="goog_rdk_5161"/>
      </w:sdtPr>
      <w:sdtContent>
        <w:p w:rsidR="00000000" w:rsidDel="00000000" w:rsidP="00000000" w:rsidRDefault="00000000" w:rsidRPr="00000000" w14:paraId="0000048B">
          <w:pPr>
            <w:numPr>
              <w:ilvl w:val="0"/>
              <w:numId w:val="2"/>
            </w:numPr>
            <w:spacing w:after="0" w:before="0" w:line="240" w:lineRule="auto"/>
            <w:ind w:left="720" w:hanging="360"/>
            <w:rPr>
              <w:del w:author="Animefor Me" w:id="15" w:date="2026-09-29T09:36:34Z"/>
              <w:rFonts w:ascii="Cambria" w:cs="Cambria" w:eastAsia="Cambria" w:hAnsi="Cambria"/>
              <w:b w:val="1"/>
              <w:bCs w:val="1"/>
              <w:color w:val="000000"/>
              <w:sz w:val="22"/>
              <w:szCs w:val="22"/>
              <w:rPrChange w:author="Devika G" w:id="119" w:date="2026-10-01T08:48:34Z">
                <w:rPr>
                  <w:rFonts w:ascii="Cambria" w:cs="Cambria" w:eastAsia="Cambria" w:hAnsi="Cambria"/>
                  <w:b w:val="1"/>
                  <w:bCs w:val="1"/>
                  <w:color w:val="000000"/>
                  <w:sz w:val="22"/>
                  <w:szCs w:val="22"/>
                </w:rPr>
              </w:rPrChange>
            </w:rPr>
            <w:pPrChange w:author="Devika G" w:id="0" w:date="2026-10-01T08:48:34Z">
              <w:pPr>
                <w:numPr>
                  <w:ilvl w:val="0"/>
                  <w:numId w:val="9"/>
                </w:numPr>
                <w:spacing w:after="0" w:before="0" w:line="240" w:lineRule="auto"/>
                <w:ind w:left="720" w:hanging="360"/>
              </w:pPr>
            </w:pPrChange>
          </w:pPr>
          <w:sdt>
            <w:sdtPr>
              <w:id w:val="-2041780318"/>
              <w:tag w:val="goog_rdk_5159"/>
            </w:sdtPr>
            <w:sdtContent>
              <w:del w:author="Animefor Me" w:id="15" w:date="2026-09-29T09:36:34Z"/>
              <w:sdt>
                <w:sdtPr>
                  <w:id w:val="991119562"/>
                  <w:tag w:val="goog_rdk_516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473304235"/>
        <w:tag w:val="goog_rdk_5167"/>
      </w:sdtPr>
      <w:sdtContent>
        <w:p w:rsidR="00000000" w:rsidDel="00000000" w:rsidP="00000000" w:rsidRDefault="00000000" w:rsidRPr="00000000" w14:paraId="0000048C">
          <w:pPr>
            <w:numPr>
              <w:ilvl w:val="0"/>
              <w:numId w:val="2"/>
            </w:numPr>
            <w:spacing w:after="0" w:before="0" w:line="240" w:lineRule="auto"/>
            <w:ind w:left="720" w:hanging="360"/>
            <w:rPr>
              <w:del w:author="Animefor Me" w:id="15" w:date="2026-09-29T09:36:34Z"/>
              <w:rFonts w:ascii="Cambria" w:cs="Cambria" w:eastAsia="Cambria" w:hAnsi="Cambria"/>
              <w:b w:val="1"/>
              <w:bCs w:val="1"/>
              <w:color w:val="000000"/>
              <w:sz w:val="22"/>
              <w:szCs w:val="22"/>
              <w:rPrChange w:author="Devika G" w:id="119" w:date="2026-10-01T08:48:34Z">
                <w:rPr>
                  <w:rFonts w:ascii="Cambria" w:cs="Cambria" w:eastAsia="Cambria" w:hAnsi="Cambria"/>
                  <w:b w:val="1"/>
                  <w:bCs w:val="1"/>
                  <w:color w:val="000000"/>
                  <w:sz w:val="22"/>
                  <w:szCs w:val="22"/>
                </w:rPr>
              </w:rPrChange>
            </w:rPr>
            <w:pPrChange w:author="Devika G" w:id="0" w:date="2026-10-01T08:48:34Z">
              <w:pPr>
                <w:numPr>
                  <w:ilvl w:val="0"/>
                  <w:numId w:val="9"/>
                </w:numPr>
                <w:spacing w:after="0" w:before="0" w:line="240" w:lineRule="auto"/>
                <w:ind w:left="720" w:hanging="360"/>
              </w:pPr>
            </w:pPrChange>
          </w:pPr>
          <w:sdt>
            <w:sdtPr>
              <w:id w:val="-48714952"/>
              <w:tag w:val="goog_rdk_5162"/>
            </w:sdtPr>
            <w:sdtContent>
              <w:del w:author="Animefor Me" w:id="15" w:date="2026-09-29T09:36:34Z"/>
              <w:sdt>
                <w:sdtPr>
                  <w:id w:val="459423169"/>
                  <w:tag w:val="goog_rdk_516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Popular Tutorial</w:delText>
                    </w:r>
                  </w:del>
                </w:sdtContent>
              </w:sdt>
              <w:del w:author="Animefor Me" w:id="15" w:date="2026-09-29T09:36:34Z">
                <w:sdt>
                  <w:sdtPr>
                    <w:id w:val="766427419"/>
                    <w:tag w:val="goog_rdk_5164"/>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 </w:delText>
                    </w:r>
                  </w:sdtContent>
                </w:sdt>
                <w:sdt>
                  <w:sdtPr>
                    <w:id w:val="1924352246"/>
                    <w:tag w:val="goog_rdk_5165"/>
                  </w:sdtPr>
                  <w:sdtContent>
                    <w:r w:rsidDel="00000000" w:rsidR="00000000" w:rsidRPr="00000000">
                      <w:rPr>
                        <w:rtl w:val="0"/>
                        <w:rPrChange w:author="Animefor Me" w:id="18" w:date="2026-09-29T09:36:34Z">
                          <w:rPr>
                            <w:rFonts w:ascii="Cambria" w:cs="Cambria" w:eastAsia="Cambria" w:hAnsi="Cambria"/>
                            <w:b w:val="1"/>
                            <w:bCs w:val="1"/>
                            <w:sz w:val="22"/>
                            <w:szCs w:val="22"/>
                          </w:rPr>
                        </w:rPrChange>
                      </w:rPr>
                      <w:delText xml:space="preserve">Python Programming Tutorial - Full Course for Beginners</w:delText>
                    </w:r>
                  </w:sdtContent>
                </w:sdt>
                <w:sdt>
                  <w:sdtPr>
                    <w:id w:val="852170627"/>
                    <w:tag w:val="goog_rdk_5166"/>
                  </w:sdtPr>
                  <w:sdtContent>
                    <w:r w:rsidDel="00000000" w:rsidR="00000000" w:rsidRPr="00000000">
                      <w:rPr>
                        <w:rtl w:val="0"/>
                      </w:rPr>
                    </w:r>
                  </w:sdtContent>
                </w:sdt>
              </w:del>
            </w:sdtContent>
          </w:sdt>
        </w:p>
      </w:sdtContent>
    </w:sdt>
    <w:sdt>
      <w:sdtPr>
        <w:id w:val="1623157401"/>
        <w:tag w:val="goog_rdk_5171"/>
      </w:sdtPr>
      <w:sdtContent>
        <w:p w:rsidR="00000000" w:rsidDel="00000000" w:rsidP="00000000" w:rsidRDefault="00000000" w:rsidRPr="00000000" w14:paraId="0000048D">
          <w:pPr>
            <w:numPr>
              <w:ilvl w:val="0"/>
              <w:numId w:val="2"/>
            </w:numPr>
            <w:spacing w:after="280" w:before="0" w:line="240" w:lineRule="auto"/>
            <w:ind w:left="720" w:hanging="360"/>
            <w:rPr>
              <w:del w:author="Animefor Me" w:id="15" w:date="2026-09-29T09:36:34Z"/>
              <w:rFonts w:ascii="Cambria" w:cs="Cambria" w:eastAsia="Cambria" w:hAnsi="Cambria"/>
              <w:b w:val="1"/>
              <w:bCs w:val="1"/>
              <w:color w:val="000000"/>
              <w:sz w:val="22"/>
              <w:szCs w:val="22"/>
              <w:rPrChange w:author="Devika G" w:id="119" w:date="2026-10-01T08:48:34Z">
                <w:rPr>
                  <w:rFonts w:ascii="Cambria" w:cs="Cambria" w:eastAsia="Cambria" w:hAnsi="Cambria"/>
                  <w:b w:val="1"/>
                  <w:bCs w:val="1"/>
                  <w:color w:val="000000"/>
                  <w:sz w:val="22"/>
                  <w:szCs w:val="22"/>
                </w:rPr>
              </w:rPrChange>
            </w:rPr>
            <w:pPrChange w:author="Devika G" w:id="0" w:date="2026-10-01T08:48:34Z">
              <w:pPr>
                <w:numPr>
                  <w:ilvl w:val="0"/>
                  <w:numId w:val="9"/>
                </w:numPr>
                <w:spacing w:after="280" w:before="0" w:line="240" w:lineRule="auto"/>
                <w:ind w:left="720" w:hanging="360"/>
              </w:pPr>
            </w:pPrChange>
          </w:pPr>
          <w:sdt>
            <w:sdtPr>
              <w:id w:val="-1692335321"/>
              <w:tag w:val="goog_rdk_5168"/>
            </w:sdtPr>
            <w:sdtContent>
              <w:del w:author="Animefor Me" w:id="15" w:date="2026-09-29T09:36:34Z"/>
              <w:sdt>
                <w:sdtPr>
                  <w:id w:val="-1608965783"/>
                  <w:tag w:val="goog_rdk_516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Installation Steps</w:delText>
                    </w:r>
                  </w:del>
                </w:sdtContent>
              </w:sdt>
              <w:del w:author="Animefor Me" w:id="15" w:date="2026-09-29T09:36:34Z">
                <w:sdt>
                  <w:sdtPr>
                    <w:id w:val="-2143748131"/>
                    <w:tag w:val="goog_rdk_5170"/>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w:delText>
                    </w:r>
                  </w:sdtContent>
                </w:sdt>
              </w:del>
            </w:sdtContent>
          </w:sdt>
        </w:p>
      </w:sdtContent>
    </w:sdt>
    <w:sdt>
      <w:sdtPr>
        <w:id w:val="-1594631382"/>
        <w:tag w:val="goog_rdk_5174"/>
      </w:sdtPr>
      <w:sdtContent>
        <w:p w:rsidR="00000000" w:rsidDel="00000000" w:rsidP="00000000" w:rsidRDefault="00000000" w:rsidRPr="00000000" w14:paraId="000004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184311197"/>
              <w:tag w:val="goog_rdk_5172"/>
            </w:sdtPr>
            <w:sdtContent>
              <w:del w:author="Animefor Me" w:id="15" w:date="2026-09-29T09:36:34Z"/>
              <w:sdt>
                <w:sdtPr>
                  <w:id w:val="210598128"/>
                  <w:tag w:val="goog_rdk_517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Download the latest Python 3.10+ installer for your operating system from the official website.</w:delText>
                    </w:r>
                  </w:del>
                </w:sdtContent>
              </w:sdt>
              <w:del w:author="Animefor Me" w:id="15" w:date="2026-09-29T09:36:34Z"/>
            </w:sdtContent>
          </w:sdt>
        </w:p>
      </w:sdtContent>
    </w:sdt>
    <w:sdt>
      <w:sdtPr>
        <w:id w:val="-464384520"/>
        <w:tag w:val="goog_rdk_5177"/>
      </w:sdtPr>
      <w:sdtContent>
        <w:p w:rsidR="00000000" w:rsidDel="00000000" w:rsidP="00000000" w:rsidRDefault="00000000" w:rsidRPr="00000000" w14:paraId="000004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309381081"/>
              <w:tag w:val="goog_rdk_5175"/>
            </w:sdtPr>
            <w:sdtContent>
              <w:del w:author="Animefor Me" w:id="15" w:date="2026-09-29T09:36:34Z"/>
              <w:sdt>
                <w:sdtPr>
                  <w:id w:val="-826425812"/>
                  <w:tag w:val="goog_rdk_517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the installer and ensure you check the box that says "Add Python to PATH".</w:delText>
                    </w:r>
                  </w:del>
                </w:sdtContent>
              </w:sdt>
              <w:del w:author="Animefor Me" w:id="15" w:date="2026-09-29T09:36:34Z"/>
            </w:sdtContent>
          </w:sdt>
        </w:p>
      </w:sdtContent>
    </w:sdt>
    <w:sdt>
      <w:sdtPr>
        <w:id w:val="-582248823"/>
        <w:tag w:val="goog_rdk_5180"/>
      </w:sdtPr>
      <w:sdtContent>
        <w:p w:rsidR="00000000" w:rsidDel="00000000" w:rsidP="00000000" w:rsidRDefault="00000000" w:rsidRPr="00000000" w14:paraId="000004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695017819"/>
              <w:tag w:val="goog_rdk_5178"/>
            </w:sdtPr>
            <w:sdtContent>
              <w:del w:author="Animefor Me" w:id="15" w:date="2026-09-29T09:36:34Z"/>
              <w:sdt>
                <w:sdtPr>
                  <w:id w:val="252562714"/>
                  <w:tag w:val="goog_rdk_517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Follow the installation prompts to complete the setup.</w:delText>
                    </w:r>
                  </w:del>
                </w:sdtContent>
              </w:sdt>
              <w:del w:author="Animefor Me" w:id="15" w:date="2026-09-29T09:36:34Z"/>
            </w:sdtContent>
          </w:sdt>
        </w:p>
      </w:sdtContent>
    </w:sdt>
    <w:sdt>
      <w:sdtPr>
        <w:id w:val="-2065648873"/>
        <w:tag w:val="goog_rdk_5183"/>
      </w:sdtPr>
      <w:sdtContent>
        <w:p w:rsidR="00000000" w:rsidDel="00000000" w:rsidP="00000000" w:rsidRDefault="00000000" w:rsidRPr="00000000" w14:paraId="000004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666558774"/>
              <w:tag w:val="goog_rdk_5181"/>
            </w:sdtPr>
            <w:sdtContent>
              <w:del w:author="Animefor Me" w:id="15" w:date="2026-09-29T09:36:34Z"/>
              <w:sdt>
                <w:sdtPr>
                  <w:id w:val="624532372"/>
                  <w:tag w:val="goog_rdk_518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Verify the installation by opening a terminal or command prompt and typing python --version.</w:delText>
                    </w:r>
                  </w:del>
                </w:sdtContent>
              </w:sdt>
              <w:del w:author="Animefor Me" w:id="15" w:date="2026-09-29T09:36:34Z"/>
            </w:sdtContent>
          </w:sdt>
        </w:p>
      </w:sdtContent>
    </w:sdt>
    <w:sdt>
      <w:sdtPr>
        <w:id w:val="-164861708"/>
        <w:tag w:val="goog_rdk_5186"/>
      </w:sdtPr>
      <w:sdtContent>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342071869"/>
              <w:tag w:val="goog_rdk_5184"/>
            </w:sdtPr>
            <w:sdtContent>
              <w:del w:author="Animefor Me" w:id="15" w:date="2026-09-29T09:36:34Z"/>
              <w:sdt>
                <w:sdtPr>
                  <w:id w:val="-86749554"/>
                  <w:tag w:val="goog_rdk_518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27770362"/>
        <w:tag w:val="goog_rdk_5189"/>
      </w:sdtPr>
      <w:sdtContent>
        <w:p w:rsidR="00000000" w:rsidDel="00000000" w:rsidP="00000000" w:rsidRDefault="00000000" w:rsidRPr="00000000" w14:paraId="000004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2114097233"/>
              <w:tag w:val="goog_rdk_5187"/>
            </w:sdtPr>
            <w:sdtContent>
              <w:del w:author="Animefor Me" w:id="15" w:date="2026-09-29T09:36:34Z"/>
              <w:sdt>
                <w:sdtPr>
                  <w:id w:val="1558691926"/>
                  <w:tag w:val="goog_rdk_518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FastAPI Framework – </w:delText>
                    </w:r>
                  </w:del>
                </w:sdtContent>
              </w:sdt>
              <w:del w:author="Animefor Me" w:id="15" w:date="2026-09-29T09:36:34Z"/>
            </w:sdtContent>
          </w:sdt>
        </w:p>
      </w:sdtContent>
    </w:sdt>
    <w:sdt>
      <w:sdtPr>
        <w:id w:val="-1364655216"/>
        <w:tag w:val="goog_rdk_5195"/>
      </w:sdtPr>
      <w:sdtContent>
        <w:p w:rsidR="00000000" w:rsidDel="00000000" w:rsidP="00000000" w:rsidRDefault="00000000" w:rsidRPr="00000000" w14:paraId="00000494">
          <w:pPr>
            <w:numPr>
              <w:ilvl w:val="0"/>
              <w:numId w:val="10"/>
            </w:numPr>
            <w:spacing w:after="0" w:before="280" w:line="240" w:lineRule="auto"/>
            <w:ind w:left="720" w:hanging="360"/>
            <w:rPr>
              <w:del w:author="Animefor Me" w:id="15" w:date="2026-09-29T09:36:34Z"/>
              <w:rFonts w:ascii="Cambria" w:cs="Cambria" w:eastAsia="Cambria" w:hAnsi="Cambria"/>
              <w:color w:val="000000"/>
              <w:sz w:val="22"/>
              <w:szCs w:val="22"/>
            </w:rPr>
          </w:pPr>
          <w:sdt>
            <w:sdtPr>
              <w:id w:val="916783703"/>
              <w:tag w:val="goog_rdk_5190"/>
            </w:sdtPr>
            <w:sdtContent>
              <w:del w:author="Animefor Me" w:id="15" w:date="2026-09-29T09:36:34Z"/>
              <w:sdt>
                <w:sdtPr>
                  <w:id w:val="-2037492123"/>
                  <w:tag w:val="goog_rdk_519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1788908287"/>
                    <w:tag w:val="goog_rdk_5192"/>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sdt>
                  <w:sdtPr>
                    <w:id w:val="607225350"/>
                    <w:tag w:val="goog_rdk_5193"/>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FastAPI</w:delText>
                    </w:r>
                  </w:sdtContent>
                </w:sdt>
                <w:r w:rsidDel="00000000" w:rsidR="00000000" w:rsidRPr="00000000">
                  <w:fldChar w:fldCharType="end"/>
                </w:r>
                <w:sdt>
                  <w:sdtPr>
                    <w:id w:val="-533985501"/>
                    <w:tag w:val="goog_rdk_5194"/>
                  </w:sdtPr>
                  <w:sdtContent>
                    <w:r w:rsidDel="00000000" w:rsidR="00000000" w:rsidRPr="00000000">
                      <w:rPr>
                        <w:rtl w:val="0"/>
                      </w:rPr>
                    </w:r>
                  </w:sdtContent>
                </w:sdt>
              </w:del>
            </w:sdtContent>
          </w:sdt>
        </w:p>
      </w:sdtContent>
    </w:sdt>
    <w:sdt>
      <w:sdtPr>
        <w:id w:val="1063024824"/>
        <w:tag w:val="goog_rdk_5201"/>
      </w:sdtPr>
      <w:sdtContent>
        <w:p w:rsidR="00000000" w:rsidDel="00000000" w:rsidP="00000000" w:rsidRDefault="00000000" w:rsidRPr="00000000" w14:paraId="00000495">
          <w:pPr>
            <w:numPr>
              <w:ilvl w:val="0"/>
              <w:numId w:val="10"/>
            </w:numPr>
            <w:spacing w:after="0" w:before="0" w:line="240" w:lineRule="auto"/>
            <w:ind w:left="720" w:hanging="360"/>
            <w:rPr>
              <w:del w:author="Animefor Me" w:id="15" w:date="2026-09-29T09:36:34Z"/>
              <w:rFonts w:ascii="Cambria" w:cs="Cambria" w:eastAsia="Cambria" w:hAnsi="Cambria"/>
              <w:color w:val="000000"/>
              <w:sz w:val="22"/>
              <w:szCs w:val="22"/>
            </w:rPr>
          </w:pPr>
          <w:sdt>
            <w:sdtPr>
              <w:id w:val="1549423555"/>
              <w:tag w:val="goog_rdk_5196"/>
            </w:sdtPr>
            <w:sdtContent>
              <w:del w:author="Animefor Me" w:id="15" w:date="2026-09-29T09:36:34Z"/>
              <w:sdt>
                <w:sdtPr>
                  <w:id w:val="-1155729918"/>
                  <w:tag w:val="goog_rdk_519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User Guide</w:delText>
                    </w:r>
                  </w:del>
                </w:sdtContent>
              </w:sdt>
              <w:del w:author="Animefor Me" w:id="15" w:date="2026-09-29T09:36:34Z">
                <w:sdt>
                  <w:sdtPr>
                    <w:id w:val="1859418606"/>
                    <w:tag w:val="goog_rdk_5198"/>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sdt>
                  <w:sdtPr>
                    <w:id w:val="-1826270665"/>
                    <w:tag w:val="goog_rdk_5199"/>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FastAPI</w:delText>
                    </w:r>
                  </w:sdtContent>
                </w:sdt>
                <w:r w:rsidDel="00000000" w:rsidR="00000000" w:rsidRPr="00000000">
                  <w:fldChar w:fldCharType="end"/>
                </w:r>
                <w:sdt>
                  <w:sdtPr>
                    <w:id w:val="-1756367747"/>
                    <w:tag w:val="goog_rdk_5200"/>
                  </w:sdtPr>
                  <w:sdtContent>
                    <w:r w:rsidDel="00000000" w:rsidR="00000000" w:rsidRPr="00000000">
                      <w:rPr>
                        <w:rtl w:val="0"/>
                      </w:rPr>
                    </w:r>
                  </w:sdtContent>
                </w:sdt>
              </w:del>
            </w:sdtContent>
          </w:sdt>
        </w:p>
      </w:sdtContent>
    </w:sdt>
    <w:sdt>
      <w:sdtPr>
        <w:id w:val="-942733691"/>
        <w:tag w:val="goog_rdk_5207"/>
      </w:sdtPr>
      <w:sdtContent>
        <w:p w:rsidR="00000000" w:rsidDel="00000000" w:rsidP="00000000" w:rsidRDefault="00000000" w:rsidRPr="00000000" w14:paraId="00000496">
          <w:pPr>
            <w:numPr>
              <w:ilvl w:val="0"/>
              <w:numId w:val="10"/>
            </w:numPr>
            <w:spacing w:after="280" w:before="0" w:line="240" w:lineRule="auto"/>
            <w:ind w:left="720" w:hanging="360"/>
            <w:rPr>
              <w:del w:author="Animefor Me" w:id="15" w:date="2026-09-29T09:36:34Z"/>
              <w:rFonts w:ascii="Cambria" w:cs="Cambria" w:eastAsia="Cambria" w:hAnsi="Cambria"/>
              <w:color w:val="000000"/>
              <w:sz w:val="22"/>
              <w:szCs w:val="22"/>
            </w:rPr>
          </w:pPr>
          <w:sdt>
            <w:sdtPr>
              <w:id w:val="-874672345"/>
              <w:tag w:val="goog_rdk_5202"/>
            </w:sdtPr>
            <w:sdtContent>
              <w:del w:author="Animefor Me" w:id="15" w:date="2026-09-29T09:36:34Z"/>
              <w:sdt>
                <w:sdtPr>
                  <w:id w:val="1224806076"/>
                  <w:tag w:val="goog_rdk_520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Popular Tutorial</w:delText>
                    </w:r>
                  </w:del>
                </w:sdtContent>
              </w:sdt>
              <w:del w:author="Animefor Me" w:id="15" w:date="2026-09-29T09:36:34Z">
                <w:sdt>
                  <w:sdtPr>
                    <w:id w:val="-736523259"/>
                    <w:tag w:val="goog_rdk_5204"/>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sdt>
                  <w:sdtPr>
                    <w:id w:val="-2005640147"/>
                    <w:tag w:val="goog_rdk_5205"/>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FastAPI Crash Course</w:delText>
                    </w:r>
                  </w:sdtContent>
                </w:sdt>
                <w:r w:rsidDel="00000000" w:rsidR="00000000" w:rsidRPr="00000000">
                  <w:fldChar w:fldCharType="end"/>
                </w:r>
                <w:sdt>
                  <w:sdtPr>
                    <w:id w:val="-1514834146"/>
                    <w:tag w:val="goog_rdk_5206"/>
                  </w:sdtPr>
                  <w:sdtContent>
                    <w:r w:rsidDel="00000000" w:rsidR="00000000" w:rsidRPr="00000000">
                      <w:rPr>
                        <w:rtl w:val="0"/>
                      </w:rPr>
                    </w:r>
                  </w:sdtContent>
                </w:sdt>
              </w:del>
            </w:sdtContent>
          </w:sdt>
        </w:p>
      </w:sdtContent>
    </w:sdt>
    <w:sdt>
      <w:sdtPr>
        <w:id w:val="-166563892"/>
        <w:tag w:val="goog_rdk_5215"/>
      </w:sdtPr>
      <w:sdtContent>
        <w:p w:rsidR="00000000" w:rsidDel="00000000" w:rsidP="00000000" w:rsidRDefault="00000000" w:rsidRPr="00000000" w14:paraId="000004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014437412"/>
              <w:tag w:val="goog_rdk_5210"/>
            </w:sdtPr>
            <w:sdtContent>
              <w:ins w:author="Anonymous" w:id="144" w:date="2026-09-22T04:17:55Z">
                <w:sdt>
                  <w:sdtPr>
                    <w:id w:val="836806384"/>
                    <w:tag w:val="goog_rdk_5211"/>
                  </w:sdtPr>
                  <w:sdtContent>
                    <w:del w:author="Animefor Me" w:id="15" w:date="2026-09-29T09:36:34Z"/>
                  </w:sdtContent>
                </w:sdt>
              </w:ins>
              <w:sdt>
                <w:sdtPr>
                  <w:id w:val="953056659"/>
                  <w:tag w:val="goog_rdk_5212"/>
                </w:sdtPr>
                <w:sdtContent>
                  <w:ins w:author="Anonymous" w:id="144" w:date="2026-09-22T04:17:55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Anonymous" w:id="144" w:date="2026-09-22T04:17:55Z">
                <w:del w:author="Animefor Me" w:id="15" w:date="2026-09-29T09:36:34Z"/>
              </w:ins>
            </w:sdtContent>
          </w:sdt>
          <w:sdt>
            <w:sdtPr>
              <w:id w:val="1019782097"/>
              <w:tag w:val="goog_rdk_5213"/>
            </w:sdtPr>
            <w:sdtContent>
              <w:del w:author="Animefor Me" w:id="15" w:date="2026-09-29T09:36:34Z"/>
              <w:sdt>
                <w:sdtPr>
                  <w:id w:val="927649550"/>
                  <w:tag w:val="goog_rdk_521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HTML &amp; CSS – Basic templating used in /templates and /static</w:delText>
                    </w:r>
                  </w:del>
                </w:sdtContent>
              </w:sdt>
              <w:del w:author="Animefor Me" w:id="15" w:date="2026-09-29T09:36:34Z"/>
            </w:sdtContent>
          </w:sdt>
        </w:p>
      </w:sdtContent>
    </w:sdt>
    <w:sdt>
      <w:sdtPr>
        <w:id w:val="1411491387"/>
        <w:tag w:val="goog_rdk_5224"/>
      </w:sdtPr>
      <w:sdtContent>
        <w:p w:rsidR="00000000" w:rsidDel="00000000" w:rsidP="00000000" w:rsidRDefault="00000000" w:rsidRPr="00000000" w14:paraId="00000498">
          <w:pPr>
            <w:numPr>
              <w:ilvl w:val="0"/>
              <w:numId w:val="15"/>
            </w:numPr>
            <w:ind w:left="502" w:hanging="360"/>
            <w:rPr>
              <w:del w:author="Animefor Me" w:id="15" w:date="2026-09-29T09:36:34Z"/>
              <w:rPrChange w:author="cs department" w:id="146" w:date="2026-09-23T05:17:36Z">
                <w:rPr>
                  <w:rFonts w:ascii="Cambria" w:cs="Cambria" w:eastAsia="Cambria" w:hAnsi="Cambria"/>
                  <w:color w:val="000000"/>
                  <w:sz w:val="22"/>
                  <w:szCs w:val="22"/>
                </w:rPr>
              </w:rPrChange>
            </w:rPr>
            <w:pPrChange w:author="cs department" w:id="0" w:date="2026-09-23T05:17:36Z">
              <w:pPr>
                <w:pStyle w:val="Heading3"/>
                <w:numPr>
                  <w:ilvl w:val="0"/>
                  <w:numId w:val="15"/>
                </w:numPr>
                <w:ind w:left="502" w:hanging="360"/>
              </w:pPr>
            </w:pPrChange>
          </w:pPr>
          <w:sdt>
            <w:sdtPr>
              <w:id w:val="-1992735813"/>
              <w:tag w:val="goog_rdk_5218"/>
            </w:sdtPr>
            <w:sdtContent>
              <w:ins w:author="Vishali Baskaran" w:id="145" w:date="2026-09-23T04:22:20Z">
                <w:sdt>
                  <w:sdtPr>
                    <w:id w:val="21498872"/>
                    <w:tag w:val="goog_rdk_5219"/>
                  </w:sdtPr>
                  <w:sdtContent>
                    <w:del w:author="Animefor Me" w:id="15" w:date="2026-09-29T09:36:34Z"/>
                  </w:sdtContent>
                </w:sdt>
              </w:ins>
              <w:sdt>
                <w:sdtPr>
                  <w:id w:val="-1752823478"/>
                  <w:tag w:val="goog_rdk_5220"/>
                </w:sdtPr>
                <w:sdtContent>
                  <w:ins w:author="Vishali Baskaran" w:id="145" w:date="2026-09-23T04:22:20Z">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w:delText>
                      </w:r>
                    </w:del>
                  </w:ins>
                </w:sdtContent>
              </w:sdt>
              <w:ins w:author="Vishali Baskaran" w:id="145" w:date="2026-09-23T04:22:20Z">
                <w:del w:author="Animefor Me" w:id="15" w:date="2026-09-29T09:36:34Z"/>
              </w:ins>
            </w:sdtContent>
          </w:sdt>
          <w:sdt>
            <w:sdtPr>
              <w:id w:val="1245949353"/>
              <w:tag w:val="goog_rdk_5221"/>
            </w:sdtPr>
            <w:sdtContent>
              <w:del w:author="Animefor Me" w:id="15" w:date="2026-09-29T09:36:34Z"/>
              <w:sdt>
                <w:sdtPr>
                  <w:id w:val="-2075241204"/>
                  <w:tag w:val="goog_rdk_522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Gemini API Key</w:delText>
                    </w:r>
                  </w:del>
                </w:sdtContent>
              </w:sdt>
              <w:del w:author="Animefor Me" w:id="15" w:date="2026-09-29T09:36:34Z">
                <w:sdt>
                  <w:sdtPr>
                    <w:id w:val="-2048596393"/>
                    <w:tag w:val="goog_rdk_5223"/>
                  </w:sdtPr>
                  <w:sdtContent>
                    <w:r w:rsidDel="00000000" w:rsidR="00000000" w:rsidRPr="00000000">
                      <w:rPr>
                        <w:rtl w:val="0"/>
                      </w:rPr>
                    </w:r>
                  </w:sdtContent>
                </w:sdt>
              </w:del>
            </w:sdtContent>
          </w:sdt>
        </w:p>
      </w:sdtContent>
    </w:sdt>
    <w:sdt>
      <w:sdtPr>
        <w:id w:val="1398189779"/>
        <w:tag w:val="goog_rdk_5230"/>
      </w:sdtPr>
      <w:sdtContent>
        <w:p w:rsidR="00000000" w:rsidDel="00000000" w:rsidP="00000000" w:rsidRDefault="00000000" w:rsidRPr="00000000" w14:paraId="00000499">
          <w:pPr>
            <w:numPr>
              <w:ilvl w:val="0"/>
              <w:numId w:val="11"/>
            </w:numPr>
            <w:spacing w:after="0" w:before="280" w:line="240" w:lineRule="auto"/>
            <w:ind w:left="720" w:hanging="360"/>
            <w:rPr>
              <w:del w:author="Animefor Me" w:id="15" w:date="2026-09-29T09:36:34Z"/>
              <w:rFonts w:ascii="Cambria" w:cs="Cambria" w:eastAsia="Cambria" w:hAnsi="Cambria"/>
              <w:color w:val="000000"/>
              <w:sz w:val="22"/>
              <w:szCs w:val="22"/>
            </w:rPr>
          </w:pPr>
          <w:sdt>
            <w:sdtPr>
              <w:id w:val="250137457"/>
              <w:tag w:val="goog_rdk_5225"/>
            </w:sdtPr>
            <w:sdtContent>
              <w:del w:author="Animefor Me" w:id="15" w:date="2026-09-29T09:36:34Z"/>
              <w:sdt>
                <w:sdtPr>
                  <w:id w:val="181449048"/>
                  <w:tag w:val="goog_rdk_522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231126942"/>
                    <w:tag w:val="goog_rdk_5227"/>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499488145"/>
                    <w:tag w:val="goog_rdk_5228"/>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Google AI for Developers</w:delText>
                    </w:r>
                  </w:sdtContent>
                </w:sdt>
                <w:r w:rsidDel="00000000" w:rsidR="00000000" w:rsidRPr="00000000">
                  <w:fldChar w:fldCharType="end"/>
                </w:r>
                <w:sdt>
                  <w:sdtPr>
                    <w:id w:val="101706523"/>
                    <w:tag w:val="goog_rdk_5229"/>
                  </w:sdtPr>
                  <w:sdtContent>
                    <w:r w:rsidDel="00000000" w:rsidR="00000000" w:rsidRPr="00000000">
                      <w:rPr>
                        <w:rtl w:val="0"/>
                      </w:rPr>
                    </w:r>
                  </w:sdtContent>
                </w:sdt>
              </w:del>
            </w:sdtContent>
          </w:sdt>
        </w:p>
      </w:sdtContent>
    </w:sdt>
    <w:sdt>
      <w:sdtPr>
        <w:id w:val="696602424"/>
        <w:tag w:val="goog_rdk_5236"/>
      </w:sdtPr>
      <w:sdtContent>
        <w:p w:rsidR="00000000" w:rsidDel="00000000" w:rsidP="00000000" w:rsidRDefault="00000000" w:rsidRPr="00000000" w14:paraId="0000049A">
          <w:pPr>
            <w:numPr>
              <w:ilvl w:val="0"/>
              <w:numId w:val="11"/>
            </w:numPr>
            <w:spacing w:after="0" w:before="0" w:line="240" w:lineRule="auto"/>
            <w:ind w:left="720" w:hanging="360"/>
            <w:rPr>
              <w:del w:author="Animefor Me" w:id="15" w:date="2026-09-29T09:36:34Z"/>
              <w:rFonts w:ascii="Cambria" w:cs="Cambria" w:eastAsia="Cambria" w:hAnsi="Cambria"/>
              <w:color w:val="000000"/>
              <w:sz w:val="22"/>
              <w:szCs w:val="22"/>
            </w:rPr>
          </w:pPr>
          <w:sdt>
            <w:sdtPr>
              <w:id w:val="-135720952"/>
              <w:tag w:val="goog_rdk_5231"/>
            </w:sdtPr>
            <w:sdtContent>
              <w:del w:author="Animefor Me" w:id="15" w:date="2026-09-29T09:36:34Z"/>
              <w:sdt>
                <w:sdtPr>
                  <w:id w:val="220488205"/>
                  <w:tag w:val="goog_rdk_523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Setup Guide</w:delText>
                    </w:r>
                  </w:del>
                </w:sdtContent>
              </w:sdt>
              <w:del w:author="Animefor Me" w:id="15" w:date="2026-09-29T09:36:34Z">
                <w:sdt>
                  <w:sdtPr>
                    <w:id w:val="-562272571"/>
                    <w:tag w:val="goog_rdk_5233"/>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sdt>
                  <w:sdtPr>
                    <w:id w:val="-917770700"/>
                    <w:tag w:val="goog_rdk_5234"/>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GeeksforGeeks</w:delText>
                    </w:r>
                  </w:sdtContent>
                </w:sdt>
                <w:r w:rsidDel="00000000" w:rsidR="00000000" w:rsidRPr="00000000">
                  <w:fldChar w:fldCharType="end"/>
                </w:r>
                <w:sdt>
                  <w:sdtPr>
                    <w:id w:val="-1791151818"/>
                    <w:tag w:val="goog_rdk_5235"/>
                  </w:sdtPr>
                  <w:sdtContent>
                    <w:r w:rsidDel="00000000" w:rsidR="00000000" w:rsidRPr="00000000">
                      <w:rPr>
                        <w:rtl w:val="0"/>
                      </w:rPr>
                    </w:r>
                  </w:sdtContent>
                </w:sdt>
              </w:del>
            </w:sdtContent>
          </w:sdt>
        </w:p>
      </w:sdtContent>
    </w:sdt>
    <w:sdt>
      <w:sdtPr>
        <w:id w:val="-1009000574"/>
        <w:tag w:val="goog_rdk_5243"/>
      </w:sdtPr>
      <w:sdtContent>
        <w:p w:rsidR="00000000" w:rsidDel="00000000" w:rsidP="00000000" w:rsidRDefault="00000000" w:rsidRPr="00000000" w14:paraId="0000049B">
          <w:pPr>
            <w:spacing w:after="0" w:before="0" w:line="240" w:lineRule="auto"/>
            <w:ind w:left="720" w:firstLine="0"/>
            <w:rPr>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Shalini J" w:id="147" w:date="2026-09-27T13:42:45Z">
                <w:rPr>
                  <w:rFonts w:ascii="Cambria" w:cs="Cambria" w:eastAsia="Cambria" w:hAnsi="Cambria"/>
                  <w:color w:val="000000"/>
                  <w:sz w:val="22"/>
                  <w:szCs w:val="22"/>
                </w:rPr>
              </w:rPrChange>
            </w:rPr>
            <w:pPrChange w:author="Shalini J" w:id="0" w:date="2026-09-27T13:42:45Z">
              <w:pPr>
                <w:numPr>
                  <w:ilvl w:val="0"/>
                  <w:numId w:val="11"/>
                </w:numPr>
                <w:spacing w:after="0" w:before="0" w:line="240" w:lineRule="auto"/>
                <w:ind w:left="720" w:hanging="360"/>
              </w:pPr>
            </w:pPrChange>
          </w:pPr>
          <w:sdt>
            <w:sdtPr>
              <w:id w:val="-210201209"/>
              <w:tag w:val="goog_rdk_5237"/>
            </w:sdtPr>
            <w:sdtContent>
              <w:del w:author="Animefor Me" w:id="15" w:date="2026-09-29T09:36:34Z"/>
              <w:sdt>
                <w:sdtPr>
                  <w:id w:val="17583422"/>
                  <w:tag w:val="goog_rdk_523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Po</w:delText>
                    </w:r>
                  </w:del>
                </w:sdtContent>
              </w:sdt>
              <w:del w:author="Animefor Me" w:id="15" w:date="2026-09-29T09:36:34Z">
                <w:sdt>
                  <w:sdtPr>
                    <w:id w:val="-134859058"/>
                    <w:tag w:val="goog_rdk_5239"/>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pular Tutorial</w:delText>
                    </w:r>
                  </w:sdtContent>
                </w:sdt>
                <w:sdt>
                  <w:sdtPr>
                    <w:id w:val="-1204731675"/>
                    <w:tag w:val="goog_rdk_5240"/>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sdt>
                  <w:sdtPr>
                    <w:id w:val="2032757522"/>
                    <w:tag w:val="goog_rdk_5241"/>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How to Use Google Gemini API Key</w:delText>
                    </w:r>
                  </w:sdtContent>
                </w:sdt>
                <w:r w:rsidDel="00000000" w:rsidR="00000000" w:rsidRPr="00000000">
                  <w:fldChar w:fldCharType="end"/>
                </w:r>
                <w:sdt>
                  <w:sdtPr>
                    <w:id w:val="-834330838"/>
                    <w:tag w:val="goog_rdk_5242"/>
                  </w:sdtPr>
                  <w:sdtContent>
                    <w:r w:rsidDel="00000000" w:rsidR="00000000" w:rsidRPr="00000000">
                      <w:rPr>
                        <w:rtl w:val="0"/>
                      </w:rPr>
                    </w:r>
                  </w:sdtContent>
                </w:sdt>
              </w:del>
            </w:sdtContent>
          </w:sdt>
        </w:p>
      </w:sdtContent>
    </w:sdt>
    <w:sdt>
      <w:sdtPr>
        <w:id w:val="-194790267"/>
        <w:tag w:val="goog_rdk_5247"/>
      </w:sdtPr>
      <w:sdtContent>
        <w:p w:rsidR="00000000" w:rsidDel="00000000" w:rsidP="00000000" w:rsidRDefault="00000000" w:rsidRPr="00000000" w14:paraId="0000049C">
          <w:pPr>
            <w:numPr>
              <w:ilvl w:val="0"/>
              <w:numId w:val="11"/>
            </w:numPr>
            <w:spacing w:after="0" w:before="0" w:line="240" w:lineRule="auto"/>
            <w:ind w:left="720" w:hanging="360"/>
            <w:rPr>
              <w:del w:author="Animefor Me" w:id="15" w:date="2026-09-29T09:36:34Z"/>
              <w:rFonts w:ascii="Cambria" w:cs="Cambria" w:eastAsia="Cambria" w:hAnsi="Cambria"/>
              <w:color w:val="000000"/>
              <w:sz w:val="22"/>
              <w:szCs w:val="22"/>
            </w:rPr>
          </w:pPr>
          <w:sdt>
            <w:sdtPr>
              <w:id w:val="607257351"/>
              <w:tag w:val="goog_rdk_5244"/>
            </w:sdtPr>
            <w:sdtContent>
              <w:del w:author="Animefor Me" w:id="15" w:date="2026-09-29T09:36:34Z"/>
              <w:sdt>
                <w:sdtPr>
                  <w:id w:val="1488715989"/>
                  <w:tag w:val="goog_rdk_524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Setup Steps</w:delText>
                    </w:r>
                  </w:del>
                </w:sdtContent>
              </w:sdt>
              <w:del w:author="Animefor Me" w:id="15" w:date="2026-09-29T09:36:34Z">
                <w:sdt>
                  <w:sdtPr>
                    <w:id w:val="-1516841803"/>
                    <w:tag w:val="goog_rdk_5246"/>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sdtContent>
                </w:sdt>
              </w:del>
            </w:sdtContent>
          </w:sdt>
        </w:p>
      </w:sdtContent>
    </w:sdt>
    <w:sdt>
      <w:sdtPr>
        <w:id w:val="1006209732"/>
        <w:tag w:val="goog_rdk_5250"/>
      </w:sdtPr>
      <w:sdtContent>
        <w:p w:rsidR="00000000" w:rsidDel="00000000" w:rsidP="00000000" w:rsidRDefault="00000000" w:rsidRPr="00000000" w14:paraId="0000049D">
          <w:pPr>
            <w:numPr>
              <w:ilvl w:val="1"/>
              <w:numId w:val="11"/>
            </w:numPr>
            <w:spacing w:after="0" w:before="0" w:line="240" w:lineRule="auto"/>
            <w:ind w:left="1440" w:hanging="360"/>
            <w:rPr>
              <w:del w:author="Animefor Me" w:id="15" w:date="2026-09-29T09:36:34Z"/>
              <w:rFonts w:ascii="Cambria" w:cs="Cambria" w:eastAsia="Cambria" w:hAnsi="Cambria"/>
              <w:color w:val="000000"/>
              <w:sz w:val="22"/>
              <w:szCs w:val="22"/>
            </w:rPr>
          </w:pPr>
          <w:sdt>
            <w:sdtPr>
              <w:id w:val="1455466562"/>
              <w:tag w:val="goog_rdk_5248"/>
            </w:sdtPr>
            <w:sdtContent>
              <w:del w:author="Animefor Me" w:id="15" w:date="2026-09-29T09:36:34Z"/>
              <w:sdt>
                <w:sdtPr>
                  <w:id w:val="2088561793"/>
                  <w:tag w:val="goog_rdk_524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Visit the Google AI Studio and sign in with your Google account.</w:delText>
                    </w:r>
                  </w:del>
                </w:sdtContent>
              </w:sdt>
              <w:del w:author="Animefor Me" w:id="15" w:date="2026-09-29T09:36:34Z"/>
            </w:sdtContent>
          </w:sdt>
        </w:p>
      </w:sdtContent>
    </w:sdt>
    <w:sdt>
      <w:sdtPr>
        <w:id w:val="12750751"/>
        <w:tag w:val="goog_rdk_5253"/>
      </w:sdtPr>
      <w:sdtContent>
        <w:p w:rsidR="00000000" w:rsidDel="00000000" w:rsidP="00000000" w:rsidRDefault="00000000" w:rsidRPr="00000000" w14:paraId="0000049E">
          <w:pPr>
            <w:numPr>
              <w:ilvl w:val="1"/>
              <w:numId w:val="11"/>
            </w:numPr>
            <w:spacing w:after="0" w:before="0" w:line="240" w:lineRule="auto"/>
            <w:ind w:left="1440" w:hanging="360"/>
            <w:rPr>
              <w:del w:author="Animefor Me" w:id="15" w:date="2026-09-29T09:36:34Z"/>
              <w:rFonts w:ascii="Cambria" w:cs="Cambria" w:eastAsia="Cambria" w:hAnsi="Cambria"/>
              <w:color w:val="000000"/>
              <w:sz w:val="22"/>
              <w:szCs w:val="22"/>
            </w:rPr>
          </w:pPr>
          <w:sdt>
            <w:sdtPr>
              <w:id w:val="-1489160173"/>
              <w:tag w:val="goog_rdk_5251"/>
            </w:sdtPr>
            <w:sdtContent>
              <w:del w:author="Animefor Me" w:id="15" w:date="2026-09-29T09:36:34Z"/>
              <w:sdt>
                <w:sdtPr>
                  <w:id w:val="-1883606901"/>
                  <w:tag w:val="goog_rdk_5252"/>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Create a new project and enable the Gemini API.</w:delText>
                    </w:r>
                  </w:del>
                </w:sdtContent>
              </w:sdt>
              <w:del w:author="Animefor Me" w:id="15" w:date="2026-09-29T09:36:34Z"/>
            </w:sdtContent>
          </w:sdt>
        </w:p>
      </w:sdtContent>
    </w:sdt>
    <w:sdt>
      <w:sdtPr>
        <w:id w:val="-220841647"/>
        <w:tag w:val="goog_rdk_5257"/>
      </w:sdtPr>
      <w:sdtContent>
        <w:p w:rsidR="00000000" w:rsidDel="00000000" w:rsidP="00000000" w:rsidRDefault="00000000" w:rsidRPr="00000000" w14:paraId="0000049F">
          <w:pPr>
            <w:numPr>
              <w:ilvl w:val="1"/>
              <w:numId w:val="11"/>
            </w:numPr>
            <w:spacing w:after="280" w:before="0" w:line="240" w:lineRule="auto"/>
            <w:ind w:left="1440" w:hanging="360"/>
            <w:rPr>
              <w:del w:author="Animefor Me" w:id="15" w:date="2026-09-29T09:36:34Z"/>
              <w:rFonts w:ascii="Cambria" w:cs="Cambria" w:eastAsia="Cambria" w:hAnsi="Cambria"/>
              <w:color w:val="000000"/>
              <w:sz w:val="22"/>
              <w:szCs w:val="22"/>
            </w:rPr>
          </w:pPr>
          <w:sdt>
            <w:sdtPr>
              <w:id w:val="-969368512"/>
              <w:tag w:val="goog_rdk_5254"/>
            </w:sdtPr>
            <w:sdtContent>
              <w:del w:author="Animefor Me" w:id="15" w:date="2026-09-29T09:36:34Z"/>
              <w:sdt>
                <w:sdtPr>
                  <w:id w:val="2054959489"/>
                  <w:tag w:val="goog_rdk_525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Generate an API key and securely store it.</w:delText>
                    </w:r>
                  </w:del>
                </w:sdtContent>
              </w:sdt>
              <w:del w:author="Animefor Me" w:id="15" w:date="2026-09-29T09:36:34Z">
                <w:sdt>
                  <w:sdtPr>
                    <w:id w:val="-2117464819"/>
                    <w:tag w:val="goog_rdk_5256"/>
                  </w:sdtPr>
                  <w:sdtContent>
                    <w:r w:rsidDel="00000000" w:rsidR="00000000" w:rsidRPr="00000000">
                      <w:rPr>
                        <w:rtl w:val="0"/>
                      </w:rPr>
                    </w:r>
                  </w:sdtContent>
                </w:sdt>
              </w:del>
            </w:sdtContent>
          </w:sdt>
        </w:p>
      </w:sdtContent>
    </w:sdt>
    <w:sdt>
      <w:sdtPr>
        <w:id w:val="1614918628"/>
        <w:tag w:val="goog_rdk_5264"/>
      </w:sdtPr>
      <w:sdtContent>
        <w:p w:rsidR="00000000" w:rsidDel="00000000" w:rsidP="00000000" w:rsidRDefault="00000000" w:rsidRPr="00000000" w14:paraId="000004A0">
          <w:pPr>
            <w:pStyle w:val="Heading3"/>
            <w:ind w:left="502" w:firstLine="0"/>
            <w:rPr>
              <w:ins w:author="Selva Jothi MS" w:id="148" w:date="2026-09-24T10:58:54Z"/>
              <w:del w:author="Animefor Me" w:id="15" w:date="2026-09-29T09:36:34Z"/>
              <w:rPrChange w:author="Animefor Me" w:id="18" w:date="2026-09-29T09:36:34Z">
                <w:rPr>
                  <w:rFonts w:ascii="Cambria" w:cs="Cambria" w:eastAsia="Cambria" w:hAnsi="Cambria"/>
                  <w:color w:val="000000"/>
                  <w:sz w:val="22"/>
                  <w:szCs w:val="22"/>
                </w:rPr>
              </w:rPrChange>
            </w:rPr>
          </w:pPr>
          <w:sdt>
            <w:sdtPr>
              <w:id w:val="-1294532382"/>
              <w:tag w:val="goog_rdk_5260"/>
            </w:sdtPr>
            <w:sdtContent>
              <w:ins w:author="Selva Jothi MS" w:id="148" w:date="2026-09-24T10:58:54Z">
                <w:sdt>
                  <w:sdtPr>
                    <w:id w:val="-1691555007"/>
                    <w:tag w:val="goog_rdk_5261"/>
                  </w:sdtPr>
                  <w:sdtContent>
                    <w:del w:author="Animefor Me" w:id="15" w:date="2026-09-29T09:36:34Z"/>
                  </w:sdtContent>
                </w:sdt>
              </w:ins>
              <w:sdt>
                <w:sdtPr>
                  <w:id w:val="1791966616"/>
                  <w:tag w:val="goog_rdk_5262"/>
                </w:sdtPr>
                <w:sdtContent>
                  <w:ins w:author="Selva Jothi MS" w:id="148" w:date="2026-09-24T10:58:54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GEMINI_API_KEY=AIzaSyBz9tQMrVBm4LRcudUj1V3-YaI</w:delText>
                      </w:r>
                    </w:del>
                  </w:ins>
                </w:sdtContent>
              </w:sdt>
              <w:ins w:author="Selva Jothi MS" w:id="148" w:date="2026-09-24T10:58:54Z">
                <w:del w:author="Animefor Me" w:id="15" w:date="2026-09-29T09:36:34Z">
                  <w:sdt>
                    <w:sdtPr>
                      <w:id w:val="643545172"/>
                      <w:tag w:val="goog_rdk_5263"/>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HmiIlybE</w:delText>
                      </w:r>
                    </w:sdtContent>
                  </w:sdt>
                </w:del>
              </w:ins>
            </w:sdtContent>
          </w:sdt>
        </w:p>
      </w:sdtContent>
    </w:sdt>
    <w:sdt>
      <w:sdtPr>
        <w:id w:val="1529417109"/>
        <w:tag w:val="goog_rdk_5268"/>
      </w:sdtPr>
      <w:sdtContent>
        <w:p w:rsidR="00000000" w:rsidDel="00000000" w:rsidP="00000000" w:rsidRDefault="00000000" w:rsidRPr="00000000" w14:paraId="000004A1">
          <w:pPr>
            <w:pStyle w:val="Heading3"/>
            <w:ind w:left="502" w:firstLine="0"/>
            <w:rPr>
              <w:ins w:author="Selva Jothi MS" w:id="148" w:date="2026-09-24T10:58:54Z"/>
              <w:del w:author="Animefor Me" w:id="15" w:date="2026-09-29T09:36:34Z"/>
              <w:rPrChange w:author="Animefor Me" w:id="18" w:date="2026-09-29T09:36:34Z">
                <w:rPr>
                  <w:rFonts w:ascii="Cambria" w:cs="Cambria" w:eastAsia="Cambria" w:hAnsi="Cambria"/>
                  <w:color w:val="000000"/>
                  <w:sz w:val="22"/>
                  <w:szCs w:val="22"/>
                </w:rPr>
              </w:rPrChange>
            </w:rPr>
            <w:pPrChange w:author="Priya Ramya" w:id="0" w:date="2026-09-28T16:44:31Z">
              <w:pPr>
                <w:pStyle w:val="Heading3"/>
                <w:ind w:left="502" w:firstLine="0"/>
              </w:pPr>
            </w:pPrChange>
          </w:pPr>
          <w:sdt>
            <w:sdtPr>
              <w:id w:val="2024358867"/>
              <w:tag w:val="goog_rdk_5265"/>
            </w:sdtPr>
            <w:sdtContent>
              <w:ins w:author="Selva Jothi MS" w:id="148" w:date="2026-09-24T10:58:54Z">
                <w:sdt>
                  <w:sdtPr>
                    <w:id w:val="473295682"/>
                    <w:tag w:val="goog_rdk_5266"/>
                  </w:sdtPr>
                  <w:sdtContent>
                    <w:del w:author="Animefor Me" w:id="15" w:date="2026-09-29T09:36:34Z"/>
                  </w:sdtContent>
                </w:sdt>
              </w:ins>
              <w:sdt>
                <w:sdtPr>
                  <w:id w:val="-132155389"/>
                  <w:tag w:val="goog_rdk_5267"/>
                </w:sdtPr>
                <w:sdtContent>
                  <w:ins w:author="Selva Jothi MS" w:id="148" w:date="2026-09-24T10:58:54Z">
                    <w:del w:author="Animefor Me" w:id="15" w:date="2026-09-29T09:36:34Z">
                      <w:r w:rsidDel="00000000" w:rsidR="00000000" w:rsidRPr="00000000">
                        <w:rPr>
                          <w:rtl w:val="0"/>
                        </w:rPr>
                      </w:r>
                    </w:del>
                  </w:ins>
                </w:sdtContent>
              </w:sdt>
              <w:ins w:author="Selva Jothi MS" w:id="148" w:date="2026-09-24T10:58:54Z">
                <w:del w:author="Animefor Me" w:id="15" w:date="2026-09-29T09:36:34Z">
                  <w:bookmarkStart w:colFirst="0" w:colLast="0" w:name="_heading=h.a8zj8a2txncl" w:id="57"/>
                  <w:bookmarkEnd w:id="57"/>
                </w:del>
              </w:ins>
            </w:sdtContent>
          </w:sdt>
        </w:p>
      </w:sdtContent>
    </w:sdt>
    <w:sdt>
      <w:sdtPr>
        <w:id w:val="-39968438"/>
        <w:tag w:val="goog_rdk_5275"/>
      </w:sdtPr>
      <w:sdtContent>
        <w:p w:rsidR="00000000" w:rsidDel="00000000" w:rsidP="00000000" w:rsidRDefault="00000000" w:rsidRPr="00000000" w14:paraId="000004A2">
          <w:pPr>
            <w:pStyle w:val="Heading3"/>
            <w:spacing w:after="0" w:afterAutospacing="0"/>
            <w:ind w:left="0" w:right="0" w:firstLine="0"/>
            <w:rPr>
              <w:ins w:author="Srimathi" w:id="150" w:date="2026-09-24T14:13:54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Priya Ramya" w:id="149" w:date="2026-09-28T16:44:31Z">
                <w:rPr>
                  <w:rFonts w:ascii="Cambria" w:cs="Cambria" w:eastAsia="Cambria" w:hAnsi="Cambria"/>
                  <w:b w:val="0"/>
                  <w:bCs w:val="0"/>
                  <w:color w:val="000000"/>
                  <w:sz w:val="22"/>
                  <w:szCs w:val="22"/>
                  <w:u w:val="none"/>
                </w:rPr>
              </w:rPrChange>
            </w:rPr>
            <w:pPrChange w:author="Priya Ramya" w:id="0" w:date="2026-09-28T16:44:31Z">
              <w:pPr>
                <w:pStyle w:val="Heading3"/>
                <w:numPr>
                  <w:ilvl w:val="0"/>
                  <w:numId w:val="25"/>
                </w:numPr>
                <w:ind w:left="720" w:right="0" w:hanging="360"/>
              </w:pPr>
            </w:pPrChange>
          </w:pPr>
          <w:sdt>
            <w:sdtPr>
              <w:id w:val="1021721116"/>
              <w:tag w:val="goog_rdk_5272"/>
            </w:sdtPr>
            <w:sdtContent>
              <w:ins w:author="Srimathi" w:id="150" w:date="2026-09-24T14:13:54Z">
                <w:sdt>
                  <w:sdtPr>
                    <w:id w:val="-118299081"/>
                    <w:tag w:val="goog_rdk_5273"/>
                  </w:sdtPr>
                  <w:sdtContent>
                    <w:del w:author="Animefor Me" w:id="15" w:date="2026-09-29T09:36:34Z"/>
                  </w:sdtContent>
                </w:sdt>
              </w:ins>
              <w:sdt>
                <w:sdtPr>
                  <w:id w:val="1318579883"/>
                  <w:tag w:val="goog_rdk_5274"/>
                </w:sdtPr>
                <w:sdtContent>
                  <w:ins w:author="Srimathi" w:id="150" w:date="2026-09-24T14:13:54Z">
                    <w:del w:author="Animefor Me" w:id="15" w:date="2026-09-29T09:36:34Z">
                      <w:r w:rsidDel="00000000" w:rsidR="00000000" w:rsidRPr="00000000">
                        <w:rPr>
                          <w:rtl w:val="0"/>
                        </w:rPr>
                      </w:r>
                    </w:del>
                  </w:ins>
                </w:sdtContent>
              </w:sdt>
              <w:ins w:author="Srimathi" w:id="150" w:date="2026-09-24T14:13:54Z">
                <w:del w:author="Animefor Me" w:id="15" w:date="2026-09-29T09:36:34Z"/>
              </w:ins>
            </w:sdtContent>
          </w:sdt>
        </w:p>
      </w:sdtContent>
    </w:sdt>
    <w:sdt>
      <w:sdtPr>
        <w:id w:val="1942156412"/>
        <w:tag w:val="goog_rdk_5282"/>
      </w:sdtPr>
      <w:sdtContent>
        <w:p w:rsidR="00000000" w:rsidDel="00000000" w:rsidP="00000000" w:rsidRDefault="00000000" w:rsidRPr="00000000" w14:paraId="000004A3">
          <w:pPr>
            <w:pStyle w:val="Heading3"/>
            <w:numPr>
              <w:ilvl w:val="0"/>
              <w:numId w:val="25"/>
            </w:numPr>
            <w:spacing w:before="0" w:beforeAutospacing="0"/>
            <w:ind w:left="720" w:right="0" w:hanging="360"/>
            <w:rPr>
              <w:ins w:author="Yazhini Prabhu" w:id="151" w:date="2026-09-28T04:21:00Z"/>
              <w:del w:author="Animefor Me" w:id="15" w:date="2026-09-29T09:36:34Z"/>
              <w:rFonts w:ascii="Cambria" w:cs="Cambria" w:eastAsia="Cambria" w:hAnsi="Cambria"/>
              <w:b w:val="0"/>
              <w:bCs w:val="0"/>
              <w:color w:val="000000"/>
              <w:sz w:val="22"/>
              <w:szCs w:val="22"/>
              <w:u w:val="none"/>
              <w:rPrChange w:author="Priya Ramya" w:id="149" w:date="2026-09-28T16:44:31Z">
                <w:rPr>
                  <w:rFonts w:ascii="Cambria" w:cs="Cambria" w:eastAsia="Cambria" w:hAnsi="Cambria"/>
                  <w:b w:val="0"/>
                  <w:bCs w:val="0"/>
                  <w:color w:val="000000"/>
                  <w:sz w:val="22"/>
                  <w:szCs w:val="22"/>
                  <w:u w:val="none"/>
                </w:rPr>
              </w:rPrChange>
            </w:rPr>
            <w:pPrChange w:author="Priya Ramya" w:id="0" w:date="2026-09-28T16:44:31Z">
              <w:pPr>
                <w:pStyle w:val="Heading3"/>
                <w:numPr>
                  <w:ilvl w:val="0"/>
                  <w:numId w:val="25"/>
                </w:numPr>
                <w:ind w:left="720" w:right="0" w:hanging="360"/>
              </w:pPr>
            </w:pPrChange>
          </w:pPr>
          <w:sdt>
            <w:sdtPr>
              <w:id w:val="1570597186"/>
              <w:tag w:val="goog_rdk_5279"/>
            </w:sdtPr>
            <w:sdtContent>
              <w:ins w:author="Yazhini Prabhu" w:id="151" w:date="2026-09-28T04:21:00Z">
                <w:sdt>
                  <w:sdtPr>
                    <w:id w:val="-1406276409"/>
                    <w:tag w:val="goog_rdk_5280"/>
                  </w:sdtPr>
                  <w:sdtContent>
                    <w:del w:author="Animefor Me" w:id="15" w:date="2026-09-29T09:36:34Z"/>
                  </w:sdtContent>
                </w:sdt>
              </w:ins>
              <w:sdt>
                <w:sdtPr>
                  <w:id w:val="489065909"/>
                  <w:tag w:val="goog_rdk_5281"/>
                </w:sdtPr>
                <w:sdtContent>
                  <w:ins w:author="Yazhini Prabhu" w:id="151" w:date="2026-09-28T04:21:00Z">
                    <w:del w:author="Animefor Me" w:id="15" w:date="2026-09-29T09:36:34Z">
                      <w:r w:rsidDel="00000000" w:rsidR="00000000" w:rsidRPr="00000000">
                        <w:rPr>
                          <w:rtl w:val="0"/>
                        </w:rPr>
                      </w:r>
                    </w:del>
                  </w:ins>
                </w:sdtContent>
              </w:sdt>
              <w:ins w:author="Yazhini Prabhu" w:id="151" w:date="2026-09-28T04:21:00Z">
                <w:del w:author="Animefor Me" w:id="15" w:date="2026-09-29T09:36:34Z"/>
              </w:ins>
            </w:sdtContent>
          </w:sdt>
        </w:p>
      </w:sdtContent>
    </w:sdt>
    <w:sdt>
      <w:sdtPr>
        <w:id w:val="-878527342"/>
        <w:tag w:val="goog_rdk_5301"/>
      </w:sdtPr>
      <w:sdtContent>
        <w:p w:rsidR="00000000" w:rsidDel="00000000" w:rsidP="00000000" w:rsidRDefault="00000000" w:rsidRPr="00000000" w14:paraId="000004A4">
          <w:pPr>
            <w:pStyle w:val="Heading3"/>
            <w:numPr>
              <w:ilvl w:val="0"/>
              <w:numId w:val="25"/>
            </w:numPr>
            <w:ind w:left="720" w:right="0" w:hanging="360"/>
            <w:rPr>
              <w:del w:author="Animefor Me" w:id="15" w:date="2026-09-29T09:36:34Z"/>
              <w:rFonts w:ascii="Cambria" w:cs="Cambria" w:eastAsia="Cambria" w:hAnsi="Cambria"/>
              <w:b w:val="0"/>
              <w:bCs w:val="0"/>
              <w:color w:val="000000"/>
              <w:sz w:val="22"/>
              <w:szCs w:val="22"/>
              <w:u w:val="none"/>
              <w:rPrChange w:author="Priya Ramya" w:id="149" w:date="2026-09-28T16:44:31Z">
                <w:rPr>
                  <w:rFonts w:ascii="Cambria" w:cs="Cambria" w:eastAsia="Cambria" w:hAnsi="Cambria"/>
                  <w:color w:val="000000"/>
                  <w:sz w:val="22"/>
                  <w:szCs w:val="22"/>
                </w:rPr>
              </w:rPrChange>
            </w:rPr>
            <w:pPrChange w:author="Priya Ramya" w:id="0" w:date="2026-09-28T16:44:31Z">
              <w:pPr>
                <w:pStyle w:val="Heading3"/>
                <w:numPr>
                  <w:ilvl w:val="0"/>
                  <w:numId w:val="15"/>
                </w:numPr>
                <w:ind w:left="502" w:hanging="360"/>
              </w:pPr>
            </w:pPrChange>
          </w:pPr>
          <w:sdt>
            <w:sdtPr>
              <w:id w:val="-2026923991"/>
              <w:tag w:val="goog_rdk_5285"/>
            </w:sdtPr>
            <w:sdtContent>
              <w:ins w:author="Nagaraj" w:id="152" w:date="2026-09-29T06:33:22Z">
                <w:sdt>
                  <w:sdtPr>
                    <w:id w:val="-608500304"/>
                    <w:tag w:val="goog_rdk_5286"/>
                  </w:sdtPr>
                  <w:sdtContent>
                    <w:del w:author="Animefor Me" w:id="15" w:date="2026-09-29T09:36:34Z"/>
                  </w:sdtContent>
                </w:sdt>
              </w:ins>
              <w:sdt>
                <w:sdtPr>
                  <w:id w:val="-1510881974"/>
                  <w:tag w:val="goog_rdk_5287"/>
                </w:sdtPr>
                <w:sdtContent>
                  <w:commentRangeStart w:id="2"/>
                </w:sdtContent>
              </w:sdt>
              <w:ins w:author="Nagaraj" w:id="152" w:date="2026-09-29T06:33:22Z">
                <w:del w:author="Animefor Me" w:id="15" w:date="2026-09-29T09:36:34Z">
                  <w:sdt>
                    <w:sdtPr>
                      <w:id w:val="-1891987451"/>
                      <w:tag w:val="goog_rdk_5288"/>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del>
              </w:ins>
            </w:sdtContent>
          </w:sdt>
          <w:sdt>
            <w:sdtPr>
              <w:id w:val="2006955353"/>
              <w:tag w:val="goog_rdk_5289"/>
            </w:sdtPr>
            <w:sdtContent>
              <w:ins w:author="Yazhini Prabhu" w:id="151" w:date="2026-09-28T04:21:00Z">
                <w:sdt>
                  <w:sdtPr>
                    <w:id w:val="-1039415628"/>
                    <w:tag w:val="goog_rdk_5290"/>
                  </w:sdtPr>
                  <w:sdtContent>
                    <w:del w:author="Animefor Me" w:id="15" w:date="2026-09-29T09:36:34Z">
                      <w:commentRangeEnd w:id="2"/>
                      <w:r w:rsidDel="00000000" w:rsidR="00000000" w:rsidRPr="00000000">
                        <w:commentReference w:id="2"/>
                      </w:r>
                    </w:del>
                  </w:sdtContent>
                </w:sdt>
              </w:ins>
              <w:sdt>
                <w:sdtPr>
                  <w:id w:val="-1784647244"/>
                  <w:tag w:val="goog_rdk_5291"/>
                </w:sdtPr>
                <w:sdtContent>
                  <w:ins w:author="Yazhini Prabhu" w:id="151" w:date="2026-09-28T04:21:00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ins>
                </w:sdtContent>
              </w:sdt>
              <w:ins w:author="Yazhini Prabhu" w:id="151" w:date="2026-09-28T04:21:00Z">
                <w:del w:author="Animefor Me" w:id="15" w:date="2026-09-29T09:36:34Z"/>
              </w:ins>
            </w:sdtContent>
          </w:sdt>
          <w:sdt>
            <w:sdtPr>
              <w:id w:val="-1081073252"/>
              <w:tag w:val="goog_rdk_5292"/>
            </w:sdtPr>
            <w:sdtContent>
              <w:del w:author="Animefor Me" w:id="15" w:date="2026-09-29T09:36:34Z"/>
            </w:sdtContent>
          </w:sdt>
          <w:sdt>
            <w:sdtPr>
              <w:id w:val="70203787"/>
              <w:tag w:val="goog_rdk_5293"/>
            </w:sdtPr>
            <w:sdtContent>
              <w:ins w:author="sabaRi" w:id="153" w:date="2026-09-26T16:10:52Z">
                <w:sdt>
                  <w:sdtPr>
                    <w:id w:val="-1698364093"/>
                    <w:tag w:val="goog_rdk_5294"/>
                  </w:sdtPr>
                  <w:sdtContent>
                    <w:del w:author="Animefor Me" w:id="15" w:date="2026-09-29T09:36:34Z"/>
                  </w:sdtContent>
                </w:sdt>
              </w:ins>
              <w:sdt>
                <w:sdtPr>
                  <w:id w:val="720080158"/>
                  <w:tag w:val="goog_rdk_5295"/>
                </w:sdtPr>
                <w:sdtContent>
                  <w:ins w:author="sabaRi" w:id="153" w:date="2026-09-26T16:10:52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w:delText>
                      </w:r>
                    </w:del>
                  </w:ins>
                </w:sdtContent>
              </w:sdt>
              <w:ins w:author="sabaRi" w:id="153" w:date="2026-09-26T16:10:52Z">
                <w:del w:author="Animefor Me" w:id="15" w:date="2026-09-29T09:36:34Z"/>
              </w:ins>
            </w:sdtContent>
          </w:sdt>
          <w:sdt>
            <w:sdtPr>
              <w:id w:val="290041979"/>
              <w:tag w:val="goog_rdk_5296"/>
            </w:sdtPr>
            <w:sdtContent>
              <w:del w:author="Animefor Me" w:id="15" w:date="2026-09-29T09:36:34Z"/>
              <w:sdt>
                <w:sdtPr>
                  <w:id w:val="-921822489"/>
                  <w:tag w:val="goog_rdk_529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U</w:delText>
                    </w:r>
                  </w:del>
                </w:sdtContent>
              </w:sdt>
              <w:del w:author="Animefor Me" w:id="15" w:date="2026-09-29T09:36:34Z">
                <w:sdt>
                  <w:sdtPr>
                    <w:id w:val="-1915614508"/>
                    <w:tag w:val="goog_rdk_5298"/>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vicorn (ASGI Server</w:delText>
                    </w:r>
                  </w:sdtContent>
                </w:sdt>
                <w:sdt>
                  <w:sdtPr>
                    <w:id w:val="1176985672"/>
                    <w:tag w:val="goog_rdk_5299"/>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sdtContent>
                </w:sdt>
                <w:sdt>
                  <w:sdtPr>
                    <w:id w:val="2015973055"/>
                    <w:tag w:val="goog_rdk_5300"/>
                  </w:sdtPr>
                  <w:sdtContent>
                    <w:r w:rsidDel="00000000" w:rsidR="00000000" w:rsidRPr="00000000">
                      <w:rPr>
                        <w:rtl w:val="0"/>
                      </w:rPr>
                    </w:r>
                  </w:sdtContent>
                </w:sdt>
              </w:del>
            </w:sdtContent>
          </w:sdt>
        </w:p>
      </w:sdtContent>
    </w:sdt>
    <w:sdt>
      <w:sdtPr>
        <w:id w:val="1933887064"/>
        <w:tag w:val="goog_rdk_5307"/>
      </w:sdtPr>
      <w:sdtContent>
        <w:p w:rsidR="00000000" w:rsidDel="00000000" w:rsidP="00000000" w:rsidRDefault="00000000" w:rsidRPr="00000000" w14:paraId="000004A5">
          <w:pPr>
            <w:numPr>
              <w:ilvl w:val="0"/>
              <w:numId w:val="12"/>
            </w:numPr>
            <w:spacing w:after="0" w:before="280" w:line="240" w:lineRule="auto"/>
            <w:ind w:left="720" w:hanging="360"/>
            <w:rPr>
              <w:del w:author="Animefor Me" w:id="15" w:date="2026-09-29T09:36:34Z"/>
              <w:rFonts w:ascii="Cambria" w:cs="Cambria" w:eastAsia="Cambria" w:hAnsi="Cambria"/>
              <w:color w:val="000000"/>
              <w:sz w:val="22"/>
              <w:szCs w:val="22"/>
            </w:rPr>
          </w:pPr>
          <w:sdt>
            <w:sdtPr>
              <w:id w:val="-139413965"/>
              <w:tag w:val="goog_rdk_5302"/>
            </w:sdtPr>
            <w:sdtContent>
              <w:del w:author="Animefor Me" w:id="15" w:date="2026-09-29T09:36:34Z"/>
              <w:sdt>
                <w:sdtPr>
                  <w:id w:val="-536491100"/>
                  <w:tag w:val="goog_rdk_530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1396619561"/>
                    <w:tag w:val="goog_rdk_5304"/>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sdt>
                  <w:sdtPr>
                    <w:id w:val="-1666894"/>
                    <w:tag w:val="goog_rdk_5305"/>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PyPI</w:delText>
                    </w:r>
                  </w:sdtContent>
                </w:sdt>
                <w:r w:rsidDel="00000000" w:rsidR="00000000" w:rsidRPr="00000000">
                  <w:fldChar w:fldCharType="end"/>
                </w:r>
                <w:sdt>
                  <w:sdtPr>
                    <w:id w:val="-871149070"/>
                    <w:tag w:val="goog_rdk_5306"/>
                  </w:sdtPr>
                  <w:sdtContent>
                    <w:r w:rsidDel="00000000" w:rsidR="00000000" w:rsidRPr="00000000">
                      <w:rPr>
                        <w:rtl w:val="0"/>
                      </w:rPr>
                    </w:r>
                  </w:sdtContent>
                </w:sdt>
              </w:del>
            </w:sdtContent>
          </w:sdt>
        </w:p>
      </w:sdtContent>
    </w:sdt>
    <w:sdt>
      <w:sdtPr>
        <w:id w:val="-1350990145"/>
        <w:tag w:val="goog_rdk_5313"/>
      </w:sdtPr>
      <w:sdtContent>
        <w:p w:rsidR="00000000" w:rsidDel="00000000" w:rsidP="00000000" w:rsidRDefault="00000000" w:rsidRPr="00000000" w14:paraId="000004A6">
          <w:pPr>
            <w:numPr>
              <w:ilvl w:val="0"/>
              <w:numId w:val="12"/>
            </w:numPr>
            <w:spacing w:after="0" w:lineRule="auto"/>
            <w:ind w:left="720" w:hanging="360"/>
            <w:rPr>
              <w:ins w:author="Selva Jothi MS" w:id="154" w:date="2026-09-24T10:57:59Z"/>
              <w:del w:author="Animefor Me" w:id="15" w:date="2026-09-29T09:36:34Z"/>
              <w:rFonts w:ascii="Cambria" w:cs="Cambria" w:eastAsia="Cambria" w:hAnsi="Cambria"/>
              <w:sz w:val="22"/>
              <w:szCs w:val="22"/>
            </w:rPr>
          </w:pPr>
          <w:sdt>
            <w:sdtPr>
              <w:id w:val="-11618769"/>
              <w:tag w:val="goog_rdk_5310"/>
            </w:sdtPr>
            <w:sdtContent>
              <w:ins w:author="Selva Jothi MS" w:id="154" w:date="2026-09-24T10:57:59Z">
                <w:sdt>
                  <w:sdtPr>
                    <w:id w:val="1932451815"/>
                    <w:tag w:val="goog_rdk_5311"/>
                  </w:sdtPr>
                  <w:sdtContent>
                    <w:del w:author="Animefor Me" w:id="15" w:date="2026-09-29T09:36:34Z"/>
                  </w:sdtContent>
                </w:sdt>
              </w:ins>
              <w:sdt>
                <w:sdtPr>
                  <w:id w:val="473015047"/>
                  <w:tag w:val="goog_rdk_5312"/>
                </w:sdtPr>
                <w:sdtContent>
                  <w:ins w:author="Selva Jothi MS" w:id="154" w:date="2026-09-24T10:57:59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GEMINI_API_KEY=AIzaSyBz9tQMrVBm4LRcudUj1V3-YaIHmiIlybE</w:delText>
                      </w:r>
                    </w:del>
                  </w:ins>
                </w:sdtContent>
              </w:sdt>
              <w:ins w:author="Selva Jothi MS" w:id="154" w:date="2026-09-24T10:57:59Z">
                <w:del w:author="Animefor Me" w:id="15" w:date="2026-09-29T09:36:34Z"/>
              </w:ins>
            </w:sdtContent>
          </w:sdt>
        </w:p>
      </w:sdtContent>
    </w:sdt>
    <w:sdt>
      <w:sdtPr>
        <w:id w:val="1702753716"/>
        <w:tag w:val="goog_rdk_5317"/>
      </w:sdtPr>
      <w:sdtContent>
        <w:p w:rsidR="00000000" w:rsidDel="00000000" w:rsidP="00000000" w:rsidRDefault="00000000" w:rsidRPr="00000000" w14:paraId="000004A7">
          <w:pPr>
            <w:numPr>
              <w:ilvl w:val="0"/>
              <w:numId w:val="12"/>
            </w:numPr>
            <w:spacing w:after="0" w:lineRule="auto"/>
            <w:ind w:left="720" w:hanging="360"/>
            <w:rPr>
              <w:ins w:author="Selva Jothi MS" w:id="154" w:date="2026-09-24T10:57:59Z"/>
              <w:del w:author="Animefor Me" w:id="15" w:date="2026-09-29T09:36:34Z"/>
              <w:rFonts w:ascii="Cambria" w:cs="Cambria" w:eastAsia="Cambria" w:hAnsi="Cambria"/>
              <w:sz w:val="22"/>
              <w:szCs w:val="22"/>
            </w:rPr>
          </w:pPr>
          <w:sdt>
            <w:sdtPr>
              <w:id w:val="1080656432"/>
              <w:tag w:val="goog_rdk_5314"/>
            </w:sdtPr>
            <w:sdtContent>
              <w:ins w:author="Selva Jothi MS" w:id="154" w:date="2026-09-24T10:57:59Z">
                <w:sdt>
                  <w:sdtPr>
                    <w:id w:val="707361227"/>
                    <w:tag w:val="goog_rdk_5315"/>
                  </w:sdtPr>
                  <w:sdtContent>
                    <w:del w:author="Animefor Me" w:id="15" w:date="2026-09-29T09:36:34Z"/>
                  </w:sdtContent>
                </w:sdt>
              </w:ins>
              <w:sdt>
                <w:sdtPr>
                  <w:id w:val="1822874657"/>
                  <w:tag w:val="goog_rdk_5316"/>
                </w:sdtPr>
                <w:sdtContent>
                  <w:ins w:author="Selva Jothi MS" w:id="154" w:date="2026-09-24T10:57:59Z">
                    <w:del w:author="Animefor Me" w:id="15" w:date="2026-09-29T09:36:34Z">
                      <w:r w:rsidDel="00000000" w:rsidR="00000000" w:rsidRPr="00000000">
                        <w:rPr>
                          <w:rtl w:val="0"/>
                        </w:rPr>
                      </w:r>
                    </w:del>
                  </w:ins>
                </w:sdtContent>
              </w:sdt>
              <w:ins w:author="Selva Jothi MS" w:id="154" w:date="2026-09-24T10:57:59Z">
                <w:del w:author="Animefor Me" w:id="15" w:date="2026-09-29T09:36:34Z"/>
              </w:ins>
            </w:sdtContent>
          </w:sdt>
        </w:p>
      </w:sdtContent>
    </w:sdt>
    <w:sdt>
      <w:sdtPr>
        <w:id w:val="84146149"/>
        <w:tag w:val="goog_rdk_5327"/>
      </w:sdtPr>
      <w:sdtContent>
        <w:p w:rsidR="00000000" w:rsidDel="00000000" w:rsidP="00000000" w:rsidRDefault="00000000" w:rsidRPr="00000000" w14:paraId="000004A8">
          <w:pPr>
            <w:numPr>
              <w:ilvl w:val="0"/>
              <w:numId w:val="12"/>
            </w:numPr>
            <w:spacing w:after="0" w:before="0" w:line="240" w:lineRule="auto"/>
            <w:ind w:left="720" w:hanging="360"/>
            <w:rPr>
              <w:del w:author="Animefor Me" w:id="15" w:date="2026-09-29T09:36:34Z"/>
              <w:rFonts w:ascii="Cambria" w:cs="Cambria" w:eastAsia="Cambria" w:hAnsi="Cambria"/>
              <w:color w:val="000000"/>
              <w:sz w:val="22"/>
              <w:szCs w:val="22"/>
            </w:rPr>
          </w:pPr>
          <w:sdt>
            <w:sdtPr>
              <w:id w:val="660275783"/>
              <w:tag w:val="goog_rdk_5319"/>
            </w:sdtPr>
            <w:sdtContent>
              <w:del w:author="Animefor Me" w:id="15" w:date="2026-09-29T09:36:34Z"/>
              <w:sdt>
                <w:sdtPr>
                  <w:id w:val="-237301539"/>
                  <w:tag w:val="goog_rdk_5320"/>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Installation Steps</w:delText>
                    </w:r>
                  </w:del>
                </w:sdtContent>
              </w:sdt>
              <w:del w:author="Animefor Me" w:id="15" w:date="2026-09-29T09:36:34Z">
                <w:sdt>
                  <w:sdtPr>
                    <w:id w:val="228536712"/>
                    <w:tag w:val="goog_rdk_5321"/>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sdtContent>
                </w:sdt>
              </w:del>
            </w:sdtContent>
          </w:sdt>
          <w:sdt>
            <w:sdtPr>
              <w:id w:val="1443336399"/>
              <w:tag w:val="goog_rdk_5322"/>
            </w:sdtPr>
            <w:sdtContent>
              <w:ins w:author="Vishali Baskaran" w:id="155" w:date="2026-09-22T09:00:05Z">
                <w:sdt>
                  <w:sdtPr>
                    <w:id w:val="-59603094"/>
                    <w:tag w:val="goog_rdk_5323"/>
                  </w:sdtPr>
                  <w:sdtContent>
                    <w:del w:author="Animefor Me" w:id="15" w:date="2026-09-29T09:36:34Z"/>
                  </w:sdtContent>
                </w:sdt>
              </w:ins>
              <w:sdt>
                <w:sdtPr>
                  <w:id w:val="-579476826"/>
                  <w:tag w:val="goog_rdk_5324"/>
                </w:sdtPr>
                <w:sdtContent>
                  <w:ins w:author="Vishali Baskaran" w:id="155" w:date="2026-09-22T09:00:05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ins>
                </w:sdtContent>
              </w:sdt>
              <w:ins w:author="Vishali Baskaran" w:id="155" w:date="2026-09-22T09:00:05Z">
                <w:del w:author="Animefor Me" w:id="15" w:date="2026-09-29T09:36:34Z"/>
              </w:ins>
            </w:sdtContent>
          </w:sdt>
          <w:sdt>
            <w:sdtPr>
              <w:id w:val="117964358"/>
              <w:tag w:val="goog_rdk_5325"/>
            </w:sdtPr>
            <w:sdtContent>
              <w:del w:author="Animefor Me" w:id="15" w:date="2026-09-29T09:36:34Z"/>
              <w:sdt>
                <w:sdtPr>
                  <w:id w:val="435685514"/>
                  <w:tag w:val="goog_rdk_532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182038733"/>
        <w:tag w:val="goog_rdk_5335"/>
      </w:sdtPr>
      <w:sdtContent>
        <w:p w:rsidR="00000000" w:rsidDel="00000000" w:rsidP="00000000" w:rsidRDefault="00000000" w:rsidRPr="00000000" w14:paraId="000004A9">
          <w:pPr>
            <w:numPr>
              <w:ilvl w:val="1"/>
              <w:numId w:val="12"/>
            </w:numPr>
            <w:spacing w:after="280" w:before="0" w:line="240" w:lineRule="auto"/>
            <w:ind w:left="1440" w:hanging="360"/>
            <w:rPr>
              <w:del w:author="Animefor Me" w:id="15" w:date="2026-09-29T09:36:34Z"/>
              <w:rFonts w:ascii="Cambria" w:cs="Cambria" w:eastAsia="Cambria" w:hAnsi="Cambria"/>
              <w:color w:val="000000"/>
              <w:sz w:val="22"/>
              <w:szCs w:val="22"/>
            </w:rPr>
          </w:pPr>
          <w:sdt>
            <w:sdtPr>
              <w:id w:val="-116907200"/>
              <w:tag w:val="goog_rdk_5328"/>
            </w:sdtPr>
            <w:sdtContent>
              <w:del w:author="Animefor Me" w:id="15" w:date="2026-09-29T09:36:34Z"/>
              <w:sdt>
                <w:sdtPr>
                  <w:id w:val="-295084356"/>
                  <w:tag w:val="goog_rdk_532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Install Uvicorn using pip: pip install uvicorn</w:delText>
                    </w:r>
                  </w:del>
                </w:sdtContent>
              </w:sdt>
              <w:del w:author="Animefor Me" w:id="15" w:date="2026-09-29T09:36:34Z"/>
            </w:sdtContent>
          </w:sdt>
          <w:sdt>
            <w:sdtPr>
              <w:id w:val="1130534564"/>
              <w:tag w:val="goog_rdk_5330"/>
            </w:sdtPr>
            <w:sdtContent>
              <w:ins w:author="Ponsubash R" w:id="156" w:date="2026-09-23T13:59:29Z">
                <w:sdt>
                  <w:sdtPr>
                    <w:id w:val="-755442228"/>
                    <w:tag w:val="goog_rdk_5331"/>
                  </w:sdtPr>
                  <w:sdtContent>
                    <w:del w:author="Animefor Me" w:id="15" w:date="2026-09-29T09:36:34Z"/>
                  </w:sdtContent>
                </w:sdt>
              </w:ins>
              <w:sdt>
                <w:sdtPr>
                  <w:id w:val="-1283107570"/>
                  <w:tag w:val="goog_rdk_5332"/>
                </w:sdtPr>
                <w:sdtContent>
                  <w:ins w:author="Ponsubash R" w:id="156" w:date="2026-09-23T13:59:29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Ponsubash R" w:id="156" w:date="2026-09-23T13:59:29Z">
                <w:del w:author="Animefor Me" w:id="15" w:date="2026-09-29T09:36:34Z"/>
              </w:ins>
            </w:sdtContent>
          </w:sdt>
          <w:sdt>
            <w:sdtPr>
              <w:id w:val="-1023890910"/>
              <w:tag w:val="goog_rdk_5333"/>
            </w:sdtPr>
            <w:sdtContent>
              <w:del w:author="Animefor Me" w:id="15" w:date="2026-09-29T09:36:34Z"/>
              <w:sdt>
                <w:sdtPr>
                  <w:id w:val="-1575619931"/>
                  <w:tag w:val="goog_rdk_533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988159261"/>
        <w:tag w:val="goog_rdk_5339"/>
      </w:sdtPr>
      <w:sdtContent>
        <w:p w:rsidR="00000000" w:rsidDel="00000000" w:rsidP="00000000" w:rsidRDefault="00000000" w:rsidRPr="00000000" w14:paraId="000004AA">
          <w:pPr>
            <w:numPr>
              <w:ilvl w:val="1"/>
              <w:numId w:val="9"/>
            </w:numPr>
            <w:ind w:left="502" w:hanging="360"/>
            <w:rPr>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Anonymous" w:id="157" w:date="2026-09-25T04:26:23Z">
                <w:rPr>
                  <w:rFonts w:ascii="Cambria" w:cs="Cambria" w:eastAsia="Cambria" w:hAnsi="Cambria"/>
                  <w:color w:val="000000"/>
                  <w:sz w:val="22"/>
                  <w:szCs w:val="22"/>
                </w:rPr>
              </w:rPrChange>
            </w:rPr>
            <w:pPrChange w:author="Anonymous" w:id="0" w:date="2026-09-25T04:26:23Z">
              <w:pPr>
                <w:pStyle w:val="Heading3"/>
                <w:numPr>
                  <w:ilvl w:val="0"/>
                  <w:numId w:val="15"/>
                </w:numPr>
                <w:ind w:left="502" w:hanging="360"/>
              </w:pPr>
            </w:pPrChange>
          </w:pPr>
          <w:sdt>
            <w:sdtPr>
              <w:id w:val="-1258268809"/>
              <w:tag w:val="goog_rdk_5336"/>
            </w:sdtPr>
            <w:sdtContent>
              <w:del w:author="Animefor Me" w:id="15" w:date="2026-09-29T09:36:34Z"/>
              <w:sdt>
                <w:sdtPr>
                  <w:id w:val="-315560983"/>
                  <w:tag w:val="goog_rdk_533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Jinja2 (HTML Templating Engine)</w:delText>
                    </w:r>
                  </w:del>
                </w:sdtContent>
              </w:sdt>
              <w:del w:author="Animefor Me" w:id="15" w:date="2026-09-29T09:36:34Z">
                <w:sdt>
                  <w:sdtPr>
                    <w:id w:val="1664393805"/>
                    <w:tag w:val="goog_rdk_5338"/>
                  </w:sdtPr>
                  <w:sdtContent>
                    <w:r w:rsidDel="00000000" w:rsidR="00000000" w:rsidRPr="00000000">
                      <w:rPr>
                        <w:rtl w:val="0"/>
                      </w:rPr>
                    </w:r>
                  </w:sdtContent>
                </w:sdt>
              </w:del>
            </w:sdtContent>
          </w:sdt>
        </w:p>
      </w:sdtContent>
    </w:sdt>
    <w:sdt>
      <w:sdtPr>
        <w:id w:val="-1439848936"/>
        <w:tag w:val="goog_rdk_5343"/>
      </w:sdtPr>
      <w:sdtContent>
        <w:p w:rsidR="00000000" w:rsidDel="00000000" w:rsidP="00000000" w:rsidRDefault="00000000" w:rsidRPr="00000000" w14:paraId="000004AB">
          <w:pPr>
            <w:numPr>
              <w:ilvl w:val="0"/>
              <w:numId w:val="13"/>
            </w:numPr>
            <w:spacing w:after="0" w:before="280" w:line="240" w:lineRule="auto"/>
            <w:ind w:left="720" w:hanging="360"/>
            <w:rPr>
              <w:del w:author="Animefor Me" w:id="15" w:date="2026-09-29T09:36:34Z"/>
              <w:rFonts w:ascii="Cambria" w:cs="Cambria" w:eastAsia="Cambria" w:hAnsi="Cambria"/>
              <w:color w:val="000000"/>
              <w:sz w:val="22"/>
              <w:szCs w:val="22"/>
            </w:rPr>
          </w:pPr>
          <w:sdt>
            <w:sdtPr>
              <w:id w:val="-532658709"/>
              <w:tag w:val="goog_rdk_5340"/>
            </w:sdtPr>
            <w:sdtContent>
              <w:del w:author="Animefor Me" w:id="15" w:date="2026-09-29T09:36:34Z"/>
              <w:sdt>
                <w:sdtPr>
                  <w:id w:val="711652457"/>
                  <w:tag w:val="goog_rdk_534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2118510359"/>
                    <w:tag w:val="goog_rdk_5342"/>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Jinja2 Documentation</w:delText>
                    </w:r>
                  </w:sdtContent>
                </w:sdt>
              </w:del>
            </w:sdtContent>
          </w:sdt>
        </w:p>
      </w:sdtContent>
    </w:sdt>
    <w:sdt>
      <w:sdtPr>
        <w:id w:val="1658201119"/>
        <w:tag w:val="goog_rdk_5347"/>
      </w:sdtPr>
      <w:sdtContent>
        <w:p w:rsidR="00000000" w:rsidDel="00000000" w:rsidP="00000000" w:rsidRDefault="00000000" w:rsidRPr="00000000" w14:paraId="000004AC">
          <w:pPr>
            <w:numPr>
              <w:ilvl w:val="0"/>
              <w:numId w:val="13"/>
            </w:numPr>
            <w:spacing w:after="0" w:before="0" w:line="240" w:lineRule="auto"/>
            <w:ind w:left="720" w:hanging="360"/>
            <w:rPr>
              <w:del w:author="Animefor Me" w:id="15" w:date="2026-09-29T09:36:34Z"/>
              <w:rFonts w:ascii="Cambria" w:cs="Cambria" w:eastAsia="Cambria" w:hAnsi="Cambria"/>
              <w:color w:val="000000"/>
              <w:sz w:val="22"/>
              <w:szCs w:val="22"/>
            </w:rPr>
          </w:pPr>
          <w:sdt>
            <w:sdtPr>
              <w:id w:val="1393988364"/>
              <w:tag w:val="goog_rdk_5344"/>
            </w:sdtPr>
            <w:sdtContent>
              <w:del w:author="Animefor Me" w:id="15" w:date="2026-09-29T09:36:34Z"/>
              <w:sdt>
                <w:sdtPr>
                  <w:id w:val="-656000192"/>
                  <w:tag w:val="goog_rdk_534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Installation Steps</w:delText>
                    </w:r>
                  </w:del>
                </w:sdtContent>
              </w:sdt>
              <w:del w:author="Animefor Me" w:id="15" w:date="2026-09-29T09:36:34Z">
                <w:sdt>
                  <w:sdtPr>
                    <w:id w:val="1859249575"/>
                    <w:tag w:val="goog_rdk_5346"/>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sdtContent>
                </w:sdt>
              </w:del>
            </w:sdtContent>
          </w:sdt>
        </w:p>
      </w:sdtContent>
    </w:sdt>
    <w:sdt>
      <w:sdtPr>
        <w:id w:val="-11040138"/>
        <w:tag w:val="goog_rdk_5351"/>
      </w:sdtPr>
      <w:sdtContent>
        <w:p w:rsidR="00000000" w:rsidDel="00000000" w:rsidP="00000000" w:rsidRDefault="00000000" w:rsidRPr="00000000" w14:paraId="000004AD">
          <w:pPr>
            <w:numPr>
              <w:ilvl w:val="1"/>
              <w:numId w:val="13"/>
            </w:numPr>
            <w:spacing w:after="280" w:before="0" w:line="240" w:lineRule="auto"/>
            <w:ind w:left="1440" w:hanging="360"/>
            <w:rPr>
              <w:del w:author="Animefor Me" w:id="15" w:date="2026-09-29T09:36:34Z"/>
              <w:color w:val="000000"/>
            </w:rPr>
          </w:pPr>
          <w:sdt>
            <w:sdtPr>
              <w:id w:val="-2041814218"/>
              <w:tag w:val="goog_rdk_5348"/>
            </w:sdtPr>
            <w:sdtContent>
              <w:del w:author="Animefor Me" w:id="15" w:date="2026-09-29T09:36:34Z"/>
              <w:sdt>
                <w:sdtPr>
                  <w:id w:val="-48393206"/>
                  <w:tag w:val="goog_rdk_534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Install Jinja2 using pip: pip install jinja2</w:delText>
                    </w:r>
                  </w:del>
                </w:sdtContent>
              </w:sdt>
              <w:del w:author="Animefor Me" w:id="15" w:date="2026-09-29T09:36:34Z">
                <w:sdt>
                  <w:sdtPr>
                    <w:id w:val="-1886290750"/>
                    <w:tag w:val="goog_rdk_5350"/>
                  </w:sdtPr>
                  <w:sdtContent>
                    <w:r w:rsidDel="00000000" w:rsidR="00000000" w:rsidRPr="00000000">
                      <w:rPr>
                        <w:rtl w:val="0"/>
                      </w:rPr>
                    </w:r>
                  </w:sdtContent>
                </w:sdt>
              </w:del>
            </w:sdtContent>
          </w:sdt>
        </w:p>
      </w:sdtContent>
    </w:sdt>
    <w:sdt>
      <w:sdtPr>
        <w:id w:val="-801214509"/>
        <w:tag w:val="goog_rdk_5359"/>
      </w:sdtPr>
      <w:sdtContent>
        <w:p w:rsidR="00000000" w:rsidDel="00000000" w:rsidP="00000000" w:rsidRDefault="00000000" w:rsidRPr="00000000" w14:paraId="000004AE">
          <w:pPr>
            <w:spacing w:after="280" w:before="280" w:line="240" w:lineRule="auto"/>
            <w:ind w:left="1440" w:firstLine="0"/>
            <w:rPr>
              <w:del w:author="Animefor Me" w:id="15" w:date="2026-09-29T09:36:34Z"/>
              <w:rPrChange w:author="Animefor Me" w:id="18" w:date="2026-09-29T09:36:34Z">
                <w:rPr>
                  <w:color w:val="000000"/>
                </w:rPr>
              </w:rPrChange>
            </w:rPr>
          </w:pPr>
          <w:sdt>
            <w:sdtPr>
              <w:id w:val="-2117762678"/>
              <w:tag w:val="goog_rdk_5354"/>
            </w:sdtPr>
            <w:sdtContent>
              <w:ins w:author="loganayaki. R Loganayaki" w:id="158" w:date="2026-09-23T14:28:14Z">
                <w:sdt>
                  <w:sdtPr>
                    <w:id w:val="44569841"/>
                    <w:tag w:val="goog_rdk_5355"/>
                  </w:sdtPr>
                  <w:sdtContent>
                    <w:del w:author="Animefor Me" w:id="15" w:date="2026-09-29T09:36:34Z"/>
                  </w:sdtContent>
                </w:sdt>
              </w:ins>
              <w:sdt>
                <w:sdtPr>
                  <w:id w:val="623669209"/>
                  <w:tag w:val="goog_rdk_5356"/>
                </w:sdtPr>
                <w:sdtContent>
                  <w:ins w:author="loganayaki. R Loganayaki" w:id="158" w:date="2026-09-23T14:28:14Z">
                    <w:del w:author="Animefor Me" w:id="15" w:date="2026-09-29T09:36:34Z">
                      <w:r w:rsidDel="00000000" w:rsidR="00000000" w:rsidRPr="00000000">
                        <w:rPr>
                          <w:rtl w:val="0"/>
                          <w:rPrChange w:author="Animefor Me" w:id="18" w:date="2026-09-29T09:36:34Z">
                            <w:rPr>
                              <w:color w:val="000000"/>
                            </w:rPr>
                          </w:rPrChange>
                        </w:rPr>
                        <w:delText xml:space="preserve"> </w:delText>
                      </w:r>
                    </w:del>
                  </w:ins>
                </w:sdtContent>
              </w:sdt>
              <w:ins w:author="loganayaki. R Loganayaki" w:id="158" w:date="2026-09-23T14:28:14Z">
                <w:del w:author="Animefor Me" w:id="15" w:date="2026-09-29T09:36:34Z"/>
              </w:ins>
            </w:sdtContent>
          </w:sdt>
          <w:sdt>
            <w:sdtPr>
              <w:id w:val="-1814654776"/>
              <w:tag w:val="goog_rdk_5357"/>
            </w:sdtPr>
            <w:sdtContent>
              <w:del w:author="Animefor Me" w:id="15" w:date="2026-09-29T09:36:34Z"/>
              <w:sdt>
                <w:sdtPr>
                  <w:id w:val="-1795121138"/>
                  <w:tag w:val="goog_rdk_535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39827941"/>
        <w:tag w:val="goog_rdk_5362"/>
      </w:sdtPr>
      <w:sdtContent>
        <w:p w:rsidR="00000000" w:rsidDel="00000000" w:rsidP="00000000" w:rsidRDefault="00000000" w:rsidRPr="00000000" w14:paraId="000004AF">
          <w:pPr>
            <w:spacing w:after="280" w:before="280" w:line="240" w:lineRule="auto"/>
            <w:ind w:left="1440" w:firstLine="0"/>
            <w:rPr>
              <w:del w:author="Animefor Me" w:id="15" w:date="2026-09-29T09:36:34Z"/>
              <w:rPrChange w:author="Animefor Me" w:id="18" w:date="2026-09-29T09:36:34Z">
                <w:rPr>
                  <w:color w:val="000000"/>
                </w:rPr>
              </w:rPrChange>
            </w:rPr>
          </w:pPr>
          <w:sdt>
            <w:sdtPr>
              <w:id w:val="2137615709"/>
              <w:tag w:val="goog_rdk_5360"/>
            </w:sdtPr>
            <w:sdtContent>
              <w:del w:author="Animefor Me" w:id="15" w:date="2026-09-29T09:36:34Z"/>
              <w:sdt>
                <w:sdtPr>
                  <w:id w:val="-187561479"/>
                  <w:tag w:val="goog_rdk_536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119587724"/>
        <w:tag w:val="goog_rdk_5365"/>
      </w:sdtPr>
      <w:sdtContent>
        <w:p w:rsidR="00000000" w:rsidDel="00000000" w:rsidP="00000000" w:rsidRDefault="00000000" w:rsidRPr="00000000" w14:paraId="000004B0">
          <w:pPr>
            <w:spacing w:after="280" w:before="280" w:line="240" w:lineRule="auto"/>
            <w:ind w:left="1440" w:firstLine="0"/>
            <w:rPr>
              <w:del w:author="Animefor Me" w:id="15" w:date="2026-09-29T09:36:34Z"/>
              <w:rPrChange w:author="Animefor Me" w:id="18" w:date="2026-09-29T09:36:34Z">
                <w:rPr>
                  <w:color w:val="000000"/>
                </w:rPr>
              </w:rPrChange>
            </w:rPr>
          </w:pPr>
          <w:sdt>
            <w:sdtPr>
              <w:id w:val="317013159"/>
              <w:tag w:val="goog_rdk_5363"/>
            </w:sdtPr>
            <w:sdtContent>
              <w:del w:author="Animefor Me" w:id="15" w:date="2026-09-29T09:36:34Z"/>
              <w:sdt>
                <w:sdtPr>
                  <w:id w:val="-2013427038"/>
                  <w:tag w:val="goog_rdk_536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3466559"/>
        <w:tag w:val="goog_rdk_5368"/>
      </w:sdtPr>
      <w:sdtContent>
        <w:p w:rsidR="00000000" w:rsidDel="00000000" w:rsidP="00000000" w:rsidRDefault="00000000" w:rsidRPr="00000000" w14:paraId="000004B1">
          <w:pPr>
            <w:spacing w:after="280" w:before="280" w:line="240" w:lineRule="auto"/>
            <w:ind w:left="1440" w:firstLine="0"/>
            <w:rPr>
              <w:del w:author="Animefor Me" w:id="15" w:date="2026-09-29T09:36:34Z"/>
              <w:rPrChange w:author="Animefor Me" w:id="18" w:date="2026-09-29T09:36:34Z">
                <w:rPr>
                  <w:color w:val="000000"/>
                </w:rPr>
              </w:rPrChange>
            </w:rPr>
          </w:pPr>
          <w:sdt>
            <w:sdtPr>
              <w:id w:val="1593484708"/>
              <w:tag w:val="goog_rdk_5366"/>
            </w:sdtPr>
            <w:sdtContent>
              <w:del w:author="Animefor Me" w:id="15" w:date="2026-09-29T09:36:34Z"/>
              <w:sdt>
                <w:sdtPr>
                  <w:id w:val="1939004853"/>
                  <w:tag w:val="goog_rdk_536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62792485"/>
        <w:tag w:val="goog_rdk_5371"/>
      </w:sdtPr>
      <w:sdtContent>
        <w:p w:rsidR="00000000" w:rsidDel="00000000" w:rsidP="00000000" w:rsidRDefault="00000000" w:rsidRPr="00000000" w14:paraId="000004B2">
          <w:pPr>
            <w:spacing w:after="280" w:before="280" w:line="240" w:lineRule="auto"/>
            <w:ind w:left="1440" w:firstLine="0"/>
            <w:rPr>
              <w:del w:author="Animefor Me" w:id="15" w:date="2026-09-29T09:36:34Z"/>
              <w:rPrChange w:author="Animefor Me" w:id="18" w:date="2026-09-29T09:36:34Z">
                <w:rPr>
                  <w:color w:val="000000"/>
                </w:rPr>
              </w:rPrChange>
            </w:rPr>
          </w:pPr>
          <w:sdt>
            <w:sdtPr>
              <w:id w:val="-149625925"/>
              <w:tag w:val="goog_rdk_5369"/>
            </w:sdtPr>
            <w:sdtContent>
              <w:del w:author="Animefor Me" w:id="15" w:date="2026-09-29T09:36:34Z"/>
              <w:sdt>
                <w:sdtPr>
                  <w:id w:val="-327098498"/>
                  <w:tag w:val="goog_rdk_537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73109857"/>
        <w:tag w:val="goog_rdk_5374"/>
      </w:sdtPr>
      <w:sdtContent>
        <w:p w:rsidR="00000000" w:rsidDel="00000000" w:rsidP="00000000" w:rsidRDefault="00000000" w:rsidRPr="00000000" w14:paraId="000004B3">
          <w:pPr>
            <w:spacing w:after="280" w:before="280" w:line="240" w:lineRule="auto"/>
            <w:ind w:left="1440" w:firstLine="0"/>
            <w:rPr>
              <w:del w:author="Animefor Me" w:id="15" w:date="2026-09-29T09:36:34Z"/>
              <w:rPrChange w:author="Animefor Me" w:id="18" w:date="2026-09-29T09:36:34Z">
                <w:rPr>
                  <w:color w:val="000000"/>
                </w:rPr>
              </w:rPrChange>
            </w:rPr>
          </w:pPr>
          <w:sdt>
            <w:sdtPr>
              <w:id w:val="-1242077431"/>
              <w:tag w:val="goog_rdk_5372"/>
            </w:sdtPr>
            <w:sdtContent>
              <w:del w:author="Animefor Me" w:id="15" w:date="2026-09-29T09:36:34Z"/>
              <w:sdt>
                <w:sdtPr>
                  <w:id w:val="1953272110"/>
                  <w:tag w:val="goog_rdk_537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2740508"/>
        <w:tag w:val="goog_rdk_5377"/>
      </w:sdtPr>
      <w:sdtContent>
        <w:p w:rsidR="00000000" w:rsidDel="00000000" w:rsidP="00000000" w:rsidRDefault="00000000" w:rsidRPr="00000000" w14:paraId="000004B4">
          <w:pPr>
            <w:spacing w:after="280" w:before="280" w:line="240" w:lineRule="auto"/>
            <w:ind w:left="1440" w:firstLine="0"/>
            <w:rPr>
              <w:del w:author="Animefor Me" w:id="15" w:date="2026-09-29T09:36:34Z"/>
              <w:rPrChange w:author="Animefor Me" w:id="18" w:date="2026-09-29T09:36:34Z">
                <w:rPr>
                  <w:color w:val="000000"/>
                </w:rPr>
              </w:rPrChange>
            </w:rPr>
          </w:pPr>
          <w:sdt>
            <w:sdtPr>
              <w:id w:val="1677771426"/>
              <w:tag w:val="goog_rdk_5375"/>
            </w:sdtPr>
            <w:sdtContent>
              <w:del w:author="Animefor Me" w:id="15" w:date="2026-09-29T09:36:34Z"/>
              <w:sdt>
                <w:sdtPr>
                  <w:id w:val="410380764"/>
                  <w:tag w:val="goog_rdk_537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56318061"/>
        <w:tag w:val="goog_rdk_5380"/>
      </w:sdtPr>
      <w:sdtContent>
        <w:p w:rsidR="00000000" w:rsidDel="00000000" w:rsidP="00000000" w:rsidRDefault="00000000" w:rsidRPr="00000000" w14:paraId="000004B5">
          <w:pPr>
            <w:spacing w:after="280" w:before="280" w:line="240" w:lineRule="auto"/>
            <w:ind w:left="1440" w:firstLine="0"/>
            <w:rPr>
              <w:del w:author="Animefor Me" w:id="15" w:date="2026-09-29T09:36:34Z"/>
              <w:rPrChange w:author="Animefor Me" w:id="18" w:date="2026-09-29T09:36:34Z">
                <w:rPr>
                  <w:color w:val="000000"/>
                </w:rPr>
              </w:rPrChange>
            </w:rPr>
          </w:pPr>
          <w:sdt>
            <w:sdtPr>
              <w:id w:val="-1335039587"/>
              <w:tag w:val="goog_rdk_5378"/>
            </w:sdtPr>
            <w:sdtContent>
              <w:del w:author="Animefor Me" w:id="15" w:date="2026-09-29T09:36:34Z"/>
              <w:sdt>
                <w:sdtPr>
                  <w:id w:val="-1277920534"/>
                  <w:tag w:val="goog_rdk_537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80752618"/>
        <w:tag w:val="goog_rdk_5383"/>
      </w:sdtPr>
      <w:sdtContent>
        <w:p w:rsidR="00000000" w:rsidDel="00000000" w:rsidP="00000000" w:rsidRDefault="00000000" w:rsidRPr="00000000" w14:paraId="000004B6">
          <w:pPr>
            <w:spacing w:after="280" w:before="280" w:line="240" w:lineRule="auto"/>
            <w:ind w:left="1440" w:firstLine="0"/>
            <w:rPr>
              <w:del w:author="Animefor Me" w:id="15" w:date="2026-09-29T09:36:34Z"/>
              <w:rPrChange w:author="Animefor Me" w:id="18" w:date="2026-09-29T09:36:34Z">
                <w:rPr>
                  <w:color w:val="000000"/>
                </w:rPr>
              </w:rPrChange>
            </w:rPr>
          </w:pPr>
          <w:sdt>
            <w:sdtPr>
              <w:id w:val="3194746"/>
              <w:tag w:val="goog_rdk_5381"/>
            </w:sdtPr>
            <w:sdtContent>
              <w:del w:author="Animefor Me" w:id="15" w:date="2026-09-29T09:36:34Z"/>
              <w:sdt>
                <w:sdtPr>
                  <w:id w:val="-881467228"/>
                  <w:tag w:val="goog_rdk_538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679590134"/>
        <w:tag w:val="goog_rdk_5386"/>
      </w:sdtPr>
      <w:sdtContent>
        <w:p w:rsidR="00000000" w:rsidDel="00000000" w:rsidP="00000000" w:rsidRDefault="00000000" w:rsidRPr="00000000" w14:paraId="000004B7">
          <w:pPr>
            <w:spacing w:after="280" w:before="280" w:line="240" w:lineRule="auto"/>
            <w:ind w:left="1440" w:firstLine="0"/>
            <w:rPr>
              <w:del w:author="Animefor Me" w:id="15" w:date="2026-09-29T09:36:34Z"/>
              <w:rPrChange w:author="Animefor Me" w:id="18" w:date="2026-09-29T09:36:34Z">
                <w:rPr>
                  <w:color w:val="000000"/>
                </w:rPr>
              </w:rPrChange>
            </w:rPr>
          </w:pPr>
          <w:sdt>
            <w:sdtPr>
              <w:id w:val="-1907821218"/>
              <w:tag w:val="goog_rdk_5384"/>
            </w:sdtPr>
            <w:sdtContent>
              <w:del w:author="Animefor Me" w:id="15" w:date="2026-09-29T09:36:34Z"/>
              <w:sdt>
                <w:sdtPr>
                  <w:id w:val="1393034723"/>
                  <w:tag w:val="goog_rdk_538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77648446"/>
        <w:tag w:val="goog_rdk_5389"/>
      </w:sdtPr>
      <w:sdtContent>
        <w:p w:rsidR="00000000" w:rsidDel="00000000" w:rsidP="00000000" w:rsidRDefault="00000000" w:rsidRPr="00000000" w14:paraId="000004B8">
          <w:pPr>
            <w:spacing w:after="280" w:before="280" w:line="240" w:lineRule="auto"/>
            <w:ind w:left="1440" w:firstLine="0"/>
            <w:rPr>
              <w:del w:author="Animefor Me" w:id="15" w:date="2026-09-29T09:36:34Z"/>
              <w:rPrChange w:author="Animefor Me" w:id="18" w:date="2026-09-29T09:36:34Z">
                <w:rPr>
                  <w:color w:val="000000"/>
                </w:rPr>
              </w:rPrChange>
            </w:rPr>
          </w:pPr>
          <w:sdt>
            <w:sdtPr>
              <w:id w:val="982923636"/>
              <w:tag w:val="goog_rdk_5387"/>
            </w:sdtPr>
            <w:sdtContent>
              <w:del w:author="Animefor Me" w:id="15" w:date="2026-09-29T09:36:34Z"/>
              <w:sdt>
                <w:sdtPr>
                  <w:id w:val="-1894173229"/>
                  <w:tag w:val="goog_rdk_538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13510236"/>
        <w:tag w:val="goog_rdk_5392"/>
      </w:sdtPr>
      <w:sdtContent>
        <w:p w:rsidR="00000000" w:rsidDel="00000000" w:rsidP="00000000" w:rsidRDefault="00000000" w:rsidRPr="00000000" w14:paraId="000004B9">
          <w:pPr>
            <w:spacing w:after="280" w:before="280" w:line="240" w:lineRule="auto"/>
            <w:ind w:left="1440" w:firstLine="0"/>
            <w:rPr>
              <w:del w:author="Animefor Me" w:id="15" w:date="2026-09-29T09:36:34Z"/>
              <w:rPrChange w:author="Animefor Me" w:id="18" w:date="2026-09-29T09:36:34Z">
                <w:rPr>
                  <w:color w:val="000000"/>
                </w:rPr>
              </w:rPrChange>
            </w:rPr>
          </w:pPr>
          <w:sdt>
            <w:sdtPr>
              <w:id w:val="765506750"/>
              <w:tag w:val="goog_rdk_5390"/>
            </w:sdtPr>
            <w:sdtContent>
              <w:del w:author="Animefor Me" w:id="15" w:date="2026-09-29T09:36:34Z"/>
              <w:sdt>
                <w:sdtPr>
                  <w:id w:val="1396178784"/>
                  <w:tag w:val="goog_rdk_539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6699342"/>
        <w:tag w:val="goog_rdk_5395"/>
      </w:sdtPr>
      <w:sdtContent>
        <w:p w:rsidR="00000000" w:rsidDel="00000000" w:rsidP="00000000" w:rsidRDefault="00000000" w:rsidRPr="00000000" w14:paraId="000004BA">
          <w:pPr>
            <w:spacing w:after="280" w:before="280" w:line="240" w:lineRule="auto"/>
            <w:ind w:left="1440" w:firstLine="0"/>
            <w:rPr>
              <w:del w:author="Animefor Me" w:id="15" w:date="2026-09-29T09:36:34Z"/>
              <w:rPrChange w:author="Animefor Me" w:id="18" w:date="2026-09-29T09:36:34Z">
                <w:rPr>
                  <w:color w:val="000000"/>
                </w:rPr>
              </w:rPrChange>
            </w:rPr>
          </w:pPr>
          <w:sdt>
            <w:sdtPr>
              <w:id w:val="685562141"/>
              <w:tag w:val="goog_rdk_5393"/>
            </w:sdtPr>
            <w:sdtContent>
              <w:del w:author="Animefor Me" w:id="15" w:date="2026-09-29T09:36:34Z"/>
              <w:sdt>
                <w:sdtPr>
                  <w:id w:val="238872205"/>
                  <w:tag w:val="goog_rdk_539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73969973"/>
        <w:tag w:val="goog_rdk_5398"/>
      </w:sdtPr>
      <w:sdtContent>
        <w:p w:rsidR="00000000" w:rsidDel="00000000" w:rsidP="00000000" w:rsidRDefault="00000000" w:rsidRPr="00000000" w14:paraId="000004BB">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96378174"/>
              <w:tag w:val="goog_rdk_5396"/>
            </w:sdtPr>
            <w:sdtContent>
              <w:del w:author="Animefor Me" w:id="15" w:date="2026-09-29T09:36:34Z"/>
              <w:sdt>
                <w:sdtPr>
                  <w:id w:val="1915218005"/>
                  <w:tag w:val="goog_rdk_5397"/>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Project Workflow</w:delText>
                    </w:r>
                  </w:del>
                </w:sdtContent>
              </w:sdt>
              <w:del w:author="Animefor Me" w:id="15" w:date="2026-09-29T09:36:34Z"/>
            </w:sdtContent>
          </w:sdt>
        </w:p>
      </w:sdtContent>
    </w:sdt>
    <w:sdt>
      <w:sdtPr>
        <w:id w:val="-1781417452"/>
        <w:tag w:val="goog_rdk_5402"/>
      </w:sdtPr>
      <w:sdtContent>
        <w:p w:rsidR="00000000" w:rsidDel="00000000" w:rsidP="00000000" w:rsidRDefault="00000000" w:rsidRPr="00000000" w14:paraId="000004BC">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611360766"/>
              <w:tag w:val="goog_rdk_5399"/>
            </w:sdtPr>
            <w:sdtContent>
              <w:del w:author="Animefor Me" w:id="15" w:date="2026-09-29T09:36:34Z"/>
              <w:sdt>
                <w:sdtPr>
                  <w:id w:val="138136538"/>
                  <w:tag w:val="goog_rdk_5400"/>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MILESTONE 1: Model Selection and Architecture</w:delText>
                    </w:r>
                  </w:del>
                </w:sdtContent>
              </w:sdt>
              <w:del w:author="Animefor Me" w:id="15" w:date="2026-09-29T09:36:34Z">
                <w:sdt>
                  <w:sdtPr>
                    <w:id w:val="-1805870530"/>
                    <w:tag w:val="goog_rdk_5401"/>
                  </w:sdtPr>
                  <w:sdtContent>
                    <w:r w:rsidDel="00000000" w:rsidR="00000000" w:rsidRPr="00000000">
                      <w:rPr>
                        <w:rtl w:val="0"/>
                      </w:rPr>
                    </w:r>
                  </w:sdtContent>
                </w:sdt>
              </w:del>
            </w:sdtContent>
          </w:sdt>
        </w:p>
      </w:sdtContent>
    </w:sdt>
    <w:sdt>
      <w:sdtPr>
        <w:id w:val="-988026671"/>
        <w:tag w:val="goog_rdk_5406"/>
      </w:sdtPr>
      <w:sdtContent>
        <w:p w:rsidR="00000000" w:rsidDel="00000000" w:rsidP="00000000" w:rsidRDefault="00000000" w:rsidRPr="00000000" w14:paraId="000004BD">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1388231381"/>
              <w:tag w:val="goog_rdk_5403"/>
            </w:sdtPr>
            <w:sdtContent>
              <w:del w:author="Animefor Me" w:id="15" w:date="2026-09-29T09:36:34Z"/>
              <w:sdt>
                <w:sdtPr>
                  <w:id w:val="334713109"/>
                  <w:tag w:val="goog_rdk_540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1.1</w:delText>
                    </w:r>
                  </w:del>
                </w:sdtContent>
              </w:sdt>
              <w:del w:author="Animefor Me" w:id="15" w:date="2026-09-29T09:36:34Z">
                <w:sdt>
                  <w:sdtPr>
                    <w:id w:val="-549445134"/>
                    <w:tag w:val="goog_rdk_5405"/>
                  </w:sdtPr>
                  <w:sdtContent>
                    <w:r w:rsidDel="00000000" w:rsidR="00000000" w:rsidRPr="00000000">
                      <w:rPr>
                        <w:rtl w:val="0"/>
                        <w:rPrChange w:author="Animefor Me" w:id="18" w:date="2026-09-29T09:36:34Z">
                          <w:rPr>
                            <w:rFonts w:ascii="Cambria" w:cs="Cambria" w:eastAsia="Cambria" w:hAnsi="Cambria"/>
                            <w:color w:val="000000"/>
                          </w:rPr>
                        </w:rPrChange>
                      </w:rPr>
                      <w:delText xml:space="preserve">: Select AI Models</w:delText>
                    </w:r>
                  </w:sdtContent>
                </w:sdt>
              </w:del>
            </w:sdtContent>
          </w:sdt>
        </w:p>
      </w:sdtContent>
    </w:sdt>
    <w:sdt>
      <w:sdtPr>
        <w:id w:val="1054322455"/>
        <w:tag w:val="goog_rdk_5410"/>
      </w:sdtPr>
      <w:sdtContent>
        <w:p w:rsidR="00000000" w:rsidDel="00000000" w:rsidP="00000000" w:rsidRDefault="00000000" w:rsidRPr="00000000" w14:paraId="000004BE">
          <w:pPr>
            <w:numPr>
              <w:ilvl w:val="0"/>
              <w:numId w:val="16"/>
            </w:numPr>
            <w:spacing w:after="0" w:before="280" w:line="240" w:lineRule="auto"/>
            <w:ind w:left="720" w:hanging="360"/>
            <w:rPr>
              <w:del w:author="Animefor Me" w:id="15" w:date="2026-09-29T09:36:34Z"/>
              <w:rFonts w:ascii="Cambria" w:cs="Cambria" w:eastAsia="Cambria" w:hAnsi="Cambria"/>
              <w:color w:val="000000"/>
              <w:sz w:val="22"/>
              <w:szCs w:val="22"/>
            </w:rPr>
          </w:pPr>
          <w:sdt>
            <w:sdtPr>
              <w:id w:val="-1503041974"/>
              <w:tag w:val="goog_rdk_5407"/>
            </w:sdtPr>
            <w:sdtContent>
              <w:del w:author="Animefor Me" w:id="15" w:date="2026-09-29T09:36:34Z"/>
              <w:sdt>
                <w:sdtPr>
                  <w:id w:val="497346059"/>
                  <w:tag w:val="goog_rdk_5408"/>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Gemini 1.5 Pro (via API):</w:delText>
                    </w:r>
                  </w:del>
                </w:sdtContent>
              </w:sdt>
              <w:del w:author="Animefor Me" w:id="15" w:date="2026-09-29T09:36:34Z">
                <w:sdt>
                  <w:sdtPr>
                    <w:id w:val="1924106923"/>
                    <w:tag w:val="goog_rdk_5409"/>
                  </w:sdtPr>
                  <w:sdtContent>
                    <w:r w:rsidDel="00000000" w:rsidR="00000000" w:rsidRPr="00000000">
                      <w:rPr>
                        <w:rtl w:val="0"/>
                        <w:rPrChange w:author="Animefor Me" w:id="18" w:date="2026-09-29T09:36:34Z">
                          <w:rPr>
                            <w:rFonts w:ascii="Cambria" w:cs="Cambria" w:eastAsia="Cambria" w:hAnsi="Cambria"/>
                            <w:color w:val="000000"/>
                            <w:sz w:val="22"/>
                            <w:szCs w:val="22"/>
                          </w:rPr>
                        </w:rPrChange>
                      </w:rPr>
                      <w:br w:type="textWrapping"/>
                      <w:delText xml:space="preserve">Used for: Q&amp;A, summarization, quiz generation, learning paths</w:delText>
                      <w:br w:type="textWrapping"/>
                      <w:delText xml:space="preserve">Benefits: Advanced reasoning, structured outputs, and cloud inference</w:delText>
                    </w:r>
                  </w:sdtContent>
                </w:sdt>
              </w:del>
            </w:sdtContent>
          </w:sdt>
        </w:p>
      </w:sdtContent>
    </w:sdt>
    <w:sdt>
      <w:sdtPr>
        <w:id w:val="813668959"/>
        <w:tag w:val="goog_rdk_5414"/>
      </w:sdtPr>
      <w:sdtContent>
        <w:p w:rsidR="00000000" w:rsidDel="00000000" w:rsidP="00000000" w:rsidRDefault="00000000" w:rsidRPr="00000000" w14:paraId="000004BF">
          <w:pPr>
            <w:numPr>
              <w:ilvl w:val="0"/>
              <w:numId w:val="16"/>
            </w:numPr>
            <w:spacing w:after="280" w:before="0" w:line="240" w:lineRule="auto"/>
            <w:ind w:left="720" w:hanging="360"/>
            <w:rPr>
              <w:del w:author="Animefor Me" w:id="15" w:date="2026-09-29T09:36:34Z"/>
              <w:rFonts w:ascii="Cambria" w:cs="Cambria" w:eastAsia="Cambria" w:hAnsi="Cambria"/>
              <w:color w:val="000000"/>
              <w:sz w:val="22"/>
              <w:szCs w:val="22"/>
            </w:rPr>
          </w:pPr>
          <w:sdt>
            <w:sdtPr>
              <w:id w:val="581787740"/>
              <w:tag w:val="goog_rdk_5411"/>
            </w:sdtPr>
            <w:sdtContent>
              <w:del w:author="Animefor Me" w:id="15" w:date="2026-09-29T09:36:34Z"/>
              <w:sdt>
                <w:sdtPr>
                  <w:id w:val="275220883"/>
                  <w:tag w:val="goog_rdk_541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LaMini-Flan-T5-783M (local):</w:delText>
                    </w:r>
                  </w:del>
                </w:sdtContent>
              </w:sdt>
              <w:del w:author="Animefor Me" w:id="15" w:date="2026-09-29T09:36:34Z">
                <w:sdt>
                  <w:sdtPr>
                    <w:id w:val="800046289"/>
                    <w:tag w:val="goog_rdk_5413"/>
                  </w:sdtPr>
                  <w:sdtContent>
                    <w:r w:rsidDel="00000000" w:rsidR="00000000" w:rsidRPr="00000000">
                      <w:rPr>
                        <w:rtl w:val="0"/>
                        <w:rPrChange w:author="Animefor Me" w:id="18" w:date="2026-09-29T09:36:34Z">
                          <w:rPr>
                            <w:rFonts w:ascii="Cambria" w:cs="Cambria" w:eastAsia="Cambria" w:hAnsi="Cambria"/>
                            <w:color w:val="000000"/>
                            <w:sz w:val="22"/>
                            <w:szCs w:val="22"/>
                          </w:rPr>
                        </w:rPrChange>
                      </w:rPr>
                      <w:br w:type="textWrapping"/>
                      <w:delText xml:space="preserve">Used for: Concept explanation</w:delText>
                      <w:br w:type="textWrapping"/>
                      <w:delText xml:space="preserve">Benefits: Instruction-tuned, lightweight, CPU-compatible</w:delText>
                    </w:r>
                  </w:sdtContent>
                </w:sdt>
              </w:del>
            </w:sdtContent>
          </w:sdt>
        </w:p>
      </w:sdtContent>
    </w:sdt>
    <w:sdt>
      <w:sdtPr>
        <w:id w:val="-754977794"/>
        <w:tag w:val="goog_rdk_5417"/>
      </w:sdtPr>
      <w:sdtContent>
        <w:p w:rsidR="00000000" w:rsidDel="00000000" w:rsidP="00000000" w:rsidRDefault="00000000" w:rsidRPr="00000000" w14:paraId="000004C0">
          <w:pPr>
            <w:tabs>
              <w:tab w:val="left" w:leader="none" w:pos="3940"/>
            </w:tabs>
            <w:rPr>
              <w:del w:author="Animefor Me" w:id="15" w:date="2026-09-29T09:36:34Z"/>
              <w:rPrChange w:author="Animefor Me" w:id="18" w:date="2026-09-29T09:36:34Z">
                <w:rPr>
                  <w:rFonts w:ascii="Cambria" w:cs="Cambria" w:eastAsia="Cambria" w:hAnsi="Cambria"/>
                  <w:sz w:val="22"/>
                  <w:szCs w:val="22"/>
                </w:rPr>
              </w:rPrChange>
            </w:rPr>
          </w:pPr>
          <w:sdt>
            <w:sdtPr>
              <w:id w:val="-1913929156"/>
              <w:tag w:val="goog_rdk_5415"/>
            </w:sdtPr>
            <w:sdtContent>
              <w:del w:author="Animefor Me" w:id="15" w:date="2026-09-29T09:36:34Z"/>
              <w:sdt>
                <w:sdtPr>
                  <w:id w:val="-1284220267"/>
                  <w:tag w:val="goog_rdk_5416"/>
                </w:sdtPr>
                <w:sdtContent>
                  <w:del w:author="Animefor Me" w:id="15" w:date="2026-09-29T09:36:34Z">
                    <w:r w:rsidDel="00000000" w:rsidR="00000000" w:rsidRPr="00000000">
                      <w:rPr>
                        <w:rtl w:val="0"/>
                        <w:rPrChange w:author="Animefor Me" w:id="18" w:date="2026-09-29T09:36:34Z">
                          <w:rPr>
                            <w:rFonts w:ascii="Cambria" w:cs="Cambria" w:eastAsia="Cambria" w:hAnsi="Cambria"/>
                            <w:sz w:val="22"/>
                            <w:szCs w:val="22"/>
                          </w:rPr>
                        </w:rPrChange>
                      </w:rPr>
                      <w:delText xml:space="preserve">Folder Architecture:</w:delText>
                    </w:r>
                  </w:del>
                </w:sdtContent>
              </w:sdt>
              <w:del w:author="Animefor Me" w:id="15" w:date="2026-09-29T09:36:34Z"/>
            </w:sdtContent>
          </w:sdt>
        </w:p>
      </w:sdtContent>
    </w:sdt>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sdt>
        <w:sdtPr>
          <w:id w:val="-1834104759"/>
          <w:tag w:val="goog_rdk_5418"/>
        </w:sdtPr>
        <w:sdtContent>
          <w:tr>
            <w:trPr>
              <w:cantSplit w:val="0"/>
              <w:tblHeader w:val="0"/>
              <w:del w:author="Animefor Me" w:id="15" w:date="2026-09-29T09:36:34Z"/>
            </w:trPr>
            <w:tc>
              <w:tcPr/>
              <w:sdt>
                <w:sdtPr>
                  <w:id w:val="1443012923"/>
                  <w:tag w:val="goog_rdk_5421"/>
                </w:sdtPr>
                <w:sdtContent>
                  <w:p w:rsidR="00000000" w:rsidDel="00000000" w:rsidP="00000000" w:rsidRDefault="00000000" w:rsidRPr="00000000" w14:paraId="000004C1">
                    <w:pPr>
                      <w:tabs>
                        <w:tab w:val="left" w:leader="none" w:pos="3940"/>
                      </w:tabs>
                      <w:rPr>
                        <w:del w:author="Animefor Me" w:id="15" w:date="2026-09-29T09:36:34Z"/>
                        <w:rPrChange w:author="Animefor Me" w:id="18" w:date="2026-09-29T09:36:34Z">
                          <w:rPr>
                            <w:rFonts w:ascii="Cambria" w:cs="Cambria" w:eastAsia="Cambria" w:hAnsi="Cambria"/>
                            <w:sz w:val="22"/>
                            <w:szCs w:val="22"/>
                          </w:rPr>
                        </w:rPrChange>
                      </w:rPr>
                    </w:pPr>
                    <w:sdt>
                      <w:sdtPr>
                        <w:id w:val="-89419211"/>
                        <w:tag w:val="goog_rdk_5419"/>
                      </w:sdtPr>
                      <w:sdtContent>
                        <w:del w:author="Animefor Me" w:id="15" w:date="2026-09-29T09:36:34Z"/>
                        <w:sdt>
                          <w:sdtPr>
                            <w:id w:val="1218610265"/>
                            <w:tag w:val="goog_rdk_5420"/>
                          </w:sdtPr>
                          <w:sdtContent>
                            <w:del w:author="Animefor Me" w:id="15" w:date="2026-09-29T09:36:34Z">
                              <w:r w:rsidDel="00000000" w:rsidR="00000000" w:rsidRPr="00000000">
                                <w:rPr>
                                  <w:rtl w:val="0"/>
                                  <w:rPrChange w:author="Animefor Me" w:id="18" w:date="2026-09-29T09:36:34Z">
                                    <w:rPr>
                                      <w:rFonts w:ascii="Cambria" w:cs="Cambria" w:eastAsia="Cambria" w:hAnsi="Cambria"/>
                                      <w:sz w:val="22"/>
                                      <w:szCs w:val="22"/>
                                    </w:rPr>
                                  </w:rPrChange>
                                </w:rPr>
                                <w:delText xml:space="preserve">EduGenie/</w:delText>
                              </w:r>
                            </w:del>
                          </w:sdtContent>
                        </w:sdt>
                        <w:del w:author="Animefor Me" w:id="15" w:date="2026-09-29T09:36:34Z"/>
                      </w:sdtContent>
                    </w:sdt>
                  </w:p>
                </w:sdtContent>
              </w:sdt>
            </w:tc>
          </w:tr>
        </w:sdtContent>
      </w:sdt>
      <w:sdt>
        <w:sdtPr>
          <w:id w:val="-1104893711"/>
          <w:tag w:val="goog_rdk_5422"/>
        </w:sdtPr>
        <w:sdtContent>
          <w:tr>
            <w:trPr>
              <w:cantSplit w:val="0"/>
              <w:tblHeader w:val="0"/>
              <w:del w:author="Animefor Me" w:id="15" w:date="2026-09-29T09:36:34Z"/>
            </w:trPr>
            <w:tc>
              <w:tcPr/>
              <w:sdt>
                <w:sdtPr>
                  <w:id w:val="96457803"/>
                  <w:tag w:val="goog_rdk_5425"/>
                </w:sdtPr>
                <w:sdtContent>
                  <w:p w:rsidR="00000000" w:rsidDel="00000000" w:rsidP="00000000" w:rsidRDefault="00000000" w:rsidRPr="00000000" w14:paraId="000004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31456193"/>
                        <w:tag w:val="goog_rdk_5423"/>
                      </w:sdtPr>
                      <w:sdtContent>
                        <w:del w:author="Animefor Me" w:id="15" w:date="2026-09-29T09:36:34Z"/>
                        <w:sdt>
                          <w:sdtPr>
                            <w:id w:val="-746218316"/>
                            <w:tag w:val="goog_rdk_542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main.py                  # FastAPI app</w:delText>
                              </w:r>
                            </w:del>
                          </w:sdtContent>
                        </w:sdt>
                        <w:del w:author="Animefor Me" w:id="15" w:date="2026-09-29T09:36:34Z"/>
                      </w:sdtContent>
                    </w:sdt>
                  </w:p>
                </w:sdtContent>
              </w:sdt>
            </w:tc>
          </w:tr>
        </w:sdtContent>
      </w:sdt>
      <w:sdt>
        <w:sdtPr>
          <w:id w:val="570550655"/>
          <w:tag w:val="goog_rdk_5426"/>
        </w:sdtPr>
        <w:sdtContent>
          <w:tr>
            <w:trPr>
              <w:cantSplit w:val="0"/>
              <w:tblHeader w:val="0"/>
              <w:del w:author="Animefor Me" w:id="15" w:date="2026-09-29T09:36:34Z"/>
            </w:trPr>
            <w:tc>
              <w:tcPr/>
              <w:sdt>
                <w:sdtPr>
                  <w:id w:val="1801344587"/>
                  <w:tag w:val="goog_rdk_5429"/>
                </w:sdtPr>
                <w:sdtContent>
                  <w:p w:rsidR="00000000" w:rsidDel="00000000" w:rsidP="00000000" w:rsidRDefault="00000000" w:rsidRPr="00000000" w14:paraId="000004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360677793"/>
                        <w:tag w:val="goog_rdk_5427"/>
                      </w:sdtPr>
                      <w:sdtContent>
                        <w:del w:author="Animefor Me" w:id="15" w:date="2026-09-29T09:36:34Z"/>
                        <w:sdt>
                          <w:sdtPr>
                            <w:id w:val="1255973501"/>
                            <w:tag w:val="goog_rdk_542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explanation_module.py    # Concept explanation logic</w:delText>
                              </w:r>
                            </w:del>
                          </w:sdtContent>
                        </w:sdt>
                        <w:del w:author="Animefor Me" w:id="15" w:date="2026-09-29T09:36:34Z"/>
                      </w:sdtContent>
                    </w:sdt>
                  </w:p>
                </w:sdtContent>
              </w:sdt>
            </w:tc>
          </w:tr>
        </w:sdtContent>
      </w:sdt>
      <w:sdt>
        <w:sdtPr>
          <w:id w:val="831919127"/>
          <w:tag w:val="goog_rdk_5430"/>
        </w:sdtPr>
        <w:sdtContent>
          <w:tr>
            <w:trPr>
              <w:cantSplit w:val="0"/>
              <w:tblHeader w:val="0"/>
              <w:del w:author="Animefor Me" w:id="15" w:date="2026-09-29T09:36:34Z"/>
            </w:trPr>
            <w:tc>
              <w:tcPr/>
              <w:sdt>
                <w:sdtPr>
                  <w:id w:val="1414161126"/>
                  <w:tag w:val="goog_rdk_5433"/>
                </w:sdtPr>
                <w:sdtContent>
                  <w:p w:rsidR="00000000" w:rsidDel="00000000" w:rsidP="00000000" w:rsidRDefault="00000000" w:rsidRPr="00000000" w14:paraId="000004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374547701"/>
                        <w:tag w:val="goog_rdk_5431"/>
                      </w:sdtPr>
                      <w:sdtContent>
                        <w:del w:author="Animefor Me" w:id="15" w:date="2026-09-29T09:36:34Z"/>
                        <w:sdt>
                          <w:sdtPr>
                            <w:id w:val="1690921894"/>
                            <w:tag w:val="goog_rdk_543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qna.py                   # Question answering</w:delText>
                              </w:r>
                            </w:del>
                          </w:sdtContent>
                        </w:sdt>
                        <w:del w:author="Animefor Me" w:id="15" w:date="2026-09-29T09:36:34Z"/>
                      </w:sdtContent>
                    </w:sdt>
                  </w:p>
                </w:sdtContent>
              </w:sdt>
            </w:tc>
          </w:tr>
        </w:sdtContent>
      </w:sdt>
      <w:sdt>
        <w:sdtPr>
          <w:id w:val="-554778906"/>
          <w:tag w:val="goog_rdk_5434"/>
        </w:sdtPr>
        <w:sdtContent>
          <w:tr>
            <w:trPr>
              <w:cantSplit w:val="0"/>
              <w:tblHeader w:val="0"/>
              <w:del w:author="Animefor Me" w:id="15" w:date="2026-09-29T09:36:34Z"/>
            </w:trPr>
            <w:tc>
              <w:tcPr/>
              <w:sdt>
                <w:sdtPr>
                  <w:id w:val="-996778508"/>
                  <w:tag w:val="goog_rdk_5437"/>
                </w:sdtPr>
                <w:sdtContent>
                  <w:p w:rsidR="00000000" w:rsidDel="00000000" w:rsidP="00000000" w:rsidRDefault="00000000" w:rsidRPr="00000000" w14:paraId="000004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2876005"/>
                        <w:tag w:val="goog_rdk_5435"/>
                      </w:sdtPr>
                      <w:sdtContent>
                        <w:del w:author="Animefor Me" w:id="15" w:date="2026-09-29T09:36:34Z"/>
                        <w:sdt>
                          <w:sdtPr>
                            <w:id w:val="-2084347061"/>
                            <w:tag w:val="goog_rdk_543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quiz_module.py           # Quiz generation</w:delText>
                              </w:r>
                            </w:del>
                          </w:sdtContent>
                        </w:sdt>
                        <w:del w:author="Animefor Me" w:id="15" w:date="2026-09-29T09:36:34Z"/>
                      </w:sdtContent>
                    </w:sdt>
                  </w:p>
                </w:sdtContent>
              </w:sdt>
            </w:tc>
          </w:tr>
        </w:sdtContent>
      </w:sdt>
      <w:sdt>
        <w:sdtPr>
          <w:id w:val="-1399217114"/>
          <w:tag w:val="goog_rdk_5438"/>
        </w:sdtPr>
        <w:sdtContent>
          <w:tr>
            <w:trPr>
              <w:cantSplit w:val="0"/>
              <w:tblHeader w:val="0"/>
              <w:del w:author="Animefor Me" w:id="15" w:date="2026-09-29T09:36:34Z"/>
            </w:trPr>
            <w:tc>
              <w:tcPr/>
              <w:sdt>
                <w:sdtPr>
                  <w:id w:val="-1020592093"/>
                  <w:tag w:val="goog_rdk_5441"/>
                </w:sdtPr>
                <w:sdtContent>
                  <w:p w:rsidR="00000000" w:rsidDel="00000000" w:rsidP="00000000" w:rsidRDefault="00000000" w:rsidRPr="00000000" w14:paraId="000004C6">
                    <w:pPr>
                      <w:numPr>
                        <w:ilvl w:val="0"/>
                        <w:numId w:val="17"/>
                      </w:numPr>
                      <w:tabs>
                        <w:tab w:val="left" w:leader="none" w:pos="3940"/>
                      </w:tabs>
                      <w:ind w:left="720" w:hanging="360"/>
                      <w:rPr>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Devika G" w:id="159" w:date="2026-10-01T08:47:39Z">
                          <w:rPr>
                            <w:rFonts w:ascii="Cambria" w:cs="Cambria" w:eastAsia="Cambria" w:hAnsi="Cambria"/>
                            <w:b w:val="0"/>
                            <w:bCs w:val="0"/>
                            <w:i w:val="0"/>
                            <w:iCs w:val="0"/>
                            <w:smallCaps w:val="0"/>
                            <w:strike w:val="0"/>
                            <w:color w:val="000000"/>
                            <w:sz w:val="22"/>
                            <w:szCs w:val="22"/>
                            <w:u w:val="none"/>
                            <w:shd w:fill="auto" w:val="clear"/>
                            <w:vertAlign w:val="baseline"/>
                          </w:rPr>
                        </w:rPrChange>
                      </w:rPr>
                      <w:pPrChange w:author="Devika G" w:id="0" w:date="2026-10-01T08:47:39Z">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pPr>
                      </w:pPrChange>
                    </w:pPr>
                    <w:sdt>
                      <w:sdtPr>
                        <w:id w:val="938098168"/>
                        <w:tag w:val="goog_rdk_5439"/>
                      </w:sdtPr>
                      <w:sdtContent>
                        <w:del w:author="Animefor Me" w:id="15" w:date="2026-09-29T09:36:34Z"/>
                        <w:sdt>
                          <w:sdtPr>
                            <w:id w:val="-1167587227"/>
                            <w:tag w:val="goog_rdk_5440"/>
                          </w:sdtPr>
                          <w:sdtContent>
                            <w:del w:author="Animefor Me" w:id="15" w:date="2026-09-29T09:36:34Z">
                              <w:r w:rsidDel="00000000" w:rsidR="00000000" w:rsidRPr="00000000">
                                <w:rPr>
                                  <w:rtl w:val="0"/>
                                  <w:rPrChange w:author="Devika G" w:id="159" w:date="2026-10-01T08:47: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summary_module.py        # Summarization</w:delText>
                              </w:r>
                            </w:del>
                          </w:sdtContent>
                        </w:sdt>
                        <w:del w:author="Animefor Me" w:id="15" w:date="2026-09-29T09:36:34Z"/>
                      </w:sdtContent>
                    </w:sdt>
                  </w:p>
                </w:sdtContent>
              </w:sdt>
            </w:tc>
          </w:tr>
        </w:sdtContent>
      </w:sdt>
      <w:sdt>
        <w:sdtPr>
          <w:id w:val="1986881977"/>
          <w:tag w:val="goog_rdk_5442"/>
        </w:sdtPr>
        <w:sdtContent>
          <w:tr>
            <w:trPr>
              <w:cantSplit w:val="0"/>
              <w:tblHeader w:val="0"/>
              <w:del w:author="Animefor Me" w:id="15" w:date="2026-09-29T09:36:34Z"/>
            </w:trPr>
            <w:tc>
              <w:tcPr/>
              <w:sdt>
                <w:sdtPr>
                  <w:id w:val="-538640610"/>
                  <w:tag w:val="goog_rdk_5445"/>
                </w:sdtPr>
                <w:sdtContent>
                  <w:p w:rsidR="00000000" w:rsidDel="00000000" w:rsidP="00000000" w:rsidRDefault="00000000" w:rsidRPr="00000000" w14:paraId="000004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473502249"/>
                        <w:tag w:val="goog_rdk_5443"/>
                      </w:sdtPr>
                      <w:sdtContent>
                        <w:del w:author="Animefor Me" w:id="15" w:date="2026-09-29T09:36:34Z"/>
                        <w:sdt>
                          <w:sdtPr>
                            <w:id w:val="-964956254"/>
                            <w:tag w:val="goog_rdk_544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learning_path.py         # Learning recommendations</w:delText>
                              </w:r>
                            </w:del>
                          </w:sdtContent>
                        </w:sdt>
                        <w:del w:author="Animefor Me" w:id="15" w:date="2026-09-29T09:36:34Z"/>
                      </w:sdtContent>
                    </w:sdt>
                  </w:p>
                </w:sdtContent>
              </w:sdt>
            </w:tc>
          </w:tr>
        </w:sdtContent>
      </w:sdt>
      <w:sdt>
        <w:sdtPr>
          <w:id w:val="1401695496"/>
          <w:tag w:val="goog_rdk_5446"/>
        </w:sdtPr>
        <w:sdtContent>
          <w:tr>
            <w:trPr>
              <w:cantSplit w:val="0"/>
              <w:tblHeader w:val="0"/>
              <w:del w:author="Animefor Me" w:id="15" w:date="2026-09-29T09:36:34Z"/>
            </w:trPr>
            <w:tc>
              <w:tcPr/>
              <w:sdt>
                <w:sdtPr>
                  <w:id w:val="1460307192"/>
                  <w:tag w:val="goog_rdk_5449"/>
                </w:sdtPr>
                <w:sdtContent>
                  <w:p w:rsidR="00000000" w:rsidDel="00000000" w:rsidP="00000000" w:rsidRDefault="00000000" w:rsidRPr="00000000" w14:paraId="000004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352753276"/>
                        <w:tag w:val="goog_rdk_5447"/>
                      </w:sdtPr>
                      <w:sdtContent>
                        <w:del w:author="Animefor Me" w:id="15" w:date="2026-09-29T09:36:34Z"/>
                        <w:sdt>
                          <w:sdtPr>
                            <w:id w:val="2094589241"/>
                            <w:tag w:val="goog_rdk_544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templates/index.html     # HTML frontend</w:delText>
                              </w:r>
                            </w:del>
                          </w:sdtContent>
                        </w:sdt>
                        <w:del w:author="Animefor Me" w:id="15" w:date="2026-09-29T09:36:34Z"/>
                      </w:sdtContent>
                    </w:sdt>
                  </w:p>
                </w:sdtContent>
              </w:sdt>
            </w:tc>
          </w:tr>
        </w:sdtContent>
      </w:sdt>
      <w:sdt>
        <w:sdtPr>
          <w:id w:val="-732351827"/>
          <w:tag w:val="goog_rdk_5450"/>
        </w:sdtPr>
        <w:sdtContent>
          <w:tr>
            <w:trPr>
              <w:cantSplit w:val="0"/>
              <w:tblHeader w:val="0"/>
              <w:del w:author="Animefor Me" w:id="15" w:date="2026-09-29T09:36:34Z"/>
            </w:trPr>
            <w:tc>
              <w:tcPr/>
              <w:sdt>
                <w:sdtPr>
                  <w:id w:val="-466347975"/>
                  <w:tag w:val="goog_rdk_5453"/>
                </w:sdtPr>
                <w:sdtContent>
                  <w:p w:rsidR="00000000" w:rsidDel="00000000" w:rsidP="00000000" w:rsidRDefault="00000000" w:rsidRPr="00000000" w14:paraId="000004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694518028"/>
                        <w:tag w:val="goog_rdk_5451"/>
                      </w:sdtPr>
                      <w:sdtContent>
                        <w:del w:author="Animefor Me" w:id="15" w:date="2026-09-29T09:36:34Z"/>
                        <w:sdt>
                          <w:sdtPr>
                            <w:id w:val="1378027619"/>
                            <w:tag w:val="goog_rdk_545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static/style.css         # Styling</w:delText>
                              </w:r>
                            </w:del>
                          </w:sdtContent>
                        </w:sdt>
                        <w:del w:author="Animefor Me" w:id="15" w:date="2026-09-29T09:36:34Z"/>
                      </w:sdtContent>
                    </w:sdt>
                  </w:p>
                </w:sdtContent>
              </w:sdt>
            </w:tc>
          </w:tr>
        </w:sdtContent>
      </w:sdt>
      <w:sdt>
        <w:sdtPr>
          <w:id w:val="-649253411"/>
          <w:tag w:val="goog_rdk_5454"/>
        </w:sdtPr>
        <w:sdtContent>
          <w:tr>
            <w:trPr>
              <w:cantSplit w:val="0"/>
              <w:tblHeader w:val="0"/>
              <w:del w:author="Animefor Me" w:id="15" w:date="2026-09-29T09:36:34Z"/>
              <w:trPrChange w:author="Anonymous" w:id="160" w:date="2026-09-22T05:16:26Z">
                <w:trPr>
                  <w:cantSplit w:val="0"/>
                  <w:tblHeader w:val="0"/>
                </w:trPr>
              </w:trPrChange>
            </w:trPr>
            <w:tc>
              <w:tcPr>
                <w:tcPrChange w:author="Anonymous" w:id="160" w:date="2026-09-22T05:16:26Z">
                  <w:tcPr/>
                </w:tcPrChange>
              </w:tcPr>
              <w:sdt>
                <w:sdtPr>
                  <w:id w:val="1253167253"/>
                  <w:tag w:val="goog_rdk_5457"/>
                </w:sdtPr>
                <w:sdtContent>
                  <w:p w:rsidR="00000000" w:rsidDel="00000000" w:rsidP="00000000" w:rsidRDefault="00000000" w:rsidRPr="00000000" w14:paraId="000004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243009024"/>
                        <w:tag w:val="goog_rdk_5455"/>
                      </w:sdtPr>
                      <w:sdtContent>
                        <w:del w:author="Animefor Me" w:id="15" w:date="2026-09-29T09:36:34Z"/>
                        <w:sdt>
                          <w:sdtPr>
                            <w:id w:val="129499237"/>
                            <w:tag w:val="goog_rdk_545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requirements.txt         # Python dependencies</w:delText>
                              </w:r>
                            </w:del>
                          </w:sdtContent>
                        </w:sdt>
                        <w:del w:author="Animefor Me" w:id="15" w:date="2026-09-29T09:36:34Z"/>
                      </w:sdtContent>
                    </w:sdt>
                  </w:p>
                </w:sdtContent>
              </w:sdt>
            </w:tc>
          </w:tr>
        </w:sdtContent>
      </w:sdt>
    </w:tbl>
    <w:sdt>
      <w:sdtPr>
        <w:id w:val="-1289622130"/>
        <w:tag w:val="goog_rdk_5460"/>
      </w:sdtPr>
      <w:sdtContent>
        <w:p w:rsidR="00000000" w:rsidDel="00000000" w:rsidP="00000000" w:rsidRDefault="00000000" w:rsidRPr="00000000" w14:paraId="000004CB">
          <w:pPr>
            <w:tabs>
              <w:tab w:val="left" w:leader="none" w:pos="3940"/>
            </w:tabs>
            <w:rPr>
              <w:del w:author="Animefor Me" w:id="15" w:date="2026-09-29T09:36:34Z"/>
              <w:rPrChange w:author="Animefor Me" w:id="18" w:date="2026-09-29T09:36:34Z">
                <w:rPr>
                  <w:rFonts w:ascii="Cambria" w:cs="Cambria" w:eastAsia="Cambria" w:hAnsi="Cambria"/>
                  <w:sz w:val="22"/>
                  <w:szCs w:val="22"/>
                </w:rPr>
              </w:rPrChange>
            </w:rPr>
          </w:pPr>
          <w:sdt>
            <w:sdtPr>
              <w:id w:val="480007830"/>
              <w:tag w:val="goog_rdk_5458"/>
            </w:sdtPr>
            <w:sdtContent>
              <w:del w:author="Animefor Me" w:id="15" w:date="2026-09-29T09:36:34Z"/>
              <w:sdt>
                <w:sdtPr>
                  <w:id w:val="-613743975"/>
                  <w:tag w:val="goog_rdk_545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110858093"/>
        <w:tag w:val="goog_rdk_5463"/>
      </w:sdtPr>
      <w:sdtContent>
        <w:p w:rsidR="00000000" w:rsidDel="00000000" w:rsidP="00000000" w:rsidRDefault="00000000" w:rsidRPr="00000000" w14:paraId="000004CC">
          <w:pPr>
            <w:tabs>
              <w:tab w:val="left" w:leader="none" w:pos="3940"/>
            </w:tabs>
            <w:rPr>
              <w:del w:author="Animefor Me" w:id="15" w:date="2026-09-29T09:36:34Z"/>
              <w:rPrChange w:author="Animefor Me" w:id="18" w:date="2026-09-29T09:36:34Z">
                <w:rPr>
                  <w:rFonts w:ascii="Cambria" w:cs="Cambria" w:eastAsia="Cambria" w:hAnsi="Cambria"/>
                </w:rPr>
              </w:rPrChange>
            </w:rPr>
          </w:pPr>
          <w:sdt>
            <w:sdtPr>
              <w:id w:val="232714444"/>
              <w:tag w:val="goog_rdk_5461"/>
            </w:sdtPr>
            <w:sdtContent>
              <w:del w:author="Animefor Me" w:id="15" w:date="2026-09-29T09:36:34Z">
                <w:r w:rsidDel="00000000" w:rsidR="00000000" w:rsidRPr="00000000">
                  <w:rPr>
                    <w:rPrChange w:author="Animefor Me" w:id="18" w:date="2026-09-29T09:36:34Z">
                      <w:rPr>
                        <w:rFonts w:ascii="Cambria" w:cs="Cambria" w:eastAsia="Cambria" w:hAnsi="Cambria"/>
                      </w:rPr>
                    </w:rPrChange>
                  </w:rPr>
                  <w:drawing>
                    <wp:inline distB="0" distT="0" distL="0" distR="0">
                      <wp:extent cx="2286000" cy="3816626"/>
                      <wp:effectExtent b="0" l="0" r="0" t="0"/>
                      <wp:docPr id="2126916954" name="image36.png"/>
                      <a:graphic>
                        <a:graphicData uri="http://schemas.openxmlformats.org/drawingml/2006/picture">
                          <pic:pic>
                            <pic:nvPicPr>
                              <pic:cNvPr id="0" name="image36.png"/>
                              <pic:cNvPicPr preferRelativeResize="0"/>
                            </pic:nvPicPr>
                            <pic:blipFill>
                              <a:blip r:embed="rId26"/>
                              <a:srcRect b="27410" l="0" r="0" t="0"/>
                              <a:stretch>
                                <a:fillRect/>
                              </a:stretch>
                            </pic:blipFill>
                            <pic:spPr>
                              <a:xfrm>
                                <a:off x="0" y="0"/>
                                <a:ext cx="2286000" cy="3816626"/>
                              </a:xfrm>
                              <a:prstGeom prst="rect"/>
                              <a:ln/>
                            </pic:spPr>
                          </pic:pic>
                        </a:graphicData>
                      </a:graphic>
                    </wp:inline>
                  </w:drawing>
                </w:r>
              </w:del>
              <w:sdt>
                <w:sdtPr>
                  <w:id w:val="1010612923"/>
                  <w:tag w:val="goog_rdk_546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962048205"/>
        <w:tag w:val="goog_rdk_5467"/>
      </w:sdtPr>
      <w:sdtContent>
        <w:p w:rsidR="00000000" w:rsidDel="00000000" w:rsidP="00000000" w:rsidRDefault="00000000" w:rsidRPr="00000000" w14:paraId="000004CD">
          <w:pPr>
            <w:tabs>
              <w:tab w:val="left" w:leader="none" w:pos="3940"/>
            </w:tabs>
            <w:ind w:left="0" w:hanging="360"/>
            <w:rPr>
              <w:del w:author="Animefor Me" w:id="15" w:date="2026-09-29T09:36:34Z"/>
              <w:rPrChange w:author="Animefor Me" w:id="18" w:date="2026-09-29T09:36:34Z">
                <w:rPr>
                  <w:rFonts w:ascii="Cambria" w:cs="Cambria" w:eastAsia="Cambria" w:hAnsi="Cambria"/>
                  <w:b w:val="1"/>
                  <w:bCs w:val="1"/>
                  <w:sz w:val="22"/>
                  <w:szCs w:val="22"/>
                </w:rPr>
              </w:rPrChange>
            </w:rPr>
            <w:pPrChange w:author="Jeevitha" w:id="0" w:date="2026-09-30T05:27:54Z">
              <w:pPr>
                <w:tabs>
                  <w:tab w:val="left" w:leader="none" w:pos="3940"/>
                </w:tabs>
              </w:pPr>
            </w:pPrChange>
          </w:pPr>
          <w:sdt>
            <w:sdtPr>
              <w:id w:val="-492918220"/>
              <w:tag w:val="goog_rdk_5464"/>
            </w:sdtPr>
            <w:sdtContent>
              <w:del w:author="Animefor Me" w:id="15" w:date="2026-09-29T09:36:34Z"/>
              <w:sdt>
                <w:sdtPr>
                  <w:id w:val="1043847882"/>
                  <w:tag w:val="goog_rdk_5465"/>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sz w:val="22"/>
                            <w:szCs w:val="22"/>
                          </w:rPr>
                        </w:rPrChange>
                      </w:rPr>
                      <w:delText xml:space="preserve">FIG. Showing the Folder Architectur</w:delText>
                    </w:r>
                  </w:del>
                </w:sdtContent>
              </w:sdt>
              <w:del w:author="Animefor Me" w:id="15" w:date="2026-09-29T09:36:34Z">
                <w:sdt>
                  <w:sdtPr>
                    <w:id w:val="-1610922824"/>
                    <w:tag w:val="goog_rdk_5466"/>
                  </w:sdtPr>
                  <w:sdtContent>
                    <w:r w:rsidDel="00000000" w:rsidR="00000000" w:rsidRPr="00000000">
                      <w:rPr>
                        <w:rtl w:val="0"/>
                        <w:rPrChange w:author="Animefor Me" w:id="18" w:date="2026-09-29T09:36:34Z">
                          <w:rPr>
                            <w:rFonts w:ascii="Cambria" w:cs="Cambria" w:eastAsia="Cambria" w:hAnsi="Cambria"/>
                            <w:b w:val="1"/>
                            <w:bCs w:val="1"/>
                            <w:sz w:val="22"/>
                            <w:szCs w:val="22"/>
                          </w:rPr>
                        </w:rPrChange>
                      </w:rPr>
                      <w:delText xml:space="preserve">e</w:delText>
                    </w:r>
                  </w:sdtContent>
                </w:sdt>
              </w:del>
            </w:sdtContent>
          </w:sdt>
        </w:p>
      </w:sdtContent>
    </w:sdt>
    <w:sdt>
      <w:sdtPr>
        <w:id w:val="-1522344407"/>
        <w:tag w:val="goog_rdk_5470"/>
      </w:sdtPr>
      <w:sdtContent>
        <w:p w:rsidR="00000000" w:rsidDel="00000000" w:rsidP="00000000" w:rsidRDefault="00000000" w:rsidRPr="00000000" w14:paraId="000004CE">
          <w:pPr>
            <w:rPr>
              <w:del w:author="Animefor Me" w:id="15" w:date="2026-09-29T09:36:34Z"/>
              <w:rPrChange w:author="Animefor Me" w:id="18" w:date="2026-09-29T09:36:34Z">
                <w:rPr>
                  <w:rFonts w:ascii="Cambria" w:cs="Cambria" w:eastAsia="Cambria" w:hAnsi="Cambria"/>
                  <w:b w:val="1"/>
                  <w:bCs w:val="1"/>
                  <w:color w:val="000000"/>
                </w:rPr>
              </w:rPrChange>
            </w:rPr>
            <w:pPrChange w:author="GAYATHRI V" w:id="0" w:date="2026-09-27T14:23:35Z">
              <w:pPr>
                <w:spacing w:after="280" w:before="280" w:line="240" w:lineRule="auto"/>
                <w:jc w:val="both"/>
              </w:pPr>
            </w:pPrChange>
          </w:pPr>
          <w:sdt>
            <w:sdtPr>
              <w:id w:val="-184854089"/>
              <w:tag w:val="goog_rdk_5468"/>
            </w:sdtPr>
            <w:sdtContent>
              <w:del w:author="Animefor Me" w:id="15" w:date="2026-09-29T09:36:34Z"/>
              <w:sdt>
                <w:sdtPr>
                  <w:id w:val="452810123"/>
                  <w:tag w:val="goog_rdk_546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MILESTONE 2: Core Functionalities Development</w:delText>
                    </w:r>
                  </w:del>
                </w:sdtContent>
              </w:sdt>
              <w:del w:author="Animefor Me" w:id="15" w:date="2026-09-29T09:36:34Z"/>
            </w:sdtContent>
          </w:sdt>
        </w:p>
      </w:sdtContent>
    </w:sdt>
    <w:sdt>
      <w:sdtPr>
        <w:id w:val="-1705374076"/>
        <w:tag w:val="goog_rdk_5475"/>
      </w:sdtPr>
      <w:sdtContent>
        <w:p w:rsidR="00000000" w:rsidDel="00000000" w:rsidP="00000000" w:rsidRDefault="00000000" w:rsidRPr="00000000" w14:paraId="000004CF">
          <w:pPr>
            <w:spacing w:after="280" w:before="280" w:line="240" w:lineRule="auto"/>
            <w:jc w:val="both"/>
            <w:rPr>
              <w:del w:author="Animefor Me" w:id="15" w:date="2026-09-29T09:36:34Z"/>
              <w:rPrChange w:author="Animefor Me" w:id="18" w:date="2026-09-29T09:36:34Z">
                <w:rPr>
                  <w:rFonts w:ascii="Cambria" w:cs="Cambria" w:eastAsia="Cambria" w:hAnsi="Cambria"/>
                  <w:b w:val="1"/>
                  <w:bCs w:val="1"/>
                  <w:color w:val="000000"/>
                </w:rPr>
              </w:rPrChange>
            </w:rPr>
          </w:pPr>
          <w:sdt>
            <w:sdtPr>
              <w:id w:val="984552979"/>
              <w:tag w:val="goog_rdk_5471"/>
            </w:sdtPr>
            <w:sdtContent>
              <w:del w:author="Animefor Me" w:id="15" w:date="2026-09-29T09:36:34Z"/>
              <w:sdt>
                <w:sdtPr>
                  <w:id w:val="1969298365"/>
                  <w:tag w:val="goog_rdk_547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2.1. : </w:delText>
                    </w:r>
                  </w:del>
                </w:sdtContent>
              </w:sdt>
              <w:del w:author="Animefor Me" w:id="15" w:date="2026-09-29T09:36:34Z">
                <w:sdt>
                  <w:sdtPr>
                    <w:id w:val="386036176"/>
                    <w:tag w:val="goog_rdk_5473"/>
                  </w:sdtPr>
                  <w:sdtContent>
                    <w:r w:rsidDel="00000000" w:rsidR="00000000" w:rsidRPr="00000000">
                      <w:rPr>
                        <w:rtl w:val="0"/>
                        <w:rPrChange w:author="Animefor Me" w:id="18" w:date="2026-09-29T09:36:34Z">
                          <w:rPr>
                            <w:rFonts w:ascii="Cambria" w:cs="Cambria" w:eastAsia="Cambria" w:hAnsi="Cambria"/>
                            <w:color w:val="000000"/>
                          </w:rPr>
                        </w:rPrChange>
                      </w:rPr>
                      <w:delText xml:space="preserve">Module Implementation</w:delText>
                    </w:r>
                  </w:sdtContent>
                </w:sdt>
                <w:sdt>
                  <w:sdtPr>
                    <w:id w:val="-2133519159"/>
                    <w:tag w:val="goog_rdk_5474"/>
                  </w:sdtPr>
                  <w:sdtContent>
                    <w:r w:rsidDel="00000000" w:rsidR="00000000" w:rsidRPr="00000000">
                      <w:rPr>
                        <w:rtl w:val="0"/>
                      </w:rPr>
                    </w:r>
                  </w:sdtContent>
                </w:sdt>
              </w:del>
            </w:sdtContent>
          </w:sdt>
        </w:p>
      </w:sdtContent>
    </w:sdt>
    <w:sdt>
      <w:sdtPr>
        <w:id w:val="-164130423"/>
        <w:tag w:val="goog_rdk_5478"/>
      </w:sdtPr>
      <w:sdtContent>
        <w:p w:rsidR="00000000" w:rsidDel="00000000" w:rsidP="00000000" w:rsidRDefault="00000000" w:rsidRPr="00000000" w14:paraId="000004D0">
          <w:pPr>
            <w:numPr>
              <w:ilvl w:val="0"/>
              <w:numId w:val="18"/>
            </w:numPr>
            <w:spacing w:after="280" w:before="280" w:line="240" w:lineRule="auto"/>
            <w:ind w:left="720" w:hanging="360"/>
            <w:jc w:val="both"/>
            <w:rPr>
              <w:del w:author="Animefor Me" w:id="15" w:date="2026-09-29T09:36:34Z"/>
              <w:rFonts w:ascii="Cambria" w:cs="Cambria" w:eastAsia="Cambria" w:hAnsi="Cambria"/>
              <w:color w:val="000000"/>
              <w:sz w:val="22"/>
              <w:szCs w:val="22"/>
            </w:rPr>
          </w:pPr>
          <w:sdt>
            <w:sdtPr>
              <w:id w:val="-1801856682"/>
              <w:tag w:val="goog_rdk_5476"/>
            </w:sdtPr>
            <w:sdtContent>
              <w:del w:author="Animefor Me" w:id="15" w:date="2026-09-29T09:36:34Z"/>
              <w:sdt>
                <w:sdtPr>
                  <w:id w:val="-1421979814"/>
                  <w:tag w:val="goog_rdk_547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Explanation Module</w:delText>
                    </w:r>
                  </w:del>
                </w:sdtContent>
              </w:sdt>
              <w:del w:author="Animefor Me" w:id="15" w:date="2026-09-29T09:36:34Z"/>
            </w:sdtContent>
          </w:sdt>
        </w:p>
      </w:sdtContent>
    </w:sdt>
    <w:sdt>
      <w:sdtPr>
        <w:id w:val="539986481"/>
        <w:tag w:val="goog_rdk_5481"/>
      </w:sdtPr>
      <w:sdtContent>
        <w:p w:rsidR="00000000" w:rsidDel="00000000" w:rsidP="00000000" w:rsidRDefault="00000000" w:rsidRPr="00000000" w14:paraId="000004D1">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006358458"/>
              <w:tag w:val="goog_rdk_5479"/>
            </w:sdtPr>
            <w:sdtContent>
              <w:del w:author="Animefor Me" w:id="15" w:date="2026-09-29T09:36:34Z"/>
              <w:sdt>
                <w:sdtPr>
                  <w:id w:val="-469977614"/>
                  <w:tag w:val="goog_rdk_5480"/>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delText>
                    </w:r>
                  </w:del>
                </w:sdtContent>
              </w:sdt>
              <w:del w:author="Animefor Me" w:id="15" w:date="2026-09-29T09:36:34Z"/>
            </w:sdtContent>
          </w:sdt>
        </w:p>
      </w:sdtContent>
    </w:sdt>
    <w:sdt>
      <w:sdtPr>
        <w:id w:val="-780843730"/>
        <w:tag w:val="goog_rdk_5484"/>
      </w:sdtPr>
      <w:sdtContent>
        <w:p w:rsidR="00000000" w:rsidDel="00000000" w:rsidP="00000000" w:rsidRDefault="00000000" w:rsidRPr="00000000" w14:paraId="000004D2">
          <w:pPr>
            <w:spacing w:after="280" w:before="280" w:line="240" w:lineRule="auto"/>
            <w:jc w:val="center"/>
            <w:rPr>
              <w:del w:author="Animefor Me" w:id="15" w:date="2026-09-29T09:36:34Z"/>
              <w:rPrChange w:author="Animefor Me" w:id="18" w:date="2026-09-29T09:36:34Z">
                <w:rPr>
                  <w:rFonts w:ascii="Cambria" w:cs="Cambria" w:eastAsia="Cambria" w:hAnsi="Cambria"/>
                  <w:color w:val="000000"/>
                  <w:sz w:val="22"/>
                  <w:szCs w:val="22"/>
                </w:rPr>
              </w:rPrChange>
            </w:rPr>
          </w:pPr>
          <w:sdt>
            <w:sdtPr>
              <w:id w:val="-307516160"/>
              <w:tag w:val="goog_rdk_5482"/>
            </w:sdtPr>
            <w:sdtContent>
              <w:del w:author="Animefor Me" w:id="15" w:date="2026-09-29T09:36:34Z">
                <w:r w:rsidDel="00000000" w:rsidR="00000000" w:rsidRPr="00000000">
                  <w:rPr>
                    <w:rPrChange w:author="Animefor Me" w:id="18" w:date="2026-09-29T09:36:34Z">
                      <w:rPr/>
                    </w:rPrChange>
                  </w:rPr>
                  <w:drawing>
                    <wp:inline distB="0" distT="0" distL="0" distR="0">
                      <wp:extent cx="5731510" cy="2904490"/>
                      <wp:effectExtent b="0" l="0" r="0" t="0"/>
                      <wp:docPr id="2126916953"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5731510" cy="2904490"/>
                              </a:xfrm>
                              <a:prstGeom prst="rect"/>
                              <a:ln/>
                            </pic:spPr>
                          </pic:pic>
                        </a:graphicData>
                      </a:graphic>
                    </wp:inline>
                  </w:drawing>
                </w:r>
              </w:del>
              <w:sdt>
                <w:sdtPr>
                  <w:id w:val="712686510"/>
                  <w:tag w:val="goog_rdk_548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925454509"/>
        <w:tag w:val="goog_rdk_5487"/>
      </w:sdtPr>
      <w:sdtContent>
        <w:p w:rsidR="00000000" w:rsidDel="00000000" w:rsidP="00000000" w:rsidRDefault="00000000" w:rsidRPr="00000000" w14:paraId="000004D3">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618843819"/>
              <w:tag w:val="goog_rdk_5485"/>
            </w:sdtPr>
            <w:sdtContent>
              <w:del w:author="Animefor Me" w:id="15" w:date="2026-09-29T09:36:34Z"/>
              <w:sdt>
                <w:sdtPr>
                  <w:id w:val="-1004671486"/>
                  <w:tag w:val="goog_rdk_5486"/>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Explanation module logic</w:delText>
                    </w:r>
                  </w:del>
                </w:sdtContent>
              </w:sdt>
              <w:del w:author="Animefor Me" w:id="15" w:date="2026-09-29T09:36:34Z"/>
            </w:sdtContent>
          </w:sdt>
        </w:p>
      </w:sdtContent>
    </w:sdt>
    <w:sdt>
      <w:sdtPr>
        <w:id w:val="660200017"/>
        <w:tag w:val="goog_rdk_5490"/>
      </w:sdtPr>
      <w:sdtContent>
        <w:p w:rsidR="00000000" w:rsidDel="00000000" w:rsidP="00000000" w:rsidRDefault="00000000" w:rsidRPr="00000000" w14:paraId="000004D4">
          <w:pPr>
            <w:numPr>
              <w:ilvl w:val="0"/>
              <w:numId w:val="18"/>
            </w:numPr>
            <w:spacing w:after="280" w:before="280" w:line="240" w:lineRule="auto"/>
            <w:ind w:left="720" w:hanging="360"/>
            <w:jc w:val="both"/>
            <w:rPr>
              <w:del w:author="Animefor Me" w:id="15" w:date="2026-09-29T09:36:34Z"/>
              <w:rFonts w:ascii="Cambria" w:cs="Cambria" w:eastAsia="Cambria" w:hAnsi="Cambria"/>
              <w:color w:val="000000"/>
              <w:sz w:val="22"/>
              <w:szCs w:val="22"/>
            </w:rPr>
          </w:pPr>
          <w:sdt>
            <w:sdtPr>
              <w:id w:val="1636214835"/>
              <w:tag w:val="goog_rdk_5488"/>
            </w:sdtPr>
            <w:sdtContent>
              <w:del w:author="Animefor Me" w:id="15" w:date="2026-09-29T09:36:34Z"/>
              <w:sdt>
                <w:sdtPr>
                  <w:id w:val="-1896803784"/>
                  <w:tag w:val="goog_rdk_548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QnA Module</w:delText>
                    </w:r>
                  </w:del>
                </w:sdtContent>
              </w:sdt>
              <w:del w:author="Animefor Me" w:id="15" w:date="2026-09-29T09:36:34Z"/>
            </w:sdtContent>
          </w:sdt>
        </w:p>
      </w:sdtContent>
    </w:sdt>
    <w:sdt>
      <w:sdtPr>
        <w:id w:val="664064882"/>
        <w:tag w:val="goog_rdk_5493"/>
      </w:sdtPr>
      <w:sdtContent>
        <w:p w:rsidR="00000000" w:rsidDel="00000000" w:rsidP="00000000" w:rsidRDefault="00000000" w:rsidRPr="00000000" w14:paraId="000004D5">
          <w:pPr>
            <w:rPr>
              <w:del w:author="Animefor Me" w:id="15" w:date="2026-09-29T09:36:34Z"/>
              <w:rPrChange w:author="vikas" w:id="163" w:date="2026-09-29T14:41:44Z">
                <w:rPr>
                  <w:rFonts w:ascii="Cambria" w:cs="Cambria" w:eastAsia="Cambria" w:hAnsi="Cambria"/>
                  <w:color w:val="000000"/>
                  <w:sz w:val="22"/>
                  <w:szCs w:val="22"/>
                </w:rPr>
              </w:rPrChange>
            </w:rPr>
            <w:pPrChange w:author="vikas" w:id="0" w:date="2026-09-29T14:41:44Z">
              <w:pPr>
                <w:spacing w:after="280" w:before="280" w:line="240" w:lineRule="auto"/>
                <w:jc w:val="both"/>
              </w:pPr>
            </w:pPrChange>
          </w:pPr>
          <w:sdt>
            <w:sdtPr>
              <w:id w:val="-1076877121"/>
              <w:tag w:val="goog_rdk_5491"/>
            </w:sdtPr>
            <w:sdtContent>
              <w:del w:author="Animefor Me" w:id="15" w:date="2026-09-29T09:36:34Z"/>
              <w:sdt>
                <w:sdtPr>
                  <w:id w:val="990090112"/>
                  <w:tag w:val="goog_rdk_5492"/>
                </w:sdtPr>
                <w:sdtContent>
                  <w:del w:author="Animefor Me" w:id="15" w:date="2026-09-29T09:36:34Z">
                    <w:r w:rsidDel="00000000" w:rsidR="00000000" w:rsidRPr="00000000">
                      <w:rPr>
                        <w:rtl w:val="0"/>
                        <w:rPrChange w:author="vikas" w:id="163" w:date="2026-09-29T14:41:44Z">
                          <w:rPr>
                            <w:rFonts w:ascii="Cambria" w:cs="Cambria" w:eastAsia="Cambria" w:hAnsi="Cambria"/>
                            <w:color w:val="000000"/>
                            <w:sz w:val="22"/>
                            <w:szCs w:val="22"/>
                          </w:rPr>
                        </w:rPrChange>
                      </w:rPr>
                      <w:delTex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delText>
                    </w:r>
                  </w:del>
                </w:sdtContent>
              </w:sdt>
              <w:del w:author="Animefor Me" w:id="15" w:date="2026-09-29T09:36:34Z"/>
            </w:sdtContent>
          </w:sdt>
        </w:p>
      </w:sdtContent>
    </w:sdt>
    <w:sdt>
      <w:sdtPr>
        <w:id w:val="-1640206075"/>
        <w:tag w:val="goog_rdk_5501"/>
      </w:sdtPr>
      <w:sdtContent>
        <w:p w:rsidR="00000000" w:rsidDel="00000000" w:rsidP="00000000" w:rsidRDefault="00000000" w:rsidRPr="00000000" w14:paraId="000004D6">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354231973"/>
              <w:tag w:val="goog_rdk_5496"/>
            </w:sdtPr>
            <w:sdtContent>
              <w:ins w:author="Ragul" w:id="164" w:date="2026-09-29T20:00:50Z">
                <w:sdt>
                  <w:sdtPr>
                    <w:id w:val="-826684868"/>
                    <w:tag w:val="goog_rdk_5497"/>
                  </w:sdtPr>
                  <w:sdtContent>
                    <w:del w:author="Animefor Me" w:id="15" w:date="2026-09-29T09:36:34Z"/>
                  </w:sdtContent>
                </w:sdt>
              </w:ins>
              <w:sdt>
                <w:sdtPr>
                  <w:id w:val="1623021148"/>
                  <w:tag w:val="goog_rdk_5498"/>
                </w:sdtPr>
                <w:sdtContent>
                  <w:ins w:author="Ragul" w:id="164" w:date="2026-09-29T20:00:50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ccc</w:delText>
                      </w:r>
                    </w:del>
                  </w:ins>
                </w:sdtContent>
              </w:sdt>
              <w:ins w:author="Ragul" w:id="164" w:date="2026-09-29T20:00:50Z">
                <w:del w:author="Animefor Me" w:id="15" w:date="2026-09-29T09:36:34Z"/>
              </w:ins>
            </w:sdtContent>
          </w:sdt>
          <w:sdt>
            <w:sdtPr>
              <w:id w:val="612197725"/>
              <w:tag w:val="goog_rdk_5499"/>
            </w:sdtPr>
            <w:sdtContent>
              <w:del w:author="Animefor Me" w:id="15" w:date="2026-09-29T09:36:34Z">
                <w:r w:rsidDel="00000000" w:rsidR="00000000" w:rsidRPr="00000000">
                  <w:rPr>
                    <w:rPrChange w:author="Animefor Me" w:id="18" w:date="2026-09-29T09:36:34Z">
                      <w:rPr>
                        <w:b w:val="1"/>
                        <w:bCs w:val="1"/>
                      </w:rPr>
                    </w:rPrChange>
                  </w:rPr>
                  <w:drawing>
                    <wp:inline distB="0" distT="0" distL="0" distR="0">
                      <wp:extent cx="5731510" cy="1038860"/>
                      <wp:effectExtent b="0" l="0" r="0" t="0"/>
                      <wp:docPr id="212691695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510" cy="1038860"/>
                              </a:xfrm>
                              <a:prstGeom prst="rect"/>
                              <a:ln/>
                            </pic:spPr>
                          </pic:pic>
                        </a:graphicData>
                      </a:graphic>
                    </wp:inline>
                  </w:drawing>
                </w:r>
              </w:del>
              <w:sdt>
                <w:sdtPr>
                  <w:id w:val="1579634255"/>
                  <w:tag w:val="goog_rdk_550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40311799"/>
        <w:tag w:val="goog_rdk_5504"/>
      </w:sdtPr>
      <w:sdtContent>
        <w:p w:rsidR="00000000" w:rsidDel="00000000" w:rsidP="00000000" w:rsidRDefault="00000000" w:rsidRPr="00000000" w14:paraId="000004D7">
          <w:pPr>
            <w:numPr>
              <w:ilvl w:val="0"/>
              <w:numId w:val="24"/>
            </w:numPr>
            <w:spacing w:after="280" w:before="280" w:line="240" w:lineRule="auto"/>
            <w:ind w:left="720" w:hanging="360"/>
            <w:jc w:val="center"/>
            <w:rPr>
              <w:del w:author="Animefor Me" w:id="15" w:date="2026-09-29T09:36:34Z"/>
              <w:rFonts w:ascii="Cambria" w:cs="Cambria" w:eastAsia="Cambria" w:hAnsi="Cambria"/>
              <w:b w:val="1"/>
              <w:bCs w:val="1"/>
              <w:color w:val="000000"/>
              <w:sz w:val="22"/>
              <w:szCs w:val="22"/>
              <w:u w:val="none"/>
              <w:rPrChange w:author="Srimathi" w:id="165" w:date="2026-09-24T14:09:39Z">
                <w:rPr>
                  <w:rFonts w:ascii="Cambria" w:cs="Cambria" w:eastAsia="Cambria" w:hAnsi="Cambria"/>
                  <w:b w:val="1"/>
                  <w:bCs w:val="1"/>
                  <w:color w:val="000000"/>
                  <w:sz w:val="22"/>
                  <w:szCs w:val="22"/>
                </w:rPr>
              </w:rPrChange>
            </w:rPr>
            <w:pPrChange w:author="Srimathi" w:id="0" w:date="2026-09-24T14:09:39Z">
              <w:pPr>
                <w:spacing w:after="280" w:before="280" w:line="240" w:lineRule="auto"/>
                <w:jc w:val="center"/>
              </w:pPr>
            </w:pPrChange>
          </w:pPr>
          <w:sdt>
            <w:sdtPr>
              <w:id w:val="-500690843"/>
              <w:tag w:val="goog_rdk_5502"/>
            </w:sdtPr>
            <w:sdtContent>
              <w:del w:author="Animefor Me" w:id="15" w:date="2026-09-29T09:36:34Z"/>
              <w:sdt>
                <w:sdtPr>
                  <w:id w:val="1512657754"/>
                  <w:tag w:val="goog_rdk_550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Q/A Module</w:delText>
                    </w:r>
                  </w:del>
                </w:sdtContent>
              </w:sdt>
              <w:del w:author="Animefor Me" w:id="15" w:date="2026-09-29T09:36:34Z"/>
            </w:sdtContent>
          </w:sdt>
        </w:p>
      </w:sdtContent>
    </w:sdt>
    <w:sdt>
      <w:sdtPr>
        <w:id w:val="1332731063"/>
        <w:tag w:val="goog_rdk_5508"/>
      </w:sdtPr>
      <w:sdtContent>
        <w:p w:rsidR="00000000" w:rsidDel="00000000" w:rsidP="00000000" w:rsidRDefault="00000000" w:rsidRPr="00000000" w14:paraId="000004D8">
          <w:pPr>
            <w:numPr>
              <w:ilvl w:val="0"/>
              <w:numId w:val="18"/>
            </w:numPr>
            <w:spacing w:after="280" w:before="280" w:line="240" w:lineRule="auto"/>
            <w:ind w:left="720" w:hanging="360"/>
            <w:jc w:val="both"/>
            <w:rPr>
              <w:del w:author="Animefor Me" w:id="15" w:date="2026-09-29T09:36:34Z"/>
              <w:rFonts w:ascii="Cambria" w:cs="Cambria" w:eastAsia="Cambria" w:hAnsi="Cambria"/>
              <w:color w:val="000000"/>
              <w:sz w:val="22"/>
              <w:szCs w:val="22"/>
            </w:rPr>
          </w:pPr>
          <w:sdt>
            <w:sdtPr>
              <w:id w:val="1517083484"/>
              <w:tag w:val="goog_rdk_5505"/>
            </w:sdtPr>
            <w:sdtContent>
              <w:del w:author="Animefor Me" w:id="15" w:date="2026-09-29T09:36:34Z"/>
              <w:sdt>
                <w:sdtPr>
                  <w:id w:val="1362241784"/>
                  <w:tag w:val="goog_rdk_550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Q</w:delText>
                    </w:r>
                  </w:del>
                </w:sdtContent>
              </w:sdt>
              <w:del w:author="Animefor Me" w:id="15" w:date="2026-09-29T09:36:34Z">
                <w:sdt>
                  <w:sdtPr>
                    <w:id w:val="-1914672391"/>
                    <w:tag w:val="goog_rdk_5507"/>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uiz Module</w:delText>
                    </w:r>
                  </w:sdtContent>
                </w:sdt>
              </w:del>
            </w:sdtContent>
          </w:sdt>
        </w:p>
      </w:sdtContent>
    </w:sdt>
    <w:sdt>
      <w:sdtPr>
        <w:id w:val="-2041902572"/>
        <w:tag w:val="goog_rdk_5532"/>
      </w:sdtPr>
      <w:sdtContent>
        <w:p w:rsidR="00000000" w:rsidDel="00000000" w:rsidP="00000000" w:rsidRDefault="00000000" w:rsidRPr="00000000" w14:paraId="000004D9">
          <w:pPr>
            <w:pStyle w:val="Title"/>
            <w:numPr>
              <w:ilvl w:val="0"/>
              <w:numId w:val="3"/>
            </w:numPr>
            <w:spacing w:after="0" w:afterAutospacing="0"/>
            <w:rPr>
              <w:ins w:author="Dhanush Kodi" w:id="170" w:date="2026-09-26T15:02:55Z"/>
              <w:del w:author="Animefor Me" w:id="15" w:date="2026-09-29T09:36:34Z"/>
              <w:u w:val="none"/>
              <w:rPrChange w:author="poovarasan D" w:id="171" w:date="2026-09-25T05:47:26Z">
                <w:rPr>
                  <w:u w:val="none"/>
                </w:rPr>
              </w:rPrChange>
            </w:rPr>
            <w:sectPr>
              <w:headerReference r:id="rId29" w:type="default"/>
              <w:headerReference r:id="rId30" w:type="first"/>
              <w:footerReference r:id="rId31" w:type="default"/>
              <w:footerReference r:id="rId32" w:type="first"/>
              <w:pgSz w:h="16838" w:w="11906" w:orient="portrait"/>
              <w:pgMar w:bottom="1440" w:top="1440" w:left="0" w:right="2413.9370078740158" w:header="708" w:footer="708"/>
              <w:pgNumType w:start="1"/>
              <w:titlePg w:val="1"/>
              <w:sectPrChange w:author="Priya Ramya" w:id="0" w:date="2026-09-29T16:42:19Z">
                <w:sectPr w:rsidR="000000" w:rsidDel="000000" w:rsidRPr="000000" w:rsidSect="000000">
                  <w:pgMar w:bottom="1440" w:top="1440" w:left="1440" w:right="1440" w:header="708" w:footer="708"/>
                  <w:pgNumType w:start="1"/>
                  <w:pgSz w:h="16838" w:w="11906" w:orient="portrait"/>
                  <w:titlePg w:val="0"/>
                </w:sectPr>
              </w:sectPrChange>
            </w:sectPr>
            <w:pPrChange w:author="poovarasan D" w:id="0" w:date="2026-09-25T05:47:26Z">
              <w:pPr>
                <w:pStyle w:val="Title"/>
                <w:numPr>
                  <w:ilvl w:val="0"/>
                  <w:numId w:val="23"/>
                </w:numPr>
              </w:pPr>
            </w:pPrChange>
          </w:pPr>
          <w:sdt>
            <w:sdtPr>
              <w:id w:val="-729083003"/>
              <w:tag w:val="goog_rdk_5511"/>
            </w:sdtPr>
            <w:sdtContent>
              <w:ins w:author="Anonymous" w:id="166" w:date="2026-09-30T04:56:49Z">
                <w:sdt>
                  <w:sdtPr>
                    <w:id w:val="1302722383"/>
                    <w:tag w:val="goog_rdk_5512"/>
                  </w:sdtPr>
                  <w:sdtContent>
                    <w:del w:author="Animefor Me" w:id="15" w:date="2026-09-29T09:36:34Z"/>
                  </w:sdtContent>
                </w:sdt>
              </w:ins>
              <w:sdt>
                <w:sdtPr>
                  <w:id w:val="-635657495"/>
                  <w:tag w:val="goog_rdk_5513"/>
                </w:sdtPr>
                <w:sdtContent>
                  <w:ins w:author="Anonymous" w:id="166" w:date="2026-09-30T04:56:49Z">
                    <w:del w:author="Animefor Me" w:id="15" w:date="2026-09-29T09:36:34Z">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 </w:delText>
                      </w:r>
                    </w:del>
                  </w:ins>
                </w:sdtContent>
              </w:sdt>
              <w:ins w:author="Anonymous" w:id="166" w:date="2026-09-30T04:56:49Z">
                <w:del w:author="Animefor Me" w:id="15" w:date="2026-09-29T09:36:34Z"/>
              </w:ins>
            </w:sdtContent>
          </w:sdt>
          <w:sdt>
            <w:sdtPr>
              <w:id w:val="1168046581"/>
              <w:tag w:val="goog_rdk_5514"/>
            </w:sdtPr>
            <w:sdtContent>
              <w:del w:author="Animefor Me" w:id="15" w:date="2026-09-29T09:36:34Z"/>
            </w:sdtContent>
          </w:sdt>
          <w:sdt>
            <w:sdtPr>
              <w:id w:val="821692943"/>
              <w:tag w:val="goog_rdk_5515"/>
            </w:sdtPr>
            <w:sdtContent>
              <w:ins w:author="Dharani" w:id="168" w:date="2026-09-26T14:32:10Z">
                <w:sdt>
                  <w:sdtPr>
                    <w:id w:val="-939426828"/>
                    <w:tag w:val="goog_rdk_5516"/>
                  </w:sdtPr>
                  <w:sdtContent>
                    <w:del w:author="Animefor Me" w:id="15" w:date="2026-09-29T09:36:34Z"/>
                  </w:sdtContent>
                </w:sdt>
              </w:ins>
              <w:sdt>
                <w:sdtPr>
                  <w:id w:val="-1207125847"/>
                  <w:tag w:val="goog_rdk_5517"/>
                </w:sdtPr>
                <w:sdtContent>
                  <w:ins w:author="Dharani" w:id="168" w:date="2026-09-26T14:32:10Z">
                    <w:del w:author="Animefor Me" w:id="15" w:date="2026-09-29T09:36:34Z">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w:delText>
                      </w:r>
                    </w:del>
                  </w:ins>
                </w:sdtContent>
              </w:sdt>
              <w:ins w:author="Dharani" w:id="168" w:date="2026-09-26T14:32:10Z">
                <w:del w:author="Animefor Me" w:id="15" w:date="2026-09-29T09:36:34Z"/>
              </w:ins>
            </w:sdtContent>
          </w:sdt>
          <w:sdt>
            <w:sdtPr>
              <w:id w:val="-1003813856"/>
              <w:tag w:val="goog_rdk_5518"/>
            </w:sdtPr>
            <w:sdtContent>
              <w:del w:author="Animefor Me" w:id="15" w:date="2026-09-29T09:36:34Z"/>
            </w:sdtContent>
          </w:sdt>
          <w:sdt>
            <w:sdtPr>
              <w:id w:val="-1650380123"/>
              <w:tag w:val="goog_rdk_5519"/>
            </w:sdtPr>
            <w:sdtContent>
              <w:ins w:author="Sangeetha27" w:id="169" w:date="2026-09-25T04:37:25Z">
                <w:sdt>
                  <w:sdtPr>
                    <w:id w:val="-660335598"/>
                    <w:tag w:val="goog_rdk_5520"/>
                  </w:sdtPr>
                  <w:sdtContent>
                    <w:del w:author="Animefor Me" w:id="15" w:date="2026-09-29T09:36:34Z"/>
                  </w:sdtContent>
                </w:sdt>
              </w:ins>
              <w:sdt>
                <w:sdtPr>
                  <w:id w:val="1374311965"/>
                  <w:tag w:val="goog_rdk_5521"/>
                </w:sdtPr>
                <w:sdtContent>
                  <w:ins w:author="Sangeetha27" w:id="169" w:date="2026-09-25T04:37:25Z">
                    <w:del w:author="Animefor Me" w:id="15" w:date="2026-09-29T09:36:34Z">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 </w:delText>
                      </w:r>
                    </w:del>
                  </w:ins>
                </w:sdtContent>
              </w:sdt>
              <w:ins w:author="Sangeetha27" w:id="169" w:date="2026-09-25T04:37:25Z">
                <w:del w:author="Animefor Me" w:id="15" w:date="2026-09-29T09:36:34Z"/>
              </w:ins>
            </w:sdtContent>
          </w:sdt>
          <w:sdt>
            <w:sdtPr>
              <w:id w:val="1059478981"/>
              <w:tag w:val="goog_rdk_5522"/>
            </w:sdtPr>
            <w:sdtContent>
              <w:del w:author="Animefor Me" w:id="15" w:date="2026-09-29T09:36:34Z"/>
              <w:sdt>
                <w:sdtPr>
                  <w:id w:val="-752372180"/>
                  <w:tag w:val="goog_rdk_5523"/>
                </w:sdtPr>
                <w:sdtContent>
                  <w:del w:author="Animefor Me" w:id="15" w:date="2026-09-29T09:36:34Z">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EduGenie generates three multiple-choice questions (MCQs) from a given passage, each containing four carefully crafted optio</w:delText>
                    </w:r>
                  </w:del>
                </w:sdtContent>
              </w:sdt>
              <w:del w:author="Animefor Me" w:id="15" w:date="2026-09-29T09:36:34Z">
                <w:sdt>
                  <w:sdtPr>
                    <w:id w:val="-1821375595"/>
                    <w:tag w:val="goog_rdk_5524"/>
                  </w:sdtPr>
                  <w:sdtContent>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ns. </w:delText>
                    </w:r>
                  </w:sdtContent>
                </w:sdt>
                <w:sdt>
                  <w:sdtPr>
                    <w:id w:val="843137601"/>
                    <w:tag w:val="goog_rdk_5525"/>
                  </w:sdtPr>
                  <w:sdtContent>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I</w:delText>
                    </w:r>
                  </w:sdtContent>
                </w:sdt>
                <w:sdt>
                  <w:sdtPr>
                    <w:id w:val="-1893518484"/>
                    <w:tag w:val="goog_rdk_5526"/>
                  </w:sdtPr>
                  <w:sdtContent>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t utilizes the Gemini model to comprehend the context and meaning of the passage, ensuring</w:delText>
                    </w:r>
                  </w:sdtContent>
                </w:sdt>
                <w:sdt>
                  <w:sdtPr>
                    <w:id w:val="219786618"/>
                    <w:tag w:val="goog_rdk_5527"/>
                  </w:sdtPr>
                  <w:sdtContent>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 th</w:delText>
                    </w:r>
                  </w:sdtContent>
                </w:sdt>
                <w:sdt>
                  <w:sdtPr>
                    <w:id w:val="1762833752"/>
                    <w:tag w:val="goog_rdk_5528"/>
                  </w:sdtPr>
                  <w:sdtContent>
                    <w:r w:rsidDel="00000000" w:rsidR="00000000" w:rsidRPr="00000000">
                      <w:rPr>
                        <w:rtl w:val="0"/>
                        <w:rPrChange w:author="Anonymous" w:id="167" w:date="2026-09-30T09:10:59Z">
                          <w:rPr>
                            <w:rFonts w:ascii="Cambria" w:cs="Cambria" w:eastAsia="Cambria" w:hAnsi="Cambria"/>
                            <w:color w:val="000000"/>
                            <w:sz w:val="22"/>
                            <w:szCs w:val="22"/>
                          </w:rPr>
                        </w:rPrChange>
                      </w:rPr>
                      <w:delText xml:space="preserve">at the qu</w:delText>
                    </w:r>
                  </w:sdtContent>
                </w:sdt>
              </w:del>
            </w:sdtContent>
          </w:sdt>
          <w:sdt>
            <w:sdtPr>
              <w:id w:val="-906213619"/>
              <w:tag w:val="goog_rdk_5529"/>
            </w:sdtPr>
            <w:sdtContent>
              <w:ins w:author="Dhanush Kodi" w:id="170" w:date="2026-09-26T15:02:55Z">
                <w:sdt>
                  <w:sdtPr>
                    <w:id w:val="-1286521290"/>
                    <w:tag w:val="goog_rdk_5530"/>
                  </w:sdtPr>
                  <w:sdtContent>
                    <w:del w:author="Animefor Me" w:id="15" w:date="2026-09-29T09:36:34Z"/>
                  </w:sdtContent>
                </w:sdt>
              </w:ins>
              <w:sdt>
                <w:sdtPr>
                  <w:id w:val="1688354018"/>
                  <w:tag w:val="goog_rdk_5531"/>
                </w:sdtPr>
                <w:sdtContent>
                  <w:ins w:author="Dhanush Kodi" w:id="170" w:date="2026-09-26T15:02:55Z">
                    <w:del w:author="Animefor Me" w:id="15" w:date="2026-09-29T09:36:34Z">
                      <w:r w:rsidDel="00000000" w:rsidR="00000000" w:rsidRPr="00000000">
                        <w:rPr>
                          <w:rtl w:val="0"/>
                        </w:rPr>
                      </w:r>
                    </w:del>
                  </w:ins>
                </w:sdtContent>
              </w:sdt>
              <w:ins w:author="Dhanush Kodi" w:id="170" w:date="2026-09-26T15:02:55Z">
                <w:del w:author="Animefor Me" w:id="15" w:date="2026-09-29T09:36:34Z">
                  <w:bookmarkStart w:colFirst="0" w:colLast="0" w:name="_heading=h.ovalmyit45qt" w:id="58"/>
                  <w:bookmarkEnd w:id="58"/>
                </w:del>
              </w:ins>
            </w:sdtContent>
          </w:sdt>
        </w:p>
      </w:sdtContent>
    </w:sdt>
    <w:sdt>
      <w:sdtPr>
        <w:id w:val="-1310636997"/>
        <w:tag w:val="goog_rdk_5540"/>
      </w:sdtPr>
      <w:sdtContent>
        <w:p w:rsidR="00000000" w:rsidDel="00000000" w:rsidP="00000000" w:rsidRDefault="00000000" w:rsidRPr="00000000" w14:paraId="000004DA">
          <w:pPr>
            <w:pStyle w:val="Title"/>
            <w:numPr>
              <w:ilvl w:val="0"/>
              <w:numId w:val="3"/>
            </w:numPr>
            <w:rPr>
              <w:ins w:author="Dhanush Kodi" w:id="170" w:date="2026-09-26T15:02:55Z"/>
              <w:del w:author="Animefor Me" w:id="15" w:date="2026-09-29T09:36:34Z"/>
              <w:u w:val="none"/>
              <w:rPrChange w:author="poovarasan D" w:id="171" w:date="2026-09-25T05:47:26Z">
                <w:rPr>
                  <w:u w:val="none"/>
                </w:rPr>
              </w:rPrChange>
            </w:rPr>
            <w:sectPr>
              <w:type w:val="nextPage"/>
              <w:pgSz w:h="16838" w:w="11906" w:orient="portrait"/>
              <w:pgMar w:bottom="1440" w:top="1440" w:left="1440" w:right="1440" w:header="708" w:footer="708"/>
            </w:sectPr>
            <w:pPrChange w:author="poovarasan D" w:id="0" w:date="2026-09-25T05:47:26Z">
              <w:pPr>
                <w:pStyle w:val="Title"/>
                <w:numPr>
                  <w:ilvl w:val="0"/>
                  <w:numId w:val="23"/>
                </w:numPr>
              </w:pPr>
            </w:pPrChange>
          </w:pPr>
          <w:sdt>
            <w:sdtPr>
              <w:id w:val="-584427371"/>
              <w:tag w:val="goog_rdk_5534"/>
            </w:sdtPr>
            <w:sdtContent>
              <w:del w:author="Animefor Me" w:id="15" w:date="2026-09-29T09:36:34Z"/>
              <w:sdt>
                <w:sdtPr>
                  <w:id w:val="2000827910"/>
                  <w:tag w:val="goog_rdk_553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estions are</w:delText>
                    </w:r>
                  </w:del>
                </w:sdtContent>
              </w:sdt>
              <w:del w:author="Animefor Me" w:id="15" w:date="2026-09-29T09:36:34Z">
                <w:sdt>
                  <w:sdtPr>
                    <w:id w:val="1003851278"/>
                    <w:tag w:val="goog_rdk_5536"/>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relevant and the d</w:delText>
                    </w:r>
                  </w:sdtContent>
                </w:sdt>
              </w:del>
            </w:sdtContent>
          </w:sdt>
          <w:sdt>
            <w:sdtPr>
              <w:id w:val="-1250739778"/>
              <w:tag w:val="goog_rdk_5537"/>
            </w:sdtPr>
            <w:sdtContent>
              <w:ins w:author="Dhanush Kodi" w:id="170" w:date="2026-09-26T15:02:55Z">
                <w:sdt>
                  <w:sdtPr>
                    <w:id w:val="2092648520"/>
                    <w:tag w:val="goog_rdk_5538"/>
                  </w:sdtPr>
                  <w:sdtContent>
                    <w:del w:author="Animefor Me" w:id="15" w:date="2026-09-29T09:36:34Z"/>
                  </w:sdtContent>
                </w:sdt>
              </w:ins>
              <w:sdt>
                <w:sdtPr>
                  <w:id w:val="1978674580"/>
                  <w:tag w:val="goog_rdk_5539"/>
                </w:sdtPr>
                <w:sdtContent>
                  <w:ins w:author="Dhanush Kodi" w:id="170" w:date="2026-09-26T15:02:55Z">
                    <w:del w:author="Animefor Me" w:id="15" w:date="2026-09-29T09:36:34Z">
                      <w:r w:rsidDel="00000000" w:rsidR="00000000" w:rsidRPr="00000000">
                        <w:rPr>
                          <w:rtl w:val="0"/>
                        </w:rPr>
                      </w:r>
                    </w:del>
                  </w:ins>
                </w:sdtContent>
              </w:sdt>
              <w:ins w:author="Dhanush Kodi" w:id="170" w:date="2026-09-26T15:02:55Z">
                <w:del w:author="Animefor Me" w:id="15" w:date="2026-09-29T09:36:34Z">
                  <w:bookmarkStart w:colFirst="0" w:colLast="0" w:name="_heading=h.iaflbm685lt9" w:id="59"/>
                  <w:bookmarkEnd w:id="59"/>
                </w:del>
              </w:ins>
            </w:sdtContent>
          </w:sdt>
        </w:p>
      </w:sdtContent>
    </w:sdt>
    <w:sdt>
      <w:sdtPr>
        <w:id w:val="985792262"/>
        <w:tag w:val="goog_rdk_5556"/>
      </w:sdtPr>
      <w:sdtContent>
        <w:p w:rsidR="00000000" w:rsidDel="00000000" w:rsidP="00000000" w:rsidRDefault="00000000" w:rsidRPr="00000000" w14:paraId="000004DB">
          <w:pPr>
            <w:numPr>
              <w:ilvl w:val="0"/>
              <w:numId w:val="23"/>
            </w:numPr>
            <w:spacing w:after="280" w:before="280" w:line="240" w:lineRule="auto"/>
            <w:jc w:val="both"/>
            <w:rPr>
              <w:del w:author="Animefor Me" w:id="15" w:date="2026-09-29T09:36:34Z"/>
              <w:u w:val="none"/>
              <w:rPrChange w:author="Srimathi" w:id="175" w:date="2026-09-24T14:08:58Z">
                <w:rPr>
                  <w:rFonts w:ascii="Cambria" w:cs="Cambria" w:eastAsia="Cambria" w:hAnsi="Cambria"/>
                  <w:color w:val="000000"/>
                  <w:sz w:val="22"/>
                  <w:szCs w:val="22"/>
                </w:rPr>
              </w:rPrChange>
            </w:rPr>
            <w:pPrChange w:author="Srimathi" w:id="0" w:date="2026-09-24T14:08:58Z">
              <w:pPr>
                <w:spacing w:after="280" w:before="280" w:line="240" w:lineRule="auto"/>
                <w:jc w:val="both"/>
              </w:pPr>
            </w:pPrChange>
          </w:pPr>
          <w:sdt>
            <w:sdtPr>
              <w:id w:val="-1045274727"/>
              <w:tag w:val="goog_rdk_5542"/>
            </w:sdtPr>
            <w:sdtContent>
              <w:del w:author="Animefor Me" w:id="15" w:date="2026-09-29T09:36:34Z"/>
              <w:sdt>
                <w:sdtPr>
                  <w:id w:val="-305805603"/>
                  <w:tag w:val="goog_rdk_554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is</w:delText>
                    </w:r>
                  </w:del>
                </w:sdtContent>
              </w:sdt>
              <w:del w:author="Animefor Me" w:id="15" w:date="2026-09-29T09:36:34Z"/>
            </w:sdtContent>
          </w:sdt>
          <w:sdt>
            <w:sdtPr>
              <w:id w:val="923911753"/>
              <w:tag w:val="goog_rdk_5544"/>
            </w:sdtPr>
            <w:sdtContent>
              <w:ins w:author="Dharani" w:id="173" w:date="2026-09-26T14:32:14Z">
                <w:sdt>
                  <w:sdtPr>
                    <w:id w:val="1420065292"/>
                    <w:tag w:val="goog_rdk_5545"/>
                  </w:sdtPr>
                  <w:sdtContent>
                    <w:del w:author="Animefor Me" w:id="15" w:date="2026-09-29T09:36:34Z"/>
                  </w:sdtContent>
                </w:sdt>
              </w:ins>
              <w:sdt>
                <w:sdtPr>
                  <w:id w:val="1151817045"/>
                  <w:tag w:val="goog_rdk_5546"/>
                </w:sdtPr>
                <w:sdtContent>
                  <w:ins w:author="Dharani" w:id="173" w:date="2026-09-26T14:32:14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ins>
                </w:sdtContent>
              </w:sdt>
              <w:ins w:author="Dharani" w:id="173" w:date="2026-09-26T14:32:14Z">
                <w:del w:author="Animefor Me" w:id="15" w:date="2026-09-29T09:36:34Z"/>
              </w:ins>
            </w:sdtContent>
          </w:sdt>
          <w:sdt>
            <w:sdtPr>
              <w:id w:val="1806076331"/>
              <w:tag w:val="goog_rdk_5547"/>
            </w:sdtPr>
            <w:sdtContent>
              <w:del w:author="Animefor Me" w:id="15" w:date="2026-09-29T09:36:34Z"/>
              <w:sdt>
                <w:sdtPr>
                  <w:id w:val="1592809368"/>
                  <w:tag w:val="goog_rdk_554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tractors </w:delText>
                    </w:r>
                  </w:del>
                </w:sdtContent>
              </w:sdt>
              <w:del w:author="Animefor Me" w:id="15" w:date="2026-09-29T09:36:34Z">
                <w:sdt>
                  <w:sdtPr>
                    <w:id w:val="667326002"/>
                    <w:tag w:val="goog_rdk_5549"/>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a</w:delText>
                    </w:r>
                  </w:sdtContent>
                </w:sdt>
              </w:del>
            </w:sdtContent>
          </w:sdt>
          <w:sdt>
            <w:sdtPr>
              <w:id w:val="582070472"/>
              <w:tag w:val="goog_rdk_5550"/>
            </w:sdtPr>
            <w:sdtContent>
              <w:ins w:author="Anonymous" w:id="174" w:date="2026-09-26T06:15:40Z">
                <w:sdt>
                  <w:sdtPr>
                    <w:id w:val="-2109419869"/>
                    <w:tag w:val="goog_rdk_5551"/>
                  </w:sdtPr>
                  <w:sdtContent>
                    <w:del w:author="Animefor Me" w:id="15" w:date="2026-09-29T09:36:34Z"/>
                  </w:sdtContent>
                </w:sdt>
              </w:ins>
              <w:sdt>
                <w:sdtPr>
                  <w:id w:val="-1132310862"/>
                  <w:tag w:val="goog_rdk_5552"/>
                </w:sdtPr>
                <w:sdtContent>
                  <w:ins w:author="Anonymous" w:id="174" w:date="2026-09-26T06:15:40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Anonymous" w:id="174" w:date="2026-09-26T06:15:40Z">
                <w:del w:author="Animefor Me" w:id="15" w:date="2026-09-29T09:36:34Z"/>
              </w:ins>
            </w:sdtContent>
          </w:sdt>
          <w:sdt>
            <w:sdtPr>
              <w:id w:val="-1871778723"/>
              <w:tag w:val="goog_rdk_5553"/>
            </w:sdtPr>
            <w:sdtContent>
              <w:del w:author="Animefor Me" w:id="15" w:date="2026-09-29T09:36:34Z"/>
              <w:sdt>
                <w:sdtPr>
                  <w:id w:val="1025587964"/>
                  <w:tag w:val="goog_rdk_555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re</w:delText>
                    </w:r>
                  </w:del>
                </w:sdtContent>
              </w:sdt>
              <w:del w:author="Animefor Me" w:id="15" w:date="2026-09-29T09:36:34Z">
                <w:sdt>
                  <w:sdtPr>
                    <w:id w:val="-1492112135"/>
                    <w:tag w:val="goog_rdk_5555"/>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plausible. The final output is structured in JSON format for easy integration.</w:delText>
                    </w:r>
                  </w:sdtContent>
                </w:sdt>
              </w:del>
            </w:sdtContent>
          </w:sdt>
        </w:p>
      </w:sdtContent>
    </w:sdt>
    <w:sdt>
      <w:sdtPr>
        <w:id w:val="131590747"/>
        <w:tag w:val="goog_rdk_5559"/>
      </w:sdtPr>
      <w:sdtContent>
        <w:p w:rsidR="00000000" w:rsidDel="00000000" w:rsidP="00000000" w:rsidRDefault="00000000" w:rsidRPr="00000000" w14:paraId="000004DC">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2063482289"/>
              <w:tag w:val="goog_rdk_5557"/>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2"/>
                        <w:szCs w:val="22"/>
                      </w:rPr>
                    </w:rPrChange>
                  </w:rPr>
                  <w:drawing>
                    <wp:inline distB="0" distT="0" distL="0" distR="0">
                      <wp:extent cx="5731510" cy="4703445"/>
                      <wp:effectExtent b="0" l="0" r="0" t="0"/>
                      <wp:docPr id="212691695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510" cy="4703445"/>
                              </a:xfrm>
                              <a:prstGeom prst="rect"/>
                              <a:ln/>
                            </pic:spPr>
                          </pic:pic>
                        </a:graphicData>
                      </a:graphic>
                    </wp:inline>
                  </w:drawing>
                </w:r>
              </w:del>
              <w:sdt>
                <w:sdtPr>
                  <w:id w:val="1017993696"/>
                  <w:tag w:val="goog_rdk_555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504364161"/>
        <w:tag w:val="goog_rdk_5565"/>
      </w:sdtPr>
      <w:sdtContent>
        <w:p w:rsidR="00000000" w:rsidDel="00000000" w:rsidP="00000000" w:rsidRDefault="00000000" w:rsidRPr="00000000" w14:paraId="000004DD">
          <w:pPr>
            <w:spacing w:after="280" w:before="280" w:line="240" w:lineRule="auto"/>
            <w:jc w:val="center"/>
            <w:rPr>
              <w:ins w:author="Sabari Selvam" w:id="176" w:date="2026-09-30T14:39:25Z"/>
              <w:del w:author="Animefor Me" w:id="15" w:date="2026-09-29T09:36:34Z"/>
              <w:rPrChange w:author="Animefor Me" w:id="18" w:date="2026-09-29T09:36:34Z">
                <w:rPr>
                  <w:rFonts w:ascii="Cambria" w:cs="Cambria" w:eastAsia="Cambria" w:hAnsi="Cambria"/>
                  <w:color w:val="000000"/>
                  <w:sz w:val="22"/>
                  <w:szCs w:val="22"/>
                </w:rPr>
              </w:rPrChange>
            </w:rPr>
          </w:pPr>
          <w:sdt>
            <w:sdtPr>
              <w:id w:val="-1750051695"/>
              <w:tag w:val="goog_rdk_5562"/>
            </w:sdtPr>
            <w:sdtContent>
              <w:ins w:author="Sabari Selvam" w:id="176" w:date="2026-09-30T14:39:25Z">
                <w:sdt>
                  <w:sdtPr>
                    <w:id w:val="-1904609545"/>
                    <w:tag w:val="goog_rdk_5563"/>
                  </w:sdtPr>
                  <w:sdtContent>
                    <w:del w:author="Animefor Me" w:id="15" w:date="2026-09-29T09:36:34Z"/>
                  </w:sdtContent>
                </w:sdt>
              </w:ins>
              <w:sdt>
                <w:sdtPr>
                  <w:id w:val="1070419821"/>
                  <w:tag w:val="goog_rdk_5564"/>
                </w:sdtPr>
                <w:sdtContent>
                  <w:ins w:author="Sabari Selvam" w:id="176" w:date="2026-09-30T14:39:25Z">
                    <w:del w:author="Animefor Me" w:id="15" w:date="2026-09-29T09:36:34Z">
                      <w:r w:rsidDel="00000000" w:rsidR="00000000" w:rsidRPr="00000000">
                        <w:rPr>
                          <w:rtl w:val="0"/>
                        </w:rPr>
                      </w:r>
                    </w:del>
                  </w:ins>
                </w:sdtContent>
              </w:sdt>
              <w:ins w:author="Sabari Selvam" w:id="176" w:date="2026-09-30T14:39:25Z">
                <w:del w:author="Animefor Me" w:id="15" w:date="2026-09-29T09:36:34Z"/>
              </w:ins>
            </w:sdtContent>
          </w:sdt>
        </w:p>
      </w:sdtContent>
    </w:sdt>
    <w:sdt>
      <w:sdtPr>
        <w:id w:val="1802834108"/>
        <w:tag w:val="goog_rdk_5571"/>
      </w:sdtPr>
      <w:sdtContent>
        <w:p w:rsidR="00000000" w:rsidDel="00000000" w:rsidP="00000000" w:rsidRDefault="00000000" w:rsidRPr="00000000" w14:paraId="000004DE">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952055171"/>
              <w:tag w:val="goog_rdk_5566"/>
            </w:sdtPr>
            <w:sdtContent>
              <w:ins w:author="Sabari Selvam" w:id="176" w:date="2026-09-30T14:39:25Z">
                <w:sdt>
                  <w:sdtPr>
                    <w:id w:val="-167309408"/>
                    <w:tag w:val="goog_rdk_5567"/>
                  </w:sdtPr>
                  <w:sdtContent>
                    <w:del w:author="Animefor Me" w:id="15" w:date="2026-09-29T09:36:34Z"/>
                  </w:sdtContent>
                </w:sdt>
              </w:ins>
              <w:sdt>
                <w:sdtPr>
                  <w:id w:val="-1167897744"/>
                  <w:tag w:val="goog_rdk_5568"/>
                </w:sdtPr>
                <w:sdtContent>
                  <w:ins w:author="Sabari Selvam" w:id="176" w:date="2026-09-30T14:39:25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ins>
                </w:sdtContent>
              </w:sdt>
              <w:ins w:author="Sabari Selvam" w:id="176" w:date="2026-09-30T14:39:25Z">
                <w:del w:author="Animefor Me" w:id="15" w:date="2026-09-29T09:36:34Z"/>
              </w:ins>
            </w:sdtContent>
          </w:sdt>
          <w:sdt>
            <w:sdtPr>
              <w:id w:val="1273468188"/>
              <w:tag w:val="goog_rdk_5569"/>
            </w:sdtPr>
            <w:sdtContent>
              <w:del w:author="Animefor Me" w:id="15" w:date="2026-09-29T09:36:34Z"/>
              <w:sdt>
                <w:sdtPr>
                  <w:id w:val="-1742959647"/>
                  <w:tag w:val="goog_rdk_5570"/>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Quiz Module Logic</w:delText>
                    </w:r>
                  </w:del>
                </w:sdtContent>
              </w:sdt>
              <w:del w:author="Animefor Me" w:id="15" w:date="2026-09-29T09:36:34Z"/>
            </w:sdtContent>
          </w:sdt>
        </w:p>
      </w:sdtContent>
    </w:sdt>
    <w:sdt>
      <w:sdtPr>
        <w:id w:val="742925807"/>
        <w:tag w:val="goog_rdk_5574"/>
      </w:sdtPr>
      <w:sdtContent>
        <w:p w:rsidR="00000000" w:rsidDel="00000000" w:rsidP="00000000" w:rsidRDefault="00000000" w:rsidRPr="00000000" w14:paraId="000004DF">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775888626"/>
              <w:tag w:val="goog_rdk_5572"/>
            </w:sdtPr>
            <w:sdtContent>
              <w:del w:author="Animefor Me" w:id="15" w:date="2026-09-29T09:36:34Z"/>
              <w:sdt>
                <w:sdtPr>
                  <w:id w:val="619487472"/>
                  <w:tag w:val="goog_rdk_557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delText>
                    </w:r>
                  </w:del>
                </w:sdtContent>
              </w:sdt>
              <w:del w:author="Animefor Me" w:id="15" w:date="2026-09-29T09:36:34Z"/>
            </w:sdtContent>
          </w:sdt>
        </w:p>
      </w:sdtContent>
    </w:sdt>
    <w:sdt>
      <w:sdtPr>
        <w:id w:val="476615522"/>
        <w:tag w:val="goog_rdk_5577"/>
      </w:sdtPr>
      <w:sdtContent>
        <w:p w:rsidR="00000000" w:rsidDel="00000000" w:rsidP="00000000" w:rsidRDefault="00000000" w:rsidRPr="00000000" w14:paraId="000004E0">
          <w:pPr>
            <w:numPr>
              <w:ilvl w:val="0"/>
              <w:numId w:val="18"/>
            </w:numPr>
            <w:spacing w:after="280" w:before="280" w:line="240" w:lineRule="auto"/>
            <w:ind w:left="720" w:hanging="360"/>
            <w:jc w:val="both"/>
            <w:rPr>
              <w:del w:author="Animefor Me" w:id="15" w:date="2026-09-29T09:36:34Z"/>
              <w:rFonts w:ascii="Cambria" w:cs="Cambria" w:eastAsia="Cambria" w:hAnsi="Cambria"/>
              <w:color w:val="000000"/>
              <w:sz w:val="22"/>
              <w:szCs w:val="22"/>
            </w:rPr>
          </w:pPr>
          <w:sdt>
            <w:sdtPr>
              <w:id w:val="-1413575209"/>
              <w:tag w:val="goog_rdk_5575"/>
            </w:sdtPr>
            <w:sdtContent>
              <w:del w:author="Animefor Me" w:id="15" w:date="2026-09-29T09:36:34Z"/>
              <w:sdt>
                <w:sdtPr>
                  <w:id w:val="-1601976573"/>
                  <w:tag w:val="goog_rdk_557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Summary Module</w:delText>
                    </w:r>
                  </w:del>
                </w:sdtContent>
              </w:sdt>
              <w:del w:author="Animefor Me" w:id="15" w:date="2026-09-29T09:36:34Z"/>
            </w:sdtContent>
          </w:sdt>
        </w:p>
      </w:sdtContent>
    </w:sdt>
    <w:sdt>
      <w:sdtPr>
        <w:id w:val="-517410375"/>
        <w:tag w:val="goog_rdk_5580"/>
      </w:sdtPr>
      <w:sdtContent>
        <w:p w:rsidR="00000000" w:rsidDel="00000000" w:rsidP="00000000" w:rsidRDefault="00000000" w:rsidRPr="00000000" w14:paraId="000004E1">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320677362"/>
              <w:tag w:val="goog_rdk_5578"/>
            </w:sdtPr>
            <w:sdtContent>
              <w:del w:author="Animefor Me" w:id="15" w:date="2026-09-29T09:36:34Z"/>
              <w:sdt>
                <w:sdtPr>
                  <w:id w:val="1357710289"/>
                  <w:tag w:val="goog_rdk_557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delText>
                    </w:r>
                  </w:del>
                </w:sdtContent>
              </w:sdt>
              <w:del w:author="Animefor Me" w:id="15" w:date="2026-09-29T09:36:34Z"/>
            </w:sdtContent>
          </w:sdt>
        </w:p>
      </w:sdtContent>
    </w:sdt>
    <w:sdt>
      <w:sdtPr>
        <w:id w:val="1577404209"/>
        <w:tag w:val="goog_rdk_5583"/>
      </w:sdtPr>
      <w:sdtContent>
        <w:p w:rsidR="00000000" w:rsidDel="00000000" w:rsidP="00000000" w:rsidRDefault="00000000" w:rsidRPr="00000000" w14:paraId="000004E2">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286963331"/>
              <w:tag w:val="goog_rdk_5581"/>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2"/>
                        <w:szCs w:val="22"/>
                      </w:rPr>
                    </w:rPrChange>
                  </w:rPr>
                  <w:drawing>
                    <wp:inline distB="0" distT="0" distL="0" distR="0">
                      <wp:extent cx="5731510" cy="1793875"/>
                      <wp:effectExtent b="0" l="0" r="0" t="0"/>
                      <wp:docPr id="212691695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510" cy="1793875"/>
                              </a:xfrm>
                              <a:prstGeom prst="rect"/>
                              <a:ln/>
                            </pic:spPr>
                          </pic:pic>
                        </a:graphicData>
                      </a:graphic>
                    </wp:inline>
                  </w:drawing>
                </w:r>
              </w:del>
              <w:sdt>
                <w:sdtPr>
                  <w:id w:val="-2028285530"/>
                  <w:tag w:val="goog_rdk_558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78452397"/>
        <w:tag w:val="goog_rdk_5586"/>
      </w:sdtPr>
      <w:sdtContent>
        <w:p w:rsidR="00000000" w:rsidDel="00000000" w:rsidP="00000000" w:rsidRDefault="00000000" w:rsidRPr="00000000" w14:paraId="000004E3">
          <w:pPr>
            <w:spacing w:after="280" w:before="280" w:line="240" w:lineRule="auto"/>
            <w:ind w:left="720" w:firstLine="0"/>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694522505"/>
              <w:tag w:val="goog_rdk_5584"/>
            </w:sdtPr>
            <w:sdtContent>
              <w:del w:author="Animefor Me" w:id="15" w:date="2026-09-29T09:36:34Z"/>
              <w:sdt>
                <w:sdtPr>
                  <w:id w:val="1275684457"/>
                  <w:tag w:val="goog_rdk_5585"/>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Summary Module</w:delText>
                    </w:r>
                  </w:del>
                </w:sdtContent>
              </w:sdt>
              <w:del w:author="Animefor Me" w:id="15" w:date="2026-09-29T09:36:34Z"/>
            </w:sdtContent>
          </w:sdt>
        </w:p>
      </w:sdtContent>
    </w:sdt>
    <w:sdt>
      <w:sdtPr>
        <w:id w:val="1579730008"/>
        <w:tag w:val="goog_rdk_5593"/>
      </w:sdtPr>
      <w:sdtContent>
        <w:p w:rsidR="00000000" w:rsidDel="00000000" w:rsidP="00000000" w:rsidRDefault="00000000" w:rsidRPr="00000000" w14:paraId="000004E4">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841027496"/>
              <w:tag w:val="goog_rdk_5589"/>
            </w:sdtPr>
            <w:sdtContent>
              <w:ins w:author="Santhosh Kumar" w:id="177" w:date="2026-09-23T13:30:39Z">
                <w:sdt>
                  <w:sdtPr>
                    <w:id w:val="-656835174"/>
                    <w:tag w:val="goog_rdk_5590"/>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22"/>
                              <w:szCs w:val="22"/>
                            </w:rPr>
                          </w:rPrChange>
                        </w:rPr>
                        <w:drawing>
                          <wp:inline distB="0" distT="0" distL="0" distR="0">
                            <wp:extent cx="3957150" cy="749300"/>
                            <wp:effectExtent b="0" l="0" r="0" t="0"/>
                            <wp:docPr id="2126916938" name="image19.png"/>
                            <a:graphic>
                              <a:graphicData uri="http://schemas.openxmlformats.org/drawingml/2006/picture">
                                <pic:pic>
                                  <pic:nvPicPr>
                                    <pic:cNvPr id="0" name="image19.png"/>
                                    <pic:cNvPicPr preferRelativeResize="0"/>
                                  </pic:nvPicPr>
                                  <pic:blipFill>
                                    <a:blip r:embed="rId34"/>
                                    <a:srcRect b="35098" l="0" r="0" t="4257"/>
                                    <a:stretch>
                                      <a:fillRect/>
                                    </a:stretch>
                                  </pic:blipFill>
                                  <pic:spPr>
                                    <a:xfrm>
                                      <a:off x="0" y="0"/>
                                      <a:ext cx="3957150" cy="749300"/>
                                    </a:xfrm>
                                    <a:prstGeom prst="rect"/>
                                    <a:ln/>
                                  </pic:spPr>
                                </pic:pic>
                              </a:graphicData>
                            </a:graphic>
                          </wp:inline>
                        </w:drawing>
                      </w:r>
                      <w:r w:rsidDel="00000000" w:rsidR="00000000" w:rsidRPr="00000000">
                        <w:rPr>
                          <w:rPrChange w:author="Animefor Me" w:id="18" w:date="2026-09-29T09:36:34Z">
                            <w:rPr>
                              <w:rFonts w:ascii="Cambria" w:cs="Cambria" w:eastAsia="Cambria" w:hAnsi="Cambria"/>
                              <w:b w:val="1"/>
                              <w:bCs w:val="1"/>
                              <w:color w:val="000000"/>
                              <w:sz w:val="22"/>
                              <w:szCs w:val="22"/>
                            </w:rPr>
                          </w:rPrChange>
                        </w:rPr>
                        <w:drawing>
                          <wp:inline distB="0" distT="0" distL="0" distR="0">
                            <wp:extent cx="3957150" cy="749300"/>
                            <wp:effectExtent b="0" l="0" r="0" t="0"/>
                            <wp:docPr id="2126916927" name="image19.png"/>
                            <a:graphic>
                              <a:graphicData uri="http://schemas.openxmlformats.org/drawingml/2006/picture">
                                <pic:pic>
                                  <pic:nvPicPr>
                                    <pic:cNvPr id="0" name="image19.png"/>
                                    <pic:cNvPicPr preferRelativeResize="0"/>
                                  </pic:nvPicPr>
                                  <pic:blipFill>
                                    <a:blip r:embed="rId34"/>
                                    <a:srcRect b="35098" l="0" r="0" t="4257"/>
                                    <a:stretch>
                                      <a:fillRect/>
                                    </a:stretch>
                                  </pic:blipFill>
                                  <pic:spPr>
                                    <a:xfrm>
                                      <a:off x="0" y="0"/>
                                      <a:ext cx="3957150" cy="749300"/>
                                    </a:xfrm>
                                    <a:prstGeom prst="rect"/>
                                    <a:ln/>
                                  </pic:spPr>
                                </pic:pic>
                              </a:graphicData>
                            </a:graphic>
                          </wp:inline>
                        </w:drawing>
                      </w:r>
                    </w:del>
                  </w:sdtContent>
                </w:sdt>
              </w:ins>
            </w:sdtContent>
          </w:sdt>
          <w:sdt>
            <w:sdtPr>
              <w:id w:val="-1277686387"/>
              <w:tag w:val="goog_rdk_5591"/>
            </w:sdtPr>
            <w:sdtContent>
              <w:del w:author="Animefor Me" w:id="15" w:date="2026-09-29T09:36:34Z"/>
              <w:sdt>
                <w:sdtPr>
                  <w:id w:val="-451789955"/>
                  <w:tag w:val="goog_rdk_559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842330230"/>
        <w:tag w:val="goog_rdk_5596"/>
      </w:sdtPr>
      <w:sdtContent>
        <w:p w:rsidR="00000000" w:rsidDel="00000000" w:rsidP="00000000" w:rsidRDefault="00000000" w:rsidRPr="00000000" w14:paraId="000004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41729788"/>
              <w:tag w:val="goog_rdk_5594"/>
            </w:sdtPr>
            <w:sdtContent>
              <w:del w:author="Animefor Me" w:id="15" w:date="2026-09-29T09:36:34Z"/>
              <w:sdt>
                <w:sdtPr>
                  <w:id w:val="916875829"/>
                  <w:tag w:val="goog_rdk_559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Learning Path Module</w:delText>
                    </w:r>
                  </w:del>
                </w:sdtContent>
              </w:sdt>
              <w:del w:author="Animefor Me" w:id="15" w:date="2026-09-29T09:36:34Z"/>
            </w:sdtContent>
          </w:sdt>
        </w:p>
      </w:sdtContent>
    </w:sdt>
    <w:sdt>
      <w:sdtPr>
        <w:id w:val="-112949912"/>
        <w:tag w:val="goog_rdk_5599"/>
      </w:sdtPr>
      <w:sdtContent>
        <w:p w:rsidR="00000000" w:rsidDel="00000000" w:rsidP="00000000" w:rsidRDefault="00000000" w:rsidRPr="00000000" w14:paraId="000004E6">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201312233"/>
              <w:tag w:val="goog_rdk_5597"/>
            </w:sdtPr>
            <w:sdtContent>
              <w:del w:author="Animefor Me" w:id="15" w:date="2026-09-29T09:36:34Z"/>
              <w:sdt>
                <w:sdtPr>
                  <w:id w:val="373160620"/>
                  <w:tag w:val="goog_rdk_559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delText>
                    </w:r>
                  </w:del>
                </w:sdtContent>
              </w:sdt>
              <w:del w:author="Animefor Me" w:id="15" w:date="2026-09-29T09:36:34Z"/>
            </w:sdtContent>
          </w:sdt>
        </w:p>
      </w:sdtContent>
    </w:sdt>
    <w:sdt>
      <w:sdtPr>
        <w:id w:val="1453162785"/>
        <w:tag w:val="goog_rdk_5602"/>
      </w:sdtPr>
      <w:sdtContent>
        <w:p w:rsidR="00000000" w:rsidDel="00000000" w:rsidP="00000000" w:rsidRDefault="00000000" w:rsidRPr="00000000" w14:paraId="000004E7">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189000917"/>
              <w:tag w:val="goog_rdk_5600"/>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2"/>
                        <w:szCs w:val="22"/>
                      </w:rPr>
                    </w:rPrChange>
                  </w:rPr>
                  <w:drawing>
                    <wp:inline distB="0" distT="0" distL="0" distR="0">
                      <wp:extent cx="5731510" cy="2826385"/>
                      <wp:effectExtent b="0" l="0" r="0" t="0"/>
                      <wp:docPr id="2126916957"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731510" cy="2826385"/>
                              </a:xfrm>
                              <a:prstGeom prst="rect"/>
                              <a:ln/>
                            </pic:spPr>
                          </pic:pic>
                        </a:graphicData>
                      </a:graphic>
                    </wp:inline>
                  </w:drawing>
                </w:r>
              </w:del>
              <w:sdt>
                <w:sdtPr>
                  <w:id w:val="-1015620568"/>
                  <w:tag w:val="goog_rdk_560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836272709"/>
        <w:tag w:val="goog_rdk_5605"/>
      </w:sdtPr>
      <w:sdtContent>
        <w:p w:rsidR="00000000" w:rsidDel="00000000" w:rsidP="00000000" w:rsidRDefault="00000000" w:rsidRPr="00000000" w14:paraId="000004E8">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620171003"/>
              <w:tag w:val="goog_rdk_5603"/>
            </w:sdtPr>
            <w:sdtContent>
              <w:del w:author="Animefor Me" w:id="15" w:date="2026-09-29T09:36:34Z"/>
              <w:sdt>
                <w:sdtPr>
                  <w:id w:val="196407622"/>
                  <w:tag w:val="goog_rdk_560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Learning Path Module</w:delText>
                    </w:r>
                  </w:del>
                </w:sdtContent>
              </w:sdt>
              <w:del w:author="Animefor Me" w:id="15" w:date="2026-09-29T09:36:34Z"/>
            </w:sdtContent>
          </w:sdt>
        </w:p>
      </w:sdtContent>
    </w:sdt>
    <w:sdt>
      <w:sdtPr>
        <w:id w:val="2139498530"/>
        <w:tag w:val="goog_rdk_5608"/>
      </w:sdtPr>
      <w:sdtContent>
        <w:p w:rsidR="00000000" w:rsidDel="00000000" w:rsidP="00000000" w:rsidRDefault="00000000" w:rsidRPr="00000000" w14:paraId="000004E9">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374140572"/>
              <w:tag w:val="goog_rdk_5606"/>
            </w:sdtPr>
            <w:sdtContent>
              <w:del w:author="Animefor Me" w:id="15" w:date="2026-09-29T09:36:34Z"/>
              <w:sdt>
                <w:sdtPr>
                  <w:id w:val="646350114"/>
                  <w:tag w:val="goog_rdk_560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560515237"/>
        <w:tag w:val="goog_rdk_5612"/>
      </w:sdtPr>
      <w:sdtContent>
        <w:p w:rsidR="00000000" w:rsidDel="00000000" w:rsidP="00000000" w:rsidRDefault="00000000" w:rsidRPr="00000000" w14:paraId="000004EA">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1318244722"/>
              <w:tag w:val="goog_rdk_5609"/>
            </w:sdtPr>
            <w:sdtContent>
              <w:del w:author="Animefor Me" w:id="15" w:date="2026-09-29T09:36:34Z"/>
              <w:sdt>
                <w:sdtPr>
                  <w:id w:val="615584241"/>
                  <w:tag w:val="goog_rdk_5610"/>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2.2</w:delText>
                    </w:r>
                  </w:del>
                </w:sdtContent>
              </w:sdt>
              <w:del w:author="Animefor Me" w:id="15" w:date="2026-09-29T09:36:34Z">
                <w:sdt>
                  <w:sdtPr>
                    <w:id w:val="-2116518267"/>
                    <w:tag w:val="goog_rdk_5611"/>
                  </w:sdtPr>
                  <w:sdtContent>
                    <w:r w:rsidDel="00000000" w:rsidR="00000000" w:rsidRPr="00000000">
                      <w:rPr>
                        <w:rtl w:val="0"/>
                        <w:rPrChange w:author="Animefor Me" w:id="18" w:date="2026-09-29T09:36:34Z">
                          <w:rPr>
                            <w:rFonts w:ascii="Cambria" w:cs="Cambria" w:eastAsia="Cambria" w:hAnsi="Cambria"/>
                            <w:color w:val="000000"/>
                          </w:rPr>
                        </w:rPrChange>
                      </w:rPr>
                      <w:delText xml:space="preserve"> : Backend API with FastAPI</w:delText>
                    </w:r>
                  </w:sdtContent>
                </w:sdt>
              </w:del>
            </w:sdtContent>
          </w:sdt>
        </w:p>
      </w:sdtContent>
    </w:sdt>
    <w:sdt>
      <w:sdtPr>
        <w:id w:val="-1266916767"/>
        <w:tag w:val="goog_rdk_5615"/>
      </w:sdtPr>
      <w:sdtContent>
        <w:p w:rsidR="00000000" w:rsidDel="00000000" w:rsidP="00000000" w:rsidRDefault="00000000" w:rsidRPr="00000000" w14:paraId="000004EB">
          <w:pPr>
            <w:numPr>
              <w:ilvl w:val="0"/>
              <w:numId w:val="19"/>
            </w:numPr>
            <w:spacing w:after="280" w:before="280" w:line="240" w:lineRule="auto"/>
            <w:ind w:left="720" w:hanging="360"/>
            <w:rPr>
              <w:del w:author="Animefor Me" w:id="15" w:date="2026-09-29T09:36:34Z"/>
              <w:rFonts w:ascii="Cambria" w:cs="Cambria" w:eastAsia="Cambria" w:hAnsi="Cambria"/>
              <w:color w:val="000000"/>
              <w:sz w:val="22"/>
              <w:szCs w:val="22"/>
            </w:rPr>
          </w:pPr>
          <w:sdt>
            <w:sdtPr>
              <w:id w:val="1621121066"/>
              <w:tag w:val="goog_rdk_5613"/>
            </w:sdtPr>
            <w:sdtContent>
              <w:del w:author="Animefor Me" w:id="15" w:date="2026-09-29T09:36:34Z"/>
              <w:sdt>
                <w:sdtPr>
                  <w:id w:val="-841755462"/>
                  <w:tag w:val="goog_rdk_561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Defined RESTful endpoints for each module:</w:delText>
                    </w:r>
                  </w:del>
                </w:sdtContent>
              </w:sdt>
              <w:del w:author="Animefor Me" w:id="15" w:date="2026-09-29T09:36:34Z"/>
            </w:sdtContent>
          </w:sdt>
        </w:p>
      </w:sdtContent>
    </w:sdt>
    <w:sdt>
      <w:sdtPr>
        <w:id w:val="-1189008"/>
        <w:tag w:val="goog_rdk_5618"/>
      </w:sdtPr>
      <w:sdtContent>
        <w:p w:rsidR="00000000" w:rsidDel="00000000" w:rsidP="00000000" w:rsidRDefault="00000000" w:rsidRPr="00000000" w14:paraId="000004E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137589149"/>
              <w:tag w:val="goog_rdk_5616"/>
            </w:sdtPr>
            <w:sdtContent>
              <w:del w:author="Animefor Me" w:id="15" w:date="2026-09-29T09:36:34Z"/>
              <w:sdt>
                <w:sdtPr>
                  <w:id w:val="-1982493821"/>
                  <w:tag w:val="goog_rdk_561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/qa</w:delText>
                    </w:r>
                  </w:del>
                </w:sdtContent>
              </w:sdt>
              <w:del w:author="Animefor Me" w:id="15" w:date="2026-09-29T09:36:34Z"/>
            </w:sdtContent>
          </w:sdt>
        </w:p>
      </w:sdtContent>
    </w:sdt>
    <w:sdt>
      <w:sdtPr>
        <w:id w:val="1763612520"/>
        <w:tag w:val="goog_rdk_5621"/>
      </w:sdtPr>
      <w:sdtContent>
        <w:p w:rsidR="00000000" w:rsidDel="00000000" w:rsidP="00000000" w:rsidRDefault="00000000" w:rsidRPr="00000000" w14:paraId="000004E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024861622"/>
              <w:tag w:val="goog_rdk_5619"/>
            </w:sdtPr>
            <w:sdtContent>
              <w:del w:author="Animefor Me" w:id="15" w:date="2026-09-29T09:36:34Z"/>
              <w:sdt>
                <w:sdtPr>
                  <w:id w:val="-1764179551"/>
                  <w:tag w:val="goog_rdk_5620"/>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/explain</w:delText>
                    </w:r>
                  </w:del>
                </w:sdtContent>
              </w:sdt>
              <w:del w:author="Animefor Me" w:id="15" w:date="2026-09-29T09:36:34Z"/>
            </w:sdtContent>
          </w:sdt>
        </w:p>
      </w:sdtContent>
    </w:sdt>
    <w:sdt>
      <w:sdtPr>
        <w:id w:val="762235567"/>
        <w:tag w:val="goog_rdk_5624"/>
      </w:sdtPr>
      <w:sdtContent>
        <w:p w:rsidR="00000000" w:rsidDel="00000000" w:rsidP="00000000" w:rsidRDefault="00000000" w:rsidRPr="00000000" w14:paraId="000004E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968641241"/>
              <w:tag w:val="goog_rdk_5622"/>
            </w:sdtPr>
            <w:sdtContent>
              <w:del w:author="Animefor Me" w:id="15" w:date="2026-09-29T09:36:34Z"/>
              <w:sdt>
                <w:sdtPr>
                  <w:id w:val="-588378304"/>
                  <w:tag w:val="goog_rdk_562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w:delText>
                    </w:r>
                  </w:del>
                </w:sdtContent>
              </w:sdt>
              <w:del w:author="Animefor Me" w:id="15" w:date="2026-09-29T09:36:34Z"/>
            </w:sdtContent>
          </w:sdt>
        </w:p>
      </w:sdtContent>
    </w:sdt>
    <w:sdt>
      <w:sdtPr>
        <w:id w:val="-1157002790"/>
        <w:tag w:val="goog_rdk_5627"/>
      </w:sdtPr>
      <w:sdtContent>
        <w:p w:rsidR="00000000" w:rsidDel="00000000" w:rsidP="00000000" w:rsidRDefault="00000000" w:rsidRPr="00000000" w14:paraId="000004E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110600461"/>
              <w:tag w:val="goog_rdk_5625"/>
            </w:sdtPr>
            <w:sdtContent>
              <w:del w:author="Animefor Me" w:id="15" w:date="2026-09-29T09:36:34Z"/>
              <w:sdt>
                <w:sdtPr>
                  <w:id w:val="1767638137"/>
                  <w:tag w:val="goog_rdk_562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/summarize</w:delText>
                    </w:r>
                  </w:del>
                </w:sdtContent>
              </w:sdt>
              <w:del w:author="Animefor Me" w:id="15" w:date="2026-09-29T09:36:34Z"/>
            </w:sdtContent>
          </w:sdt>
        </w:p>
      </w:sdtContent>
    </w:sdt>
    <w:sdt>
      <w:sdtPr>
        <w:id w:val="-1532740032"/>
        <w:tag w:val="goog_rdk_5630"/>
      </w:sdtPr>
      <w:sdtContent>
        <w:p w:rsidR="00000000" w:rsidDel="00000000" w:rsidP="00000000" w:rsidRDefault="00000000" w:rsidRPr="00000000" w14:paraId="000004F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898142069"/>
              <w:tag w:val="goog_rdk_5628"/>
            </w:sdtPr>
            <w:sdtContent>
              <w:del w:author="Animefor Me" w:id="15" w:date="2026-09-29T09:36:34Z"/>
              <w:sdt>
                <w:sdtPr>
                  <w:id w:val="-1318817752"/>
                  <w:tag w:val="goog_rdk_562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/learn/recommendations</w:delText>
                    </w:r>
                  </w:del>
                </w:sdtContent>
              </w:sdt>
              <w:del w:author="Animefor Me" w:id="15" w:date="2026-09-29T09:36:34Z"/>
            </w:sdtContent>
          </w:sdt>
        </w:p>
      </w:sdtContent>
    </w:sdt>
    <w:sdt>
      <w:sdtPr>
        <w:id w:val="30008892"/>
        <w:tag w:val="goog_rdk_5633"/>
      </w:sdtPr>
      <w:sdtContent>
        <w:p w:rsidR="00000000" w:rsidDel="00000000" w:rsidP="00000000" w:rsidRDefault="00000000" w:rsidRPr="00000000" w14:paraId="000004F1">
          <w:pPr>
            <w:numPr>
              <w:ilvl w:val="0"/>
              <w:numId w:val="19"/>
            </w:numPr>
            <w:spacing w:after="280" w:before="280" w:line="240" w:lineRule="auto"/>
            <w:ind w:left="720" w:hanging="360"/>
            <w:rPr>
              <w:del w:author="Animefor Me" w:id="15" w:date="2026-09-29T09:36:34Z"/>
              <w:rFonts w:ascii="Cambria" w:cs="Cambria" w:eastAsia="Cambria" w:hAnsi="Cambria"/>
              <w:color w:val="000000"/>
              <w:sz w:val="22"/>
              <w:szCs w:val="22"/>
            </w:rPr>
          </w:pPr>
          <w:sdt>
            <w:sdtPr>
              <w:id w:val="-507632783"/>
              <w:tag w:val="goog_rdk_5631"/>
            </w:sdtPr>
            <w:sdtContent>
              <w:del w:author="Animefor Me" w:id="15" w:date="2026-09-29T09:36:34Z"/>
              <w:sdt>
                <w:sdtPr>
                  <w:id w:val="-75989659"/>
                  <w:tag w:val="goog_rdk_5632"/>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Connected each endpoint to a respective module logic</w:delText>
                    </w:r>
                  </w:del>
                </w:sdtContent>
              </w:sdt>
              <w:del w:author="Animefor Me" w:id="15" w:date="2026-09-29T09:36:34Z"/>
            </w:sdtContent>
          </w:sdt>
        </w:p>
      </w:sdtContent>
    </w:sdt>
    <w:sdt>
      <w:sdtPr>
        <w:id w:val="-1285805574"/>
        <w:tag w:val="goog_rdk_5636"/>
      </w:sdtPr>
      <w:sdtContent>
        <w:p w:rsidR="00000000" w:rsidDel="00000000" w:rsidP="00000000" w:rsidRDefault="00000000" w:rsidRPr="00000000" w14:paraId="000004F2">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659243077"/>
              <w:tag w:val="goog_rdk_5634"/>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5731510" cy="3628390"/>
                      <wp:effectExtent b="0" l="0" r="0" t="0"/>
                      <wp:docPr id="2126916960"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5731510" cy="3628390"/>
                              </a:xfrm>
                              <a:prstGeom prst="rect"/>
                              <a:ln/>
                            </pic:spPr>
                          </pic:pic>
                        </a:graphicData>
                      </a:graphic>
                    </wp:inline>
                  </w:drawing>
                </w:r>
              </w:del>
              <w:sdt>
                <w:sdtPr>
                  <w:id w:val="-1612342376"/>
                  <w:tag w:val="goog_rdk_563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892402200"/>
        <w:tag w:val="goog_rdk_5639"/>
      </w:sdtPr>
      <w:sdtContent>
        <w:p w:rsidR="00000000" w:rsidDel="00000000" w:rsidP="00000000" w:rsidRDefault="00000000" w:rsidRPr="00000000" w14:paraId="000004F3">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379229785"/>
              <w:tag w:val="goog_rdk_5637"/>
            </w:sdtPr>
            <w:sdtContent>
              <w:del w:author="Animefor Me" w:id="15" w:date="2026-09-29T09:36:34Z"/>
              <w:sdt>
                <w:sdtPr>
                  <w:id w:val="692403058"/>
                  <w:tag w:val="goog_rdk_5638"/>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Endpoints of API</w:delText>
                    </w:r>
                  </w:del>
                </w:sdtContent>
              </w:sdt>
              <w:del w:author="Animefor Me" w:id="15" w:date="2026-09-29T09:36:34Z"/>
            </w:sdtContent>
          </w:sdt>
        </w:p>
      </w:sdtContent>
    </w:sdt>
    <w:sdt>
      <w:sdtPr>
        <w:id w:val="688753913"/>
        <w:tag w:val="goog_rdk_5642"/>
      </w:sdtPr>
      <w:sdtContent>
        <w:p w:rsidR="00000000" w:rsidDel="00000000" w:rsidP="00000000" w:rsidRDefault="00000000" w:rsidRPr="00000000" w14:paraId="000004F4">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1329258204"/>
              <w:tag w:val="goog_rdk_5640"/>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5731510" cy="2338070"/>
                      <wp:effectExtent b="0" l="0" r="0" t="0"/>
                      <wp:docPr id="2126916959"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31510" cy="2338070"/>
                              </a:xfrm>
                              <a:prstGeom prst="rect"/>
                              <a:ln/>
                            </pic:spPr>
                          </pic:pic>
                        </a:graphicData>
                      </a:graphic>
                    </wp:inline>
                  </w:drawing>
                </w:r>
              </w:del>
              <w:sdt>
                <w:sdtPr>
                  <w:id w:val="1547261650"/>
                  <w:tag w:val="goog_rdk_564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903590407"/>
        <w:tag w:val="goog_rdk_5645"/>
      </w:sdtPr>
      <w:sdtContent>
        <w:p w:rsidR="00000000" w:rsidDel="00000000" w:rsidP="00000000" w:rsidRDefault="00000000" w:rsidRPr="00000000" w14:paraId="000004F5">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596694603"/>
              <w:tag w:val="goog_rdk_5643"/>
            </w:sdtPr>
            <w:sdtContent>
              <w:del w:author="Animefor Me" w:id="15" w:date="2026-09-29T09:36:34Z"/>
              <w:sdt>
                <w:sdtPr>
                  <w:id w:val="-717238883"/>
                  <w:tag w:val="goog_rdk_564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Endpoints of API</w:delText>
                    </w:r>
                  </w:del>
                </w:sdtContent>
              </w:sdt>
              <w:del w:author="Animefor Me" w:id="15" w:date="2026-09-29T09:36:34Z"/>
            </w:sdtContent>
          </w:sdt>
        </w:p>
      </w:sdtContent>
    </w:sdt>
    <w:sdt>
      <w:sdtPr>
        <w:id w:val="741458444"/>
        <w:tag w:val="goog_rdk_5648"/>
      </w:sdtPr>
      <w:sdtContent>
        <w:p w:rsidR="00000000" w:rsidDel="00000000" w:rsidP="00000000" w:rsidRDefault="00000000" w:rsidRPr="00000000" w14:paraId="000004F6">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431266759"/>
              <w:tag w:val="goog_rdk_5646"/>
            </w:sdtPr>
            <w:sdtContent>
              <w:del w:author="Animefor Me" w:id="15" w:date="2026-09-29T09:36:34Z"/>
              <w:sdt>
                <w:sdtPr>
                  <w:id w:val="983993902"/>
                  <w:tag w:val="goog_rdk_5647"/>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MILESTONE 3: Frontend Development</w:delText>
                    </w:r>
                  </w:del>
                </w:sdtContent>
              </w:sdt>
              <w:del w:author="Animefor Me" w:id="15" w:date="2026-09-29T09:36:34Z"/>
            </w:sdtContent>
          </w:sdt>
        </w:p>
      </w:sdtContent>
    </w:sdt>
    <w:sdt>
      <w:sdtPr>
        <w:id w:val="386638990"/>
        <w:tag w:val="goog_rdk_5653"/>
      </w:sdtPr>
      <w:sdtContent>
        <w:p w:rsidR="00000000" w:rsidDel="00000000" w:rsidP="00000000" w:rsidRDefault="00000000" w:rsidRPr="00000000" w14:paraId="000004F7">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778776441"/>
              <w:tag w:val="goog_rdk_5649"/>
            </w:sdtPr>
            <w:sdtContent>
              <w:del w:author="Animefor Me" w:id="15" w:date="2026-09-29T09:36:34Z"/>
              <w:sdt>
                <w:sdtPr>
                  <w:id w:val="-135622293"/>
                  <w:tag w:val="goog_rdk_5650"/>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3.1: </w:delText>
                    </w:r>
                  </w:del>
                </w:sdtContent>
              </w:sdt>
              <w:del w:author="Animefor Me" w:id="15" w:date="2026-09-29T09:36:34Z">
                <w:sdt>
                  <w:sdtPr>
                    <w:id w:val="738481347"/>
                    <w:tag w:val="goog_rdk_5651"/>
                  </w:sdtPr>
                  <w:sdtContent>
                    <w:r w:rsidDel="00000000" w:rsidR="00000000" w:rsidRPr="00000000">
                      <w:rPr>
                        <w:rtl w:val="0"/>
                        <w:rPrChange w:author="Animefor Me" w:id="18" w:date="2026-09-29T09:36:34Z">
                          <w:rPr>
                            <w:rFonts w:ascii="Cambria" w:cs="Cambria" w:eastAsia="Cambria" w:hAnsi="Cambria"/>
                            <w:color w:val="000000"/>
                          </w:rPr>
                        </w:rPrChange>
                      </w:rPr>
                      <w:delText xml:space="preserve">Build Web Interface</w:delText>
                    </w:r>
                  </w:sdtContent>
                </w:sdt>
                <w:sdt>
                  <w:sdtPr>
                    <w:id w:val="-1213177236"/>
                    <w:tag w:val="goog_rdk_5652"/>
                  </w:sdtPr>
                  <w:sdtContent>
                    <w:r w:rsidDel="00000000" w:rsidR="00000000" w:rsidRPr="00000000">
                      <w:rPr>
                        <w:rtl w:val="0"/>
                      </w:rPr>
                    </w:r>
                  </w:sdtContent>
                </w:sdt>
              </w:del>
            </w:sdtContent>
          </w:sdt>
        </w:p>
      </w:sdtContent>
    </w:sdt>
    <w:sdt>
      <w:sdtPr>
        <w:id w:val="329188345"/>
        <w:tag w:val="goog_rdk_5656"/>
      </w:sdtPr>
      <w:sdtContent>
        <w:p w:rsidR="00000000" w:rsidDel="00000000" w:rsidP="00000000" w:rsidRDefault="00000000" w:rsidRPr="00000000" w14:paraId="000004F8">
          <w:pPr>
            <w:numPr>
              <w:ilvl w:val="0"/>
              <w:numId w:val="20"/>
            </w:numPr>
            <w:spacing w:after="280" w:before="280" w:line="240" w:lineRule="auto"/>
            <w:ind w:left="720" w:hanging="360"/>
            <w:rPr>
              <w:del w:author="Animefor Me" w:id="15" w:date="2026-09-29T09:36:34Z"/>
              <w:rFonts w:ascii="Cambria" w:cs="Cambria" w:eastAsia="Cambria" w:hAnsi="Cambria"/>
              <w:color w:val="000000"/>
              <w:sz w:val="22"/>
              <w:szCs w:val="22"/>
            </w:rPr>
          </w:pPr>
          <w:sdt>
            <w:sdtPr>
              <w:id w:val="-1295814877"/>
              <w:tag w:val="goog_rdk_5654"/>
            </w:sdtPr>
            <w:sdtContent>
              <w:del w:author="Animefor Me" w:id="15" w:date="2026-09-29T09:36:34Z"/>
              <w:sdt>
                <w:sdtPr>
                  <w:id w:val="1485950711"/>
                  <w:tag w:val="goog_rdk_565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HTML Form (index.html):</w:delText>
                    </w:r>
                  </w:del>
                </w:sdtContent>
              </w:sdt>
              <w:del w:author="Animefor Me" w:id="15" w:date="2026-09-29T09:36:34Z"/>
            </w:sdtContent>
          </w:sdt>
        </w:p>
      </w:sdtContent>
    </w:sdt>
    <w:sdt>
      <w:sdtPr>
        <w:id w:val="1923794215"/>
        <w:tag w:val="goog_rdk_5659"/>
      </w:sdtPr>
      <w:sdtContent>
        <w:p w:rsidR="00000000" w:rsidDel="00000000" w:rsidP="00000000" w:rsidRDefault="00000000" w:rsidRPr="00000000" w14:paraId="000004F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917912494"/>
              <w:tag w:val="goog_rdk_5657"/>
            </w:sdtPr>
            <w:sdtContent>
              <w:del w:author="Animefor Me" w:id="15" w:date="2026-09-29T09:36:34Z"/>
              <w:sdt>
                <w:sdtPr>
                  <w:id w:val="2010157729"/>
                  <w:tag w:val="goog_rdk_565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Task dropdown (Explain, QnA, Quiz, Summary, Recommend Path)</w:delText>
                    </w:r>
                  </w:del>
                </w:sdtContent>
              </w:sdt>
              <w:del w:author="Animefor Me" w:id="15" w:date="2026-09-29T09:36:34Z"/>
            </w:sdtContent>
          </w:sdt>
        </w:p>
      </w:sdtContent>
    </w:sdt>
    <w:sdt>
      <w:sdtPr>
        <w:id w:val="-2121002555"/>
        <w:tag w:val="goog_rdk_5662"/>
      </w:sdtPr>
      <w:sdtContent>
        <w:p w:rsidR="00000000" w:rsidDel="00000000" w:rsidP="00000000" w:rsidRDefault="00000000" w:rsidRPr="00000000" w14:paraId="000004F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651509486"/>
              <w:tag w:val="goog_rdk_5660"/>
            </w:sdtPr>
            <w:sdtContent>
              <w:del w:author="Animefor Me" w:id="15" w:date="2026-09-29T09:36:34Z"/>
              <w:sdt>
                <w:sdtPr>
                  <w:id w:val="1267184770"/>
                  <w:tag w:val="goog_rdk_566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Text area for user input</w:delText>
                    </w:r>
                  </w:del>
                </w:sdtContent>
              </w:sdt>
              <w:del w:author="Animefor Me" w:id="15" w:date="2026-09-29T09:36:34Z"/>
            </w:sdtContent>
          </w:sdt>
        </w:p>
      </w:sdtContent>
    </w:sdt>
    <w:sdt>
      <w:sdtPr>
        <w:id w:val="-576048645"/>
        <w:tag w:val="goog_rdk_5665"/>
      </w:sdtPr>
      <w:sdtContent>
        <w:p w:rsidR="00000000" w:rsidDel="00000000" w:rsidP="00000000" w:rsidRDefault="00000000" w:rsidRPr="00000000" w14:paraId="000004F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775234367"/>
              <w:tag w:val="goog_rdk_5663"/>
            </w:sdtPr>
            <w:sdtContent>
              <w:del w:author="Animefor Me" w:id="15" w:date="2026-09-29T09:36:34Z"/>
              <w:sdt>
                <w:sdtPr>
                  <w:id w:val="2054822746"/>
                  <w:tag w:val="goog_rdk_566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Submit button</w:delText>
                    </w:r>
                  </w:del>
                </w:sdtContent>
              </w:sdt>
              <w:del w:author="Animefor Me" w:id="15" w:date="2026-09-29T09:36:34Z"/>
            </w:sdtContent>
          </w:sdt>
        </w:p>
      </w:sdtContent>
    </w:sdt>
    <w:sdt>
      <w:sdtPr>
        <w:id w:val="967448295"/>
        <w:tag w:val="goog_rdk_5673"/>
      </w:sdtPr>
      <w:sdtContent>
        <w:p w:rsidR="00000000" w:rsidDel="00000000" w:rsidP="00000000" w:rsidRDefault="00000000" w:rsidRPr="00000000" w14:paraId="000004FC">
          <w:pPr>
            <w:numPr>
              <w:ilvl w:val="0"/>
              <w:numId w:val="20"/>
            </w:numPr>
            <w:spacing w:after="280" w:before="280" w:line="240" w:lineRule="auto"/>
            <w:ind w:left="720" w:hanging="360"/>
            <w:rPr>
              <w:del w:author="Animefor Me" w:id="15" w:date="2026-09-29T09:36:34Z"/>
              <w:rFonts w:ascii="Cambria" w:cs="Cambria" w:eastAsia="Cambria" w:hAnsi="Cambria"/>
              <w:color w:val="000000"/>
              <w:sz w:val="22"/>
              <w:szCs w:val="22"/>
            </w:rPr>
          </w:pPr>
          <w:sdt>
            <w:sdtPr>
              <w:id w:val="139969320"/>
              <w:tag w:val="goog_rdk_5666"/>
            </w:sdtPr>
            <w:sdtContent>
              <w:del w:author="Animefor Me" w:id="15" w:date="2026-09-29T09:36:34Z"/>
              <w:sdt>
                <w:sdtPr>
                  <w:id w:val="53722950"/>
                  <w:tag w:val="goog_rdk_566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CSS Styling (style.css):</w:delText>
                    </w:r>
                  </w:del>
                </w:sdtContent>
              </w:sdt>
              <w:del w:author="Animefor Me" w:id="15" w:date="2026-09-29T09:36:34Z"/>
            </w:sdtContent>
          </w:sdt>
          <w:sdt>
            <w:sdtPr>
              <w:id w:val="1982996752"/>
              <w:tag w:val="goog_rdk_5668"/>
            </w:sdtPr>
            <w:sdtContent>
              <w:ins w:author="Sripriya" w:id="178" w:date="2026-09-24T05:13:10Z">
                <w:sdt>
                  <w:sdtPr>
                    <w:id w:val="1293444672"/>
                    <w:tag w:val="goog_rdk_5669"/>
                  </w:sdtPr>
                  <w:sdtContent>
                    <w:del w:author="Animefor Me" w:id="15" w:date="2026-09-29T09:36:34Z"/>
                  </w:sdtContent>
                </w:sdt>
              </w:ins>
              <w:sdt>
                <w:sdtPr>
                  <w:id w:val="-820352202"/>
                  <w:tag w:val="goog_rdk_5670"/>
                </w:sdtPr>
                <w:sdtContent>
                  <w:ins w:author="Sripriya" w:id="178" w:date="2026-09-24T05:13:10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Sripriya" w:id="178" w:date="2026-09-24T05:13:10Z">
                <w:del w:author="Animefor Me" w:id="15" w:date="2026-09-29T09:36:34Z"/>
              </w:ins>
            </w:sdtContent>
          </w:sdt>
          <w:sdt>
            <w:sdtPr>
              <w:id w:val="1915661478"/>
              <w:tag w:val="goog_rdk_5671"/>
            </w:sdtPr>
            <w:sdtContent>
              <w:del w:author="Animefor Me" w:id="15" w:date="2026-09-29T09:36:34Z"/>
              <w:sdt>
                <w:sdtPr>
                  <w:id w:val="1921505909"/>
                  <w:tag w:val="goog_rdk_567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139680941"/>
        <w:tag w:val="goog_rdk_5676"/>
      </w:sdtPr>
      <w:sdtContent>
        <w:p w:rsidR="00000000" w:rsidDel="00000000" w:rsidP="00000000" w:rsidRDefault="00000000" w:rsidRPr="00000000" w14:paraId="000004FD">
          <w:pPr>
            <w:numPr>
              <w:ilvl w:val="1"/>
              <w:numId w:val="8"/>
            </w:numPr>
            <w:spacing w:after="0" w:before="280" w:line="240" w:lineRule="auto"/>
            <w:ind w:left="1440" w:hanging="360"/>
            <w:rPr>
              <w:del w:author="Animefor Me" w:id="15" w:date="2026-09-29T09:36:34Z"/>
              <w:rFonts w:ascii="Cambria" w:cs="Cambria" w:eastAsia="Cambria" w:hAnsi="Cambria"/>
              <w:color w:val="000000"/>
              <w:sz w:val="22"/>
              <w:szCs w:val="22"/>
            </w:rPr>
          </w:pPr>
          <w:sdt>
            <w:sdtPr>
              <w:id w:val="-1247422839"/>
              <w:tag w:val="goog_rdk_5674"/>
            </w:sdtPr>
            <w:sdtContent>
              <w:del w:author="Animefor Me" w:id="15" w:date="2026-09-29T09:36:34Z"/>
              <w:sdt>
                <w:sdtPr>
                  <w:id w:val="-467459025"/>
                  <w:tag w:val="goog_rdk_567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Responsive design</w:delText>
                    </w:r>
                  </w:del>
                </w:sdtContent>
              </w:sdt>
              <w:del w:author="Animefor Me" w:id="15" w:date="2026-09-29T09:36:34Z"/>
            </w:sdtContent>
          </w:sdt>
        </w:p>
      </w:sdtContent>
    </w:sdt>
    <w:sdt>
      <w:sdtPr>
        <w:id w:val="-871750145"/>
        <w:tag w:val="goog_rdk_5679"/>
      </w:sdtPr>
      <w:sdtContent>
        <w:p w:rsidR="00000000" w:rsidDel="00000000" w:rsidP="00000000" w:rsidRDefault="00000000" w:rsidRPr="00000000" w14:paraId="000004FE">
          <w:pPr>
            <w:numPr>
              <w:ilvl w:val="1"/>
              <w:numId w:val="8"/>
            </w:numPr>
            <w:spacing w:after="280" w:before="0" w:line="240" w:lineRule="auto"/>
            <w:ind w:left="1440" w:hanging="360"/>
            <w:rPr>
              <w:del w:author="Animefor Me" w:id="15" w:date="2026-09-29T09:36:34Z"/>
              <w:rFonts w:ascii="Cambria" w:cs="Cambria" w:eastAsia="Cambria" w:hAnsi="Cambria"/>
              <w:color w:val="000000"/>
              <w:sz w:val="22"/>
              <w:szCs w:val="22"/>
            </w:rPr>
          </w:pPr>
          <w:sdt>
            <w:sdtPr>
              <w:id w:val="1224718698"/>
              <w:tag w:val="goog_rdk_5677"/>
            </w:sdtPr>
            <w:sdtContent>
              <w:del w:author="Animefor Me" w:id="15" w:date="2026-09-29T09:36:34Z"/>
              <w:sdt>
                <w:sdtPr>
                  <w:id w:val="543438302"/>
                  <w:tag w:val="goog_rdk_567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Styled buttons, input areas, and result container</w:delText>
                    </w:r>
                  </w:del>
                </w:sdtContent>
              </w:sdt>
              <w:del w:author="Animefor Me" w:id="15" w:date="2026-09-29T09:36:34Z"/>
            </w:sdtContent>
          </w:sdt>
        </w:p>
      </w:sdtContent>
    </w:sdt>
    <w:sdt>
      <w:sdtPr>
        <w:id w:val="-2124043132"/>
        <w:tag w:val="goog_rdk_5682"/>
      </w:sdtPr>
      <w:sdtContent>
        <w:p w:rsidR="00000000" w:rsidDel="00000000" w:rsidP="00000000" w:rsidRDefault="00000000" w:rsidRPr="00000000" w14:paraId="000004FF">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83545353"/>
              <w:tag w:val="goog_rdk_5680"/>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5731510" cy="4605020"/>
                      <wp:effectExtent b="0" l="0" r="0" t="0"/>
                      <wp:docPr id="2126916971"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731510" cy="4605020"/>
                              </a:xfrm>
                              <a:prstGeom prst="rect"/>
                              <a:ln/>
                            </pic:spPr>
                          </pic:pic>
                        </a:graphicData>
                      </a:graphic>
                    </wp:inline>
                  </w:drawing>
                </w:r>
              </w:del>
              <w:sdt>
                <w:sdtPr>
                  <w:id w:val="689343792"/>
                  <w:tag w:val="goog_rdk_568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01366680"/>
        <w:tag w:val="goog_rdk_5691"/>
      </w:sdtPr>
      <w:sdtContent>
        <w:p w:rsidR="00000000" w:rsidDel="00000000" w:rsidP="00000000" w:rsidRDefault="00000000" w:rsidRPr="00000000" w14:paraId="00000500">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660565476"/>
              <w:tag w:val="goog_rdk_5683"/>
            </w:sdtPr>
            <w:sdtContent>
              <w:del w:author="Animefor Me" w:id="15" w:date="2026-09-29T09:36:34Z"/>
              <w:sdt>
                <w:sdtPr>
                  <w:id w:val="2017276453"/>
                  <w:tag w:val="goog_rdk_568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Showing Frontend </w:delText>
                    </w:r>
                  </w:del>
                </w:sdtContent>
              </w:sdt>
              <w:del w:author="Animefor Me" w:id="15" w:date="2026-09-29T09:36:34Z"/>
            </w:sdtContent>
          </w:sdt>
          <w:sdt>
            <w:sdtPr>
              <w:id w:val="519880771"/>
              <w:tag w:val="goog_rdk_5685"/>
            </w:sdtPr>
            <w:sdtContent>
              <w:ins w:author="Srimathi" w:id="179" w:date="2026-09-24T13:58:08Z">
                <w:sdt>
                  <w:sdtPr>
                    <w:id w:val="-1966372008"/>
                    <w:tag w:val="goog_rdk_5686"/>
                  </w:sdtPr>
                  <w:sdtContent>
                    <w:del w:author="Animefor Me" w:id="15" w:date="2026-09-29T09:36:34Z"/>
                  </w:sdtContent>
                </w:sdt>
              </w:ins>
              <w:sdt>
                <w:sdtPr>
                  <w:id w:val="-1251102459"/>
                  <w:tag w:val="goog_rdk_5687"/>
                </w:sdtPr>
                <w:sdtContent>
                  <w:ins w:author="Srimathi" w:id="179" w:date="2026-09-24T13:58:08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Integration</w:delText>
                      </w:r>
                    </w:del>
                  </w:ins>
                </w:sdtContent>
              </w:sdt>
              <w:ins w:author="Srimathi" w:id="179" w:date="2026-09-24T13:58:08Z">
                <w:del w:author="Animefor Me" w:id="15" w:date="2026-09-29T09:36:34Z"/>
              </w:ins>
            </w:sdtContent>
          </w:sdt>
          <w:sdt>
            <w:sdtPr>
              <w:id w:val="-709800283"/>
              <w:tag w:val="goog_rdk_5688"/>
            </w:sdtPr>
            <w:sdtContent>
              <w:del w:author="Animefor Me" w:id="15" w:date="2026-09-29T09:36:34Z"/>
              <w:sdt>
                <w:sdtPr>
                  <w:id w:val="-17791723"/>
                  <w:tag w:val="goog_rdk_568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Intergration</w:delText>
                    </w:r>
                  </w:del>
                </w:sdtContent>
              </w:sdt>
              <w:del w:author="Animefor Me" w:id="15" w:date="2026-09-29T09:36:34Z">
                <w:sdt>
                  <w:sdtPr>
                    <w:id w:val="-1793537374"/>
                    <w:tag w:val="goog_rdk_5690"/>
                  </w:sdtPr>
                  <w:sdtContent>
                    <w:r w:rsidDel="00000000" w:rsidR="00000000" w:rsidRPr="00000000">
                      <w:rPr>
                        <w:rtl w:val="0"/>
                      </w:rPr>
                    </w:r>
                  </w:sdtContent>
                </w:sdt>
              </w:del>
            </w:sdtContent>
          </w:sdt>
        </w:p>
      </w:sdtContent>
    </w:sdt>
    <w:sdt>
      <w:sdtPr>
        <w:id w:val="-69776847"/>
        <w:tag w:val="goog_rdk_5696"/>
      </w:sdtPr>
      <w:sdtContent>
        <w:p w:rsidR="00000000" w:rsidDel="00000000" w:rsidP="00000000" w:rsidRDefault="00000000" w:rsidRPr="00000000" w14:paraId="00000501">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924706797"/>
              <w:tag w:val="goog_rdk_5692"/>
            </w:sdtPr>
            <w:sdtContent>
              <w:del w:author="Animefor Me" w:id="15" w:date="2026-09-29T09:36:34Z"/>
              <w:sdt>
                <w:sdtPr>
                  <w:id w:val="-184341458"/>
                  <w:tag w:val="goog_rdk_569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3.2: </w:delText>
                    </w:r>
                  </w:del>
                </w:sdtContent>
              </w:sdt>
              <w:del w:author="Animefor Me" w:id="15" w:date="2026-09-29T09:36:34Z">
                <w:sdt>
                  <w:sdtPr>
                    <w:id w:val="1247615930"/>
                    <w:tag w:val="goog_rdk_5694"/>
                  </w:sdtPr>
                  <w:sdtContent>
                    <w:r w:rsidDel="00000000" w:rsidR="00000000" w:rsidRPr="00000000">
                      <w:rPr>
                        <w:rtl w:val="0"/>
                        <w:rPrChange w:author="Animefor Me" w:id="18" w:date="2026-09-29T09:36:34Z">
                          <w:rPr>
                            <w:rFonts w:ascii="Cambria" w:cs="Cambria" w:eastAsia="Cambria" w:hAnsi="Cambria"/>
                            <w:color w:val="000000"/>
                          </w:rPr>
                        </w:rPrChange>
                      </w:rPr>
                      <w:delText xml:space="preserve">Live Integration</w:delText>
                    </w:r>
                  </w:sdtContent>
                </w:sdt>
                <w:sdt>
                  <w:sdtPr>
                    <w:id w:val="2073884567"/>
                    <w:tag w:val="goog_rdk_5695"/>
                  </w:sdtPr>
                  <w:sdtContent>
                    <w:r w:rsidDel="00000000" w:rsidR="00000000" w:rsidRPr="00000000">
                      <w:rPr>
                        <w:rtl w:val="0"/>
                      </w:rPr>
                    </w:r>
                  </w:sdtContent>
                </w:sdt>
              </w:del>
            </w:sdtContent>
          </w:sdt>
        </w:p>
      </w:sdtContent>
    </w:sdt>
    <w:sdt>
      <w:sdtPr>
        <w:id w:val="-513014382"/>
        <w:tag w:val="goog_rdk_5699"/>
      </w:sdtPr>
      <w:sdtContent>
        <w:p w:rsidR="00000000" w:rsidDel="00000000" w:rsidP="00000000" w:rsidRDefault="00000000" w:rsidRPr="00000000" w14:paraId="00000502">
          <w:pPr>
            <w:numPr>
              <w:ilvl w:val="0"/>
              <w:numId w:val="21"/>
            </w:numPr>
            <w:spacing w:after="0" w:before="280" w:line="240" w:lineRule="auto"/>
            <w:ind w:left="720" w:hanging="360"/>
            <w:rPr>
              <w:del w:author="Animefor Me" w:id="15" w:date="2026-09-29T09:36:34Z"/>
              <w:rFonts w:ascii="Cambria" w:cs="Cambria" w:eastAsia="Cambria" w:hAnsi="Cambria"/>
              <w:color w:val="000000"/>
              <w:sz w:val="22"/>
              <w:szCs w:val="22"/>
            </w:rPr>
          </w:pPr>
          <w:sdt>
            <w:sdtPr>
              <w:id w:val="-1070709517"/>
              <w:tag w:val="goog_rdk_5697"/>
            </w:sdtPr>
            <w:sdtContent>
              <w:del w:author="Animefor Me" w:id="15" w:date="2026-09-29T09:36:34Z"/>
              <w:sdt>
                <w:sdtPr>
                  <w:id w:val="961620973"/>
                  <w:tag w:val="goog_rdk_569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Form submission sends POST request to FastAPI backend</w:delText>
                    </w:r>
                  </w:del>
                </w:sdtContent>
              </w:sdt>
              <w:del w:author="Animefor Me" w:id="15" w:date="2026-09-29T09:36:34Z"/>
            </w:sdtContent>
          </w:sdt>
        </w:p>
      </w:sdtContent>
    </w:sdt>
    <w:sdt>
      <w:sdtPr>
        <w:id w:val="-1767554024"/>
        <w:tag w:val="goog_rdk_5702"/>
      </w:sdtPr>
      <w:sdtContent>
        <w:p w:rsidR="00000000" w:rsidDel="00000000" w:rsidP="00000000" w:rsidRDefault="00000000" w:rsidRPr="00000000" w14:paraId="00000503">
          <w:pPr>
            <w:numPr>
              <w:ilvl w:val="0"/>
              <w:numId w:val="21"/>
            </w:numPr>
            <w:spacing w:after="280" w:before="0" w:line="240" w:lineRule="auto"/>
            <w:ind w:left="720" w:hanging="360"/>
            <w:rPr>
              <w:del w:author="Animefor Me" w:id="15" w:date="2026-09-29T09:36:34Z"/>
              <w:rFonts w:ascii="Cambria" w:cs="Cambria" w:eastAsia="Cambria" w:hAnsi="Cambria"/>
              <w:color w:val="000000"/>
              <w:sz w:val="22"/>
              <w:szCs w:val="22"/>
            </w:rPr>
          </w:pPr>
          <w:sdt>
            <w:sdtPr>
              <w:id w:val="793018697"/>
              <w:tag w:val="goog_rdk_5700"/>
            </w:sdtPr>
            <w:sdtContent>
              <w:del w:author="Animefor Me" w:id="15" w:date="2026-09-29T09:36:34Z"/>
              <w:sdt>
                <w:sdtPr>
                  <w:id w:val="954827867"/>
                  <w:tag w:val="goog_rdk_5701"/>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Result appears below input box in real-time</w:delText>
                    </w:r>
                  </w:del>
                </w:sdtContent>
              </w:sdt>
              <w:del w:author="Animefor Me" w:id="15" w:date="2026-09-29T09:36:34Z"/>
            </w:sdtContent>
          </w:sdt>
        </w:p>
      </w:sdtContent>
    </w:sdt>
    <w:sdt>
      <w:sdtPr>
        <w:id w:val="622853847"/>
        <w:tag w:val="goog_rdk_5705"/>
      </w:sdtPr>
      <w:sdtContent>
        <w:p w:rsidR="00000000" w:rsidDel="00000000" w:rsidP="00000000" w:rsidRDefault="00000000" w:rsidRPr="00000000" w14:paraId="00000504">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009709159"/>
              <w:tag w:val="goog_rdk_5703"/>
            </w:sdtPr>
            <w:sdtContent>
              <w:del w:author="Animefor Me" w:id="15" w:date="2026-09-29T09:36:34Z"/>
              <w:sdt>
                <w:sdtPr>
                  <w:id w:val="601200246"/>
                  <w:tag w:val="goog_rdk_570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44830129"/>
        <w:tag w:val="goog_rdk_5708"/>
      </w:sdtPr>
      <w:sdtContent>
        <w:p w:rsidR="00000000" w:rsidDel="00000000" w:rsidP="00000000" w:rsidRDefault="00000000" w:rsidRPr="00000000" w14:paraId="00000505">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370063298"/>
              <w:tag w:val="goog_rdk_5706"/>
            </w:sdtPr>
            <w:sdtContent>
              <w:del w:author="Animefor Me" w:id="15" w:date="2026-09-29T09:36:34Z"/>
              <w:sdt>
                <w:sdtPr>
                  <w:id w:val="528691052"/>
                  <w:tag w:val="goog_rdk_5707"/>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MILESTONE 4: Deployment</w:delText>
                    </w:r>
                  </w:del>
                </w:sdtContent>
              </w:sdt>
              <w:del w:author="Animefor Me" w:id="15" w:date="2026-09-29T09:36:34Z"/>
            </w:sdtContent>
          </w:sdt>
        </w:p>
      </w:sdtContent>
    </w:sdt>
    <w:sdt>
      <w:sdtPr>
        <w:id w:val="-1514389746"/>
        <w:tag w:val="goog_rdk_5713"/>
      </w:sdtPr>
      <w:sdtContent>
        <w:p w:rsidR="00000000" w:rsidDel="00000000" w:rsidP="00000000" w:rsidRDefault="00000000" w:rsidRPr="00000000" w14:paraId="000005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Animefor Me" w:id="15" w:date="2026-09-29T09:36:34Z"/>
              <w:rFonts w:ascii="Cambria" w:cs="Cambria" w:eastAsia="Cambria" w:hAnsi="Cambria"/>
              <w:b w:val="1"/>
              <w:bCs w:val="1"/>
              <w:i w:val="0"/>
              <w:iCs w:val="0"/>
              <w:smallCaps w:val="0"/>
              <w:strike w:val="0"/>
              <w:color w:val="000000"/>
              <w:sz w:val="24"/>
              <w:szCs w:val="24"/>
              <w:u w:val="none"/>
              <w:shd w:fill="auto" w:val="clear"/>
              <w:vertAlign w:val="baseline"/>
            </w:rPr>
          </w:pPr>
          <w:sdt>
            <w:sdtPr>
              <w:id w:val="205240208"/>
              <w:tag w:val="goog_rdk_5709"/>
            </w:sdtPr>
            <w:sdtContent>
              <w:del w:author="Animefor Me" w:id="15" w:date="2026-09-29T09:36:34Z"/>
              <w:sdt>
                <w:sdtPr>
                  <w:id w:val="353704949"/>
                  <w:tag w:val="goog_rdk_5710"/>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4.1: </w:delText>
                    </w:r>
                  </w:del>
                </w:sdtContent>
              </w:sdt>
              <w:del w:author="Animefor Me" w:id="15" w:date="2026-09-29T09:36:34Z">
                <w:sdt>
                  <w:sdtPr>
                    <w:id w:val="605524612"/>
                    <w:tag w:val="goog_rdk_5711"/>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Run Locally</w:delText>
                    </w:r>
                  </w:sdtContent>
                </w:sdt>
                <w:sdt>
                  <w:sdtPr>
                    <w:id w:val="-1708869598"/>
                    <w:tag w:val="goog_rdk_5712"/>
                  </w:sdtPr>
                  <w:sdtContent>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w:delText>
                    </w:r>
                  </w:sdtContent>
                </w:sdt>
              </w:del>
            </w:sdtContent>
          </w:sdt>
        </w:p>
      </w:sdtContent>
    </w:sdt>
    <w:sdt>
      <w:sdtPr>
        <w:id w:val="-1570460927"/>
        <w:tag w:val="goog_rdk_5724"/>
      </w:sdtPr>
      <w:sdtContent>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2"/>
                  <w:szCs w:val="22"/>
                  <w:u w:val="none"/>
                  <w:shd w:fill="auto" w:val="clear"/>
                  <w:vertAlign w:val="baseline"/>
                </w:rPr>
              </w:rPrChange>
            </w:rPr>
          </w:pPr>
          <w:sdt>
            <w:sdtPr>
              <w:id w:val="-778436011"/>
              <w:tag w:val="goog_rdk_5714"/>
            </w:sdtPr>
            <w:sdtContent>
              <w:del w:author="Animefor Me" w:id="15" w:date="2026-09-29T09:36:34Z"/>
              <w:sdt>
                <w:sdtPr>
                  <w:id w:val="1251798517"/>
                  <w:tag w:val="goog_rdk_571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locally with</w:delText>
                    </w:r>
                  </w:del>
                </w:sdtContent>
              </w:sdt>
              <w:del w:author="Animefor Me" w:id="15" w:date="2026-09-29T09:36:34Z">
                <w:sdt>
                  <w:sdtPr>
                    <w:id w:val="6959531"/>
                    <w:tag w:val="goog_rdk_5716"/>
                  </w:sdtPr>
                  <w:sdtContent>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 </w:delText>
                    </w:r>
                  </w:sdtContent>
                </w:sdt>
              </w:del>
            </w:sdtContent>
          </w:sdt>
          <w:sdt>
            <w:sdtPr>
              <w:id w:val="-1079183422"/>
              <w:tag w:val="goog_rdk_5717"/>
            </w:sdtPr>
            <w:sdtContent>
              <w:ins w:author="Srimathi" w:id="180" w:date="2026-09-24T13:58:08Z">
                <w:sdt>
                  <w:sdtPr>
                    <w:id w:val="1118612482"/>
                    <w:tag w:val="goog_rdk_5718"/>
                  </w:sdtPr>
                  <w:sdtContent>
                    <w:del w:author="Animefor Me" w:id="15" w:date="2026-09-29T09:36:34Z"/>
                  </w:sdtContent>
                </w:sdt>
              </w:ins>
              <w:sdt>
                <w:sdtPr>
                  <w:id w:val="583818019"/>
                  <w:tag w:val="goog_rdk_5719"/>
                </w:sdtPr>
                <w:sdtContent>
                  <w:ins w:author="Srimathi" w:id="180" w:date="2026-09-24T13:58:08Z">
                    <w:del w:author="Animefor Me" w:id="15" w:date="2026-09-29T09:36:34Z">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unicorn</w:delText>
                      </w:r>
                    </w:del>
                  </w:ins>
                </w:sdtContent>
              </w:sdt>
              <w:ins w:author="Srimathi" w:id="180" w:date="2026-09-24T13:58:08Z">
                <w:del w:author="Animefor Me" w:id="15" w:date="2026-09-29T09:36:34Z"/>
              </w:ins>
            </w:sdtContent>
          </w:sdt>
          <w:sdt>
            <w:sdtPr>
              <w:id w:val="-1452176576"/>
              <w:tag w:val="goog_rdk_5720"/>
            </w:sdtPr>
            <w:sdtContent>
              <w:del w:author="Animefor Me" w:id="15" w:date="2026-09-29T09:36:34Z"/>
              <w:sdt>
                <w:sdtPr>
                  <w:id w:val="-1930766276"/>
                  <w:tag w:val="goog_rdk_572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uvicorn</w:delText>
                    </w:r>
                  </w:del>
                </w:sdtContent>
              </w:sdt>
              <w:del w:author="Animefor Me" w:id="15" w:date="2026-09-29T09:36:34Z">
                <w:sdt>
                  <w:sdtPr>
                    <w:id w:val="1775596502"/>
                    <w:tag w:val="goog_rdk_5722"/>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main:app --reload</w:delText>
                    </w:r>
                  </w:sdtContent>
                </w:sdt>
                <w:sdt>
                  <w:sdtPr>
                    <w:id w:val="-549182253"/>
                    <w:tag w:val="goog_rdk_5723"/>
                  </w:sdtPr>
                  <w:sdtContent>
                    <w:r w:rsidDel="00000000" w:rsidR="00000000" w:rsidRPr="00000000">
                      <w:rPr>
                        <w:rtl w:val="0"/>
                      </w:rPr>
                    </w:r>
                  </w:sdtContent>
                </w:sdt>
              </w:del>
            </w:sdtContent>
          </w:sdt>
        </w:p>
      </w:sdtContent>
    </w:sdt>
    <w:sdt>
      <w:sdtPr>
        <w:id w:val="-1600158726"/>
        <w:tag w:val="goog_rdk_5729"/>
      </w:sdtPr>
      <w:sdtContent>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741209767"/>
              <w:tag w:val="goog_rdk_5725"/>
            </w:sdtPr>
            <w:sdtContent>
              <w:del w:author="Animefor Me" w:id="15" w:date="2026-09-29T09:36:34Z"/>
              <w:sdt>
                <w:sdtPr>
                  <w:id w:val="-2031457791"/>
                  <w:tag w:val="goog_rdk_572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Navigate to: </w:delText>
                    </w:r>
                  </w:del>
                </w:sdtContent>
              </w:sdt>
              <w:del w:author="Animefor Me" w:id="15" w:date="2026-09-29T09:36:34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2126674860"/>
                    <w:tag w:val="goog_rdk_5727"/>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ff"/>
                            <w:sz w:val="22"/>
                            <w:szCs w:val="22"/>
                            <w:u w:val="single"/>
                            <w:shd w:fill="auto" w:val="clear"/>
                            <w:vertAlign w:val="baseline"/>
                          </w:rPr>
                        </w:rPrChange>
                      </w:rPr>
                      <w:delText xml:space="preserve">http://127.0.0.1:8000</w:delText>
                    </w:r>
                  </w:sdtContent>
                </w:sdt>
                <w:r w:rsidDel="00000000" w:rsidR="00000000" w:rsidRPr="00000000">
                  <w:fldChar w:fldCharType="end"/>
                </w:r>
                <w:sdt>
                  <w:sdtPr>
                    <w:id w:val="-350565420"/>
                    <w:tag w:val="goog_rdk_5728"/>
                  </w:sdtPr>
                  <w:sdtContent>
                    <w:r w:rsidDel="00000000" w:rsidR="00000000" w:rsidRPr="00000000">
                      <w:rPr>
                        <w:rtl w:val="0"/>
                      </w:rPr>
                    </w:r>
                  </w:sdtContent>
                </w:sdt>
              </w:del>
            </w:sdtContent>
          </w:sdt>
        </w:p>
      </w:sdtContent>
    </w:sdt>
    <w:sdt>
      <w:sdtPr>
        <w:id w:val="-738733373"/>
        <w:tag w:val="goog_rdk_5737"/>
      </w:sdtPr>
      <w:sdtContent>
        <w:p w:rsidR="00000000" w:rsidDel="00000000" w:rsidP="00000000" w:rsidRDefault="00000000" w:rsidRPr="00000000" w14:paraId="00000509">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589822694"/>
              <w:tag w:val="goog_rdk_5732"/>
            </w:sdtPr>
            <w:sdtContent>
              <w:ins w:author="Sripriya" w:id="181" w:date="2026-09-24T05:06:29Z">
                <w:sdt>
                  <w:sdtPr>
                    <w:id w:val="1205637506"/>
                    <w:tag w:val="goog_rdk_5733"/>
                  </w:sdtPr>
                  <w:sdtContent>
                    <w:del w:author="Animefor Me" w:id="15" w:date="2026-09-29T09:36:34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336366000"/>
                          <w:tag w:val="goog_rdk_5734"/>
                        </w:sdtPr>
                        <w:sdtContent>
                          <w:r w:rsidDel="00000000" w:rsidR="00000000" w:rsidRPr="00000000">
                            <w:rPr>
                              <w:rtl w:val="0"/>
                              <w:rPrChange w:author="Animefor Me" w:id="18" w:date="2026-09-29T09:36:34Z">
                                <w:rPr>
                                  <w:rFonts w:ascii="Cambria" w:cs="Cambria" w:eastAsia="Cambria" w:hAnsi="Cambria"/>
                                  <w:color w:val="1155cc"/>
                                  <w:u w:val="single"/>
                                </w:rPr>
                              </w:rPrChange>
                            </w:rPr>
                            <w:delText xml:space="preserve">http://127.0.0.1:8000</w:delText>
                          </w:r>
                        </w:sdtContent>
                      </w:sdt>
                      <w:r w:rsidDel="00000000" w:rsidR="00000000" w:rsidRPr="00000000">
                        <w:fldChar w:fldCharType="end"/>
                      </w:r>
                    </w:del>
                  </w:sdtContent>
                </w:sdt>
              </w:ins>
            </w:sdtContent>
          </w:sdt>
          <w:sdt>
            <w:sdtPr>
              <w:id w:val="1154705776"/>
              <w:tag w:val="goog_rdk_5735"/>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5731510" cy="1433195"/>
                      <wp:effectExtent b="0" l="0" r="0" t="0"/>
                      <wp:docPr id="2126916961"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731510" cy="1433195"/>
                              </a:xfrm>
                              <a:prstGeom prst="rect"/>
                              <a:ln/>
                            </pic:spPr>
                          </pic:pic>
                        </a:graphicData>
                      </a:graphic>
                    </wp:inline>
                  </w:drawing>
                </w:r>
              </w:del>
              <w:sdt>
                <w:sdtPr>
                  <w:id w:val="111420018"/>
                  <w:tag w:val="goog_rdk_573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50289698"/>
        <w:tag w:val="goog_rdk_5740"/>
      </w:sdtPr>
      <w:sdtContent>
        <w:p w:rsidR="00000000" w:rsidDel="00000000" w:rsidP="00000000" w:rsidRDefault="00000000" w:rsidRPr="00000000" w14:paraId="0000050A">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23721090"/>
              <w:tag w:val="goog_rdk_5738"/>
            </w:sdtPr>
            <w:sdtContent>
              <w:del w:author="Animefor Me" w:id="15" w:date="2026-09-29T09:36:34Z"/>
              <w:sdt>
                <w:sdtPr>
                  <w:id w:val="886997207"/>
                  <w:tag w:val="goog_rdk_573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Showing the Application can be accessed</w:delText>
                    </w:r>
                  </w:del>
                </w:sdtContent>
              </w:sdt>
              <w:del w:author="Animefor Me" w:id="15" w:date="2026-09-29T09:36:34Z"/>
            </w:sdtContent>
          </w:sdt>
        </w:p>
      </w:sdtContent>
    </w:sdt>
    <w:sdt>
      <w:sdtPr>
        <w:id w:val="-523946601"/>
        <w:tag w:val="goog_rdk_5745"/>
      </w:sdtPr>
      <w:sdtContent>
        <w:p w:rsidR="00000000" w:rsidDel="00000000" w:rsidP="00000000" w:rsidRDefault="00000000" w:rsidRPr="00000000" w14:paraId="000005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Animefor Me" w:id="15" w:date="2026-09-29T09:36:34Z"/>
              <w:rFonts w:ascii="Cambria" w:cs="Cambria" w:eastAsia="Cambria" w:hAnsi="Cambria"/>
              <w:b w:val="1"/>
              <w:bCs w:val="1"/>
              <w:i w:val="0"/>
              <w:iCs w:val="0"/>
              <w:smallCaps w:val="0"/>
              <w:strike w:val="0"/>
              <w:color w:val="000000"/>
              <w:sz w:val="24"/>
              <w:szCs w:val="24"/>
              <w:u w:val="none"/>
              <w:shd w:fill="auto" w:val="clear"/>
              <w:vertAlign w:val="baseline"/>
            </w:rPr>
          </w:pPr>
          <w:sdt>
            <w:sdtPr>
              <w:id w:val="-470725626"/>
              <w:tag w:val="goog_rdk_5741"/>
            </w:sdtPr>
            <w:sdtContent>
              <w:del w:author="Animefor Me" w:id="15" w:date="2026-09-29T09:36:34Z"/>
              <w:sdt>
                <w:sdtPr>
                  <w:id w:val="-216058066"/>
                  <w:tag w:val="goog_rdk_574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4.2: </w:delText>
                    </w:r>
                  </w:del>
                </w:sdtContent>
              </w:sdt>
              <w:del w:author="Animefor Me" w:id="15" w:date="2026-09-29T09:36:34Z">
                <w:sdt>
                  <w:sdtPr>
                    <w:id w:val="-660548053"/>
                    <w:tag w:val="goog_rdk_5743"/>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Functional Testing</w:delText>
                    </w:r>
                  </w:sdtContent>
                </w:sdt>
                <w:sdt>
                  <w:sdtPr>
                    <w:id w:val="-342250788"/>
                    <w:tag w:val="goog_rdk_5744"/>
                  </w:sdtPr>
                  <w:sdtContent>
                    <w:r w:rsidDel="00000000" w:rsidR="00000000" w:rsidRPr="00000000">
                      <w:rPr>
                        <w:rtl w:val="0"/>
                      </w:rPr>
                    </w:r>
                  </w:sdtContent>
                </w:sdt>
              </w:del>
            </w:sdtContent>
          </w:sdt>
        </w:p>
      </w:sdtContent>
    </w:sdt>
    <w:sdt>
      <w:sdtPr>
        <w:id w:val="1245946569"/>
        <w:tag w:val="goog_rdk_5748"/>
      </w:sdtPr>
      <w:sdtContent>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701283688"/>
              <w:tag w:val="goog_rdk_5746"/>
            </w:sdtPr>
            <w:sdtContent>
              <w:del w:author="Animefor Me" w:id="15" w:date="2026-09-29T09:36:34Z"/>
              <w:sdt>
                <w:sdtPr>
                  <w:id w:val="-1216071910"/>
                  <w:tag w:val="goog_rdk_574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 a question</w:delText>
                      <w:br w:type="textWrapping"/>
                      <w:delText xml:space="preserve">Get an explanation</w:delText>
                      <w:br w:type="textWrapping"/>
                      <w:delText xml:space="preserve">Generate a quiz</w:delText>
                      <w:br w:type="textWrapping"/>
                      <w:delText xml:space="preserve">Summarize content</w:delText>
                      <w:br w:type="textWrapping"/>
                      <w:delText xml:space="preserve">Get a personalized learning plan</w:delText>
                    </w:r>
                  </w:del>
                </w:sdtContent>
              </w:sdt>
              <w:del w:author="Animefor Me" w:id="15" w:date="2026-09-29T09:36:34Z"/>
            </w:sdtContent>
          </w:sdt>
        </w:p>
      </w:sdtContent>
    </w:sdt>
    <w:sdt>
      <w:sdtPr>
        <w:id w:val="-1949301767"/>
        <w:tag w:val="goog_rdk_5751"/>
      </w:sdtPr>
      <w:sdtContent>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848433159"/>
              <w:tag w:val="goog_rdk_5749"/>
            </w:sdtPr>
            <w:sdtContent>
              <w:del w:author="Animefor Me" w:id="15" w:date="2026-09-29T09:36:34Z"/>
              <w:sdt>
                <w:sdtPr>
                  <w:id w:val="-59791431"/>
                  <w:tag w:val="goog_rdk_575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99006490"/>
        <w:tag w:val="goog_rdk_5754"/>
      </w:sdtPr>
      <w:sdtContent>
        <w:p w:rsidR="00000000" w:rsidDel="00000000" w:rsidP="00000000" w:rsidRDefault="00000000" w:rsidRPr="00000000" w14:paraId="0000050E">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1549126718"/>
              <w:tag w:val="goog_rdk_5752"/>
            </w:sdtPr>
            <w:sdtContent>
              <w:del w:author="Animefor Me" w:id="15" w:date="2026-09-29T09:36:34Z"/>
              <w:sdt>
                <w:sdtPr>
                  <w:id w:val="-682639744"/>
                  <w:tag w:val="goog_rdk_575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07861717"/>
        <w:tag w:val="goog_rdk_5761"/>
      </w:sdtPr>
      <w:sdtContent>
        <w:p w:rsidR="00000000" w:rsidDel="00000000" w:rsidP="00000000" w:rsidRDefault="00000000" w:rsidRPr="00000000" w14:paraId="0000050F">
          <w:pPr>
            <w:spacing w:before="280" w:lineRule="auto"/>
            <w:rPr>
              <w:del w:author="Animefor Me" w:id="15" w:date="2026-09-29T09:36:34Z"/>
              <w:rPrChange w:author="Animefor Me" w:id="18" w:date="2026-09-29T09:36:34Z">
                <w:rPr>
                  <w:rFonts w:ascii="Cambria" w:cs="Cambria" w:eastAsia="Cambria" w:hAnsi="Cambria"/>
                  <w:b w:val="1"/>
                  <w:bCs w:val="1"/>
                  <w:color w:val="000000"/>
                  <w:sz w:val="27"/>
                  <w:szCs w:val="27"/>
                </w:rPr>
              </w:rPrChange>
            </w:rPr>
            <w:pPrChange w:author="Janani Cat" w:id="0" w:date="2026-09-24T09:52:44Z">
              <w:pPr>
                <w:spacing w:after="280" w:before="280" w:line="240" w:lineRule="auto"/>
              </w:pPr>
            </w:pPrChange>
          </w:pPr>
          <w:sdt>
            <w:sdtPr>
              <w:id w:val="-1393641126"/>
              <w:tag w:val="goog_rdk_5757"/>
            </w:sdtPr>
            <w:sdtContent>
              <w:ins w:author="Janani Cat" w:id="182" w:date="2026-09-24T09:52:44Z">
                <w:sdt>
                  <w:sdtPr>
                    <w:id w:val="-1308671350"/>
                    <w:tag w:val="goog_rdk_5758"/>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4770000" cy="2489200"/>
                            <wp:effectExtent b="0" l="0" r="0" t="0"/>
                            <wp:docPr id="2126916928" name="image35.png"/>
                            <a:graphic>
                              <a:graphicData uri="http://schemas.openxmlformats.org/drawingml/2006/picture">
                                <pic:pic>
                                  <pic:nvPicPr>
                                    <pic:cNvPr id="0" name="image35.png"/>
                                    <pic:cNvPicPr preferRelativeResize="0"/>
                                  </pic:nvPicPr>
                                  <pic:blipFill>
                                    <a:blip r:embed="rId40"/>
                                    <a:srcRect b="-1592" l="47176" r="-47176" t="1592"/>
                                    <a:stretch>
                                      <a:fillRect/>
                                    </a:stretch>
                                  </pic:blipFill>
                                  <pic:spPr>
                                    <a:xfrm>
                                      <a:off x="0" y="0"/>
                                      <a:ext cx="4770000" cy="2489200"/>
                                    </a:xfrm>
                                    <a:prstGeom prst="rect"/>
                                    <a:ln/>
                                  </pic:spPr>
                                </pic:pic>
                              </a:graphicData>
                            </a:graphic>
                          </wp:inline>
                        </w:drawing>
                      </w:r>
                    </w:del>
                  </w:sdtContent>
                </w:sdt>
              </w:ins>
            </w:sdtContent>
          </w:sdt>
          <w:sdt>
            <w:sdtPr>
              <w:id w:val="-1667189415"/>
              <w:tag w:val="goog_rdk_5759"/>
            </w:sdtPr>
            <w:sdtContent>
              <w:del w:author="Animefor Me" w:id="15" w:date="2026-09-29T09:36:34Z">
                <w:r w:rsidDel="00000000" w:rsidR="00000000" w:rsidRPr="00000000">
                  <w:rPr>
                    <w:rPrChange w:author="Animefor Me" w:id="18" w:date="2026-09-29T09:36:34Z">
                      <w:rPr/>
                    </w:rPrChange>
                  </w:rPr>
                  <w:drawing>
                    <wp:inline distB="0" distT="0" distL="0" distR="0">
                      <wp:extent cx="5731510" cy="2917825"/>
                      <wp:effectExtent b="0" l="0" r="0" t="0"/>
                      <wp:docPr id="2126916970"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731510" cy="2917825"/>
                              </a:xfrm>
                              <a:prstGeom prst="rect"/>
                              <a:ln/>
                            </pic:spPr>
                          </pic:pic>
                        </a:graphicData>
                      </a:graphic>
                    </wp:inline>
                  </w:drawing>
                </w:r>
              </w:del>
              <w:sdt>
                <w:sdtPr>
                  <w:id w:val="603550740"/>
                  <w:tag w:val="goog_rdk_576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360793739"/>
        <w:tag w:val="goog_rdk_5764"/>
      </w:sdtPr>
      <w:sdtContent>
        <w:p w:rsidR="00000000" w:rsidDel="00000000" w:rsidP="00000000" w:rsidRDefault="00000000" w:rsidRPr="00000000" w14:paraId="00000510">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029876684"/>
              <w:tag w:val="goog_rdk_5762"/>
            </w:sdtPr>
            <w:sdtContent>
              <w:del w:author="Animefor Me" w:id="15" w:date="2026-09-29T09:36:34Z"/>
              <w:sdt>
                <w:sdtPr>
                  <w:id w:val="2075314864"/>
                  <w:tag w:val="goog_rdk_576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EDUGENIE</w:delText>
                    </w:r>
                  </w:del>
                </w:sdtContent>
              </w:sdt>
              <w:del w:author="Animefor Me" w:id="15" w:date="2026-09-29T09:36:34Z"/>
            </w:sdtContent>
          </w:sdt>
        </w:p>
      </w:sdtContent>
    </w:sdt>
    <w:sdt>
      <w:sdtPr>
        <w:id w:val="664670277"/>
        <w:tag w:val="goog_rdk_5767"/>
      </w:sdtPr>
      <w:sdtContent>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522654329"/>
              <w:tag w:val="goog_rdk_5765"/>
            </w:sdtPr>
            <w:sdtContent>
              <w:del w:author="Animefor Me" w:id="15" w:date="2026-09-29T09:36:34Z"/>
              <w:sdt>
                <w:sdtPr>
                  <w:id w:val="-2074243857"/>
                  <w:tag w:val="goog_rdk_576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97098754"/>
        <w:tag w:val="goog_rdk_5770"/>
      </w:sdtPr>
      <w:sdtContent>
        <w:p w:rsidR="00000000" w:rsidDel="00000000" w:rsidP="00000000" w:rsidRDefault="00000000" w:rsidRPr="00000000" w14:paraId="00000512">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27"/>
                  <w:szCs w:val="27"/>
                </w:rPr>
              </w:rPrChange>
            </w:rPr>
          </w:pPr>
          <w:sdt>
            <w:sdtPr>
              <w:id w:val="-760262074"/>
              <w:tag w:val="goog_rdk_5768"/>
            </w:sdtPr>
            <w:sdtContent>
              <w:del w:author="Animefor Me" w:id="15" w:date="2026-09-29T09:36:34Z">
                <w:r w:rsidDel="00000000" w:rsidR="00000000" w:rsidRPr="00000000">
                  <w:rPr>
                    <w:rPrChange w:author="Animefor Me" w:id="18" w:date="2026-09-29T09:36:34Z">
                      <w:rPr/>
                    </w:rPrChange>
                  </w:rPr>
                  <w:drawing>
                    <wp:inline distB="0" distT="0" distL="0" distR="0">
                      <wp:extent cx="5731510" cy="2917825"/>
                      <wp:effectExtent b="0" l="0" r="0" t="0"/>
                      <wp:docPr id="2126916972"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731510" cy="2917825"/>
                              </a:xfrm>
                              <a:prstGeom prst="rect"/>
                              <a:ln/>
                            </pic:spPr>
                          </pic:pic>
                        </a:graphicData>
                      </a:graphic>
                    </wp:inline>
                  </w:drawing>
                </w:r>
              </w:del>
              <w:sdt>
                <w:sdtPr>
                  <w:id w:val="-220090568"/>
                  <w:tag w:val="goog_rdk_576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35391971"/>
        <w:tag w:val="goog_rdk_5773"/>
      </w:sdtPr>
      <w:sdtContent>
        <w:p w:rsidR="00000000" w:rsidDel="00000000" w:rsidP="00000000" w:rsidRDefault="00000000" w:rsidRPr="00000000" w14:paraId="00000513">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397610398"/>
              <w:tag w:val="goog_rdk_5771"/>
            </w:sdtPr>
            <w:sdtContent>
              <w:del w:author="Animefor Me" w:id="15" w:date="2026-09-29T09:36:34Z"/>
              <w:sdt>
                <w:sdtPr>
                  <w:id w:val="890472650"/>
                  <w:tag w:val="goog_rdk_577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EDUGENIE</w:delText>
                    </w:r>
                  </w:del>
                </w:sdtContent>
              </w:sdt>
              <w:del w:author="Animefor Me" w:id="15" w:date="2026-09-29T09:36:34Z"/>
            </w:sdtContent>
          </w:sdt>
        </w:p>
      </w:sdtContent>
    </w:sdt>
    <w:sdt>
      <w:sdtPr>
        <w:id w:val="929339982"/>
        <w:tag w:val="goog_rdk_5776"/>
      </w:sdtPr>
      <w:sdtContent>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493783360"/>
              <w:tag w:val="goog_rdk_5774"/>
            </w:sdtPr>
            <w:sdtContent>
              <w:del w:author="Animefor Me" w:id="15" w:date="2026-09-29T09:36:34Z"/>
              <w:sdt>
                <w:sdtPr>
                  <w:id w:val="1257428051"/>
                  <w:tag w:val="goog_rdk_577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99709117"/>
        <w:tag w:val="goog_rdk_5779"/>
      </w:sdtPr>
      <w:sdtContent>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215478835"/>
              <w:tag w:val="goog_rdk_5777"/>
            </w:sdtPr>
            <w:sdtContent>
              <w:del w:author="Animefor Me" w:id="15" w:date="2026-09-29T09:36:34Z"/>
              <w:sdt>
                <w:sdtPr>
                  <w:id w:val="-958954621"/>
                  <w:tag w:val="goog_rdk_577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7965581"/>
        <w:tag w:val="goog_rdk_5782"/>
      </w:sdtPr>
      <w:sdtContent>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951235980"/>
              <w:tag w:val="goog_rdk_5780"/>
            </w:sdtPr>
            <w:sdtContent>
              <w:del w:author="Animefor Me" w:id="15" w:date="2026-09-29T09:36:34Z"/>
              <w:sdt>
                <w:sdtPr>
                  <w:id w:val="-1770626705"/>
                  <w:tag w:val="goog_rdk_578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11373895"/>
        <w:tag w:val="goog_rdk_5785"/>
      </w:sdtPr>
      <w:sdtContent>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899055990"/>
              <w:tag w:val="goog_rdk_5783"/>
            </w:sdtPr>
            <w:sdtContent>
              <w:del w:author="Animefor Me" w:id="15" w:date="2026-09-29T09:36:34Z"/>
              <w:sdt>
                <w:sdtPr>
                  <w:id w:val="-907574238"/>
                  <w:tag w:val="goog_rdk_578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Exploring EduGenie: </w:delText>
                    </w:r>
                  </w:del>
                </w:sdtContent>
              </w:sdt>
              <w:del w:author="Animefor Me" w:id="15" w:date="2026-09-29T09:36:34Z"/>
            </w:sdtContent>
          </w:sdt>
        </w:p>
      </w:sdtContent>
    </w:sdt>
    <w:sdt>
      <w:sdtPr>
        <w:id w:val="516032299"/>
        <w:tag w:val="goog_rdk_5788"/>
      </w:sdtPr>
      <w:sdtContent>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560418821"/>
              <w:tag w:val="goog_rdk_5786"/>
            </w:sdtPr>
            <w:sdtContent>
              <w:del w:author="Animefor Me" w:id="15" w:date="2026-09-29T09:36:34Z"/>
              <w:sdt>
                <w:sdtPr>
                  <w:id w:val="1226346655"/>
                  <w:tag w:val="goog_rdk_578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57209170"/>
        <w:tag w:val="goog_rdk_5791"/>
      </w:sdtPr>
      <w:sdtContent>
        <w:p w:rsidR="00000000" w:rsidDel="00000000" w:rsidP="00000000" w:rsidRDefault="00000000" w:rsidRPr="00000000" w14:paraId="0000051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566016656"/>
              <w:tag w:val="goog_rdk_5789"/>
            </w:sdtPr>
            <w:sdtContent>
              <w:del w:author="Animefor Me" w:id="15" w:date="2026-09-29T09:36:34Z"/>
              <w:sdt>
                <w:sdtPr>
                  <w:id w:val="1263848568"/>
                  <w:tag w:val="goog_rdk_5790"/>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Asking questions: </w:delText>
                    </w:r>
                  </w:del>
                </w:sdtContent>
              </w:sdt>
              <w:del w:author="Animefor Me" w:id="15" w:date="2026-09-29T09:36:34Z"/>
            </w:sdtContent>
          </w:sdt>
        </w:p>
      </w:sdtContent>
    </w:sdt>
    <w:sdt>
      <w:sdtPr>
        <w:id w:val="-1481339746"/>
        <w:tag w:val="goog_rdk_5794"/>
      </w:sdtPr>
      <w:sdtContent>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126927826"/>
              <w:tag w:val="goog_rdk_5792"/>
            </w:sdtPr>
            <w:sdtContent>
              <w:del w:author="Animefor Me" w:id="15" w:date="2026-09-29T09:36:34Z"/>
              <w:sdt>
                <w:sdtPr>
                  <w:id w:val="1875705818"/>
                  <w:tag w:val="goog_rdk_579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91099906"/>
        <w:tag w:val="goog_rdk_5797"/>
      </w:sdtPr>
      <w:sdtContent>
        <w:p w:rsidR="00000000" w:rsidDel="00000000" w:rsidP="00000000" w:rsidRDefault="00000000" w:rsidRPr="00000000" w14:paraId="0000051B">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878193466"/>
              <w:tag w:val="goog_rdk_5795"/>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1902460"/>
                      <wp:effectExtent b="0" l="0" r="0" t="0"/>
                      <wp:docPr id="2126916973"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5731510" cy="1902460"/>
                              </a:xfrm>
                              <a:prstGeom prst="rect"/>
                              <a:ln/>
                            </pic:spPr>
                          </pic:pic>
                        </a:graphicData>
                      </a:graphic>
                    </wp:inline>
                  </w:drawing>
                </w:r>
              </w:del>
              <w:sdt>
                <w:sdtPr>
                  <w:id w:val="-1991694000"/>
                  <w:tag w:val="goog_rdk_579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63799066"/>
        <w:tag w:val="goog_rdk_5800"/>
      </w:sdtPr>
      <w:sdtContent>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966576119"/>
              <w:tag w:val="goog_rdk_5798"/>
            </w:sdtPr>
            <w:sdtContent>
              <w:del w:author="Animefor Me" w:id="15" w:date="2026-09-29T09:36:34Z"/>
              <w:sdt>
                <w:sdtPr>
                  <w:id w:val="-1972502639"/>
                  <w:tag w:val="goog_rdk_579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43011739"/>
        <w:tag w:val="goog_rdk_5803"/>
      </w:sdtPr>
      <w:sdtContent>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2010375214"/>
              <w:tag w:val="goog_rdk_5801"/>
            </w:sdtPr>
            <w:sdtContent>
              <w:del w:author="Animefor Me" w:id="15" w:date="2026-09-29T09:36:34Z"/>
              <w:sdt>
                <w:sdtPr>
                  <w:id w:val="-2092940343"/>
                  <w:tag w:val="goog_rdk_580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612677395"/>
        <w:tag w:val="goog_rdk_5806"/>
      </w:sdtPr>
      <w:sdtContent>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364075952"/>
              <w:tag w:val="goog_rdk_5804"/>
            </w:sdtPr>
            <w:sdtContent>
              <w:del w:author="Animefor Me" w:id="15" w:date="2026-09-29T09:36:34Z"/>
              <w:sdt>
                <w:sdtPr>
                  <w:id w:val="1271915681"/>
                  <w:tag w:val="goog_rdk_580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91478964"/>
        <w:tag w:val="goog_rdk_5809"/>
      </w:sdtPr>
      <w:sdtContent>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638497640"/>
              <w:tag w:val="goog_rdk_5807"/>
            </w:sdtPr>
            <w:sdtContent>
              <w:del w:author="Animefor Me" w:id="15" w:date="2026-09-29T09:36:34Z"/>
              <w:sdt>
                <w:sdtPr>
                  <w:id w:val="1261760488"/>
                  <w:tag w:val="goog_rdk_580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94437959"/>
        <w:tag w:val="goog_rdk_5812"/>
      </w:sdtPr>
      <w:sdtContent>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905413325"/>
              <w:tag w:val="goog_rdk_5810"/>
            </w:sdtPr>
            <w:sdtContent>
              <w:del w:author="Animefor Me" w:id="15" w:date="2026-09-29T09:36:34Z"/>
              <w:sdt>
                <w:sdtPr>
                  <w:id w:val="-985115166"/>
                  <w:tag w:val="goog_rdk_581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73361731"/>
        <w:tag w:val="goog_rdk_5815"/>
      </w:sdtPr>
      <w:sdtContent>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046813893"/>
              <w:tag w:val="goog_rdk_5813"/>
            </w:sdtPr>
            <w:sdtContent>
              <w:del w:author="Animefor Me" w:id="15" w:date="2026-09-29T09:36:34Z"/>
              <w:sdt>
                <w:sdtPr>
                  <w:id w:val="1019378655"/>
                  <w:tag w:val="goog_rdk_581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44869548"/>
        <w:tag w:val="goog_rdk_5818"/>
      </w:sdtPr>
      <w:sdtContent>
        <w:p w:rsidR="00000000" w:rsidDel="00000000" w:rsidP="00000000" w:rsidRDefault="00000000" w:rsidRPr="00000000" w14:paraId="0000052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898085242"/>
              <w:tag w:val="goog_rdk_5816"/>
            </w:sdtPr>
            <w:sdtContent>
              <w:del w:author="Animefor Me" w:id="15" w:date="2026-09-29T09:36:34Z"/>
              <w:sdt>
                <w:sdtPr>
                  <w:id w:val="-1029071370"/>
                  <w:tag w:val="goog_rdk_581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 of any topic:</w:delText>
                    </w:r>
                  </w:del>
                </w:sdtContent>
              </w:sdt>
              <w:del w:author="Animefor Me" w:id="15" w:date="2026-09-29T09:36:34Z"/>
            </w:sdtContent>
          </w:sdt>
        </w:p>
      </w:sdtContent>
    </w:sdt>
    <w:sdt>
      <w:sdtPr>
        <w:id w:val="-413699932"/>
        <w:tag w:val="goog_rdk_5821"/>
      </w:sdtPr>
      <w:sdtContent>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494869199"/>
              <w:tag w:val="goog_rdk_5819"/>
            </w:sdtPr>
            <w:sdtContent>
              <w:del w:author="Animefor Me" w:id="15" w:date="2026-09-29T09:36:34Z"/>
              <w:sdt>
                <w:sdtPr>
                  <w:id w:val="2134508117"/>
                  <w:tag w:val="goog_rdk_582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659452089"/>
        <w:tag w:val="goog_rdk_5824"/>
      </w:sdtPr>
      <w:sdtContent>
        <w:p w:rsidR="00000000" w:rsidDel="00000000" w:rsidP="00000000" w:rsidRDefault="00000000" w:rsidRPr="00000000" w14:paraId="00000524">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465071401"/>
              <w:tag w:val="goog_rdk_5822"/>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1681480"/>
                      <wp:effectExtent b="0" l="0" r="0" t="0"/>
                      <wp:docPr id="212691697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510" cy="1681480"/>
                              </a:xfrm>
                              <a:prstGeom prst="rect"/>
                              <a:ln/>
                            </pic:spPr>
                          </pic:pic>
                        </a:graphicData>
                      </a:graphic>
                    </wp:inline>
                  </w:drawing>
                </w:r>
              </w:del>
              <w:sdt>
                <w:sdtPr>
                  <w:id w:val="1538390728"/>
                  <w:tag w:val="goog_rdk_582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10350861"/>
        <w:tag w:val="goog_rdk_5827"/>
      </w:sdtPr>
      <w:sdtContent>
        <w:p w:rsidR="00000000" w:rsidDel="00000000" w:rsidP="00000000" w:rsidRDefault="00000000" w:rsidRPr="00000000" w14:paraId="00000525">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1406801714"/>
              <w:tag w:val="goog_rdk_5825"/>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1619250"/>
                      <wp:effectExtent b="0" l="0" r="0" t="0"/>
                      <wp:docPr id="2126916975"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5731510" cy="1619250"/>
                              </a:xfrm>
                              <a:prstGeom prst="rect"/>
                              <a:ln/>
                            </pic:spPr>
                          </pic:pic>
                        </a:graphicData>
                      </a:graphic>
                    </wp:inline>
                  </w:drawing>
                </w:r>
              </w:del>
              <w:sdt>
                <w:sdtPr>
                  <w:id w:val="2007742684"/>
                  <w:tag w:val="goog_rdk_582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17807330"/>
        <w:tag w:val="goog_rdk_5830"/>
      </w:sdtPr>
      <w:sdtContent>
        <w:p w:rsidR="00000000" w:rsidDel="00000000" w:rsidP="00000000" w:rsidRDefault="00000000" w:rsidRPr="00000000" w14:paraId="0000052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661342470"/>
              <w:tag w:val="goog_rdk_5828"/>
            </w:sdtPr>
            <w:sdtContent>
              <w:del w:author="Animefor Me" w:id="15" w:date="2026-09-29T09:36:34Z"/>
              <w:sdt>
                <w:sdtPr>
                  <w:id w:val="-1118706"/>
                  <w:tag w:val="goog_rdk_582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Summarising long paragraphs:</w:delText>
                    </w:r>
                  </w:del>
                </w:sdtContent>
              </w:sdt>
              <w:del w:author="Animefor Me" w:id="15" w:date="2026-09-29T09:36:34Z"/>
            </w:sdtContent>
          </w:sdt>
        </w:p>
      </w:sdtContent>
    </w:sdt>
    <w:sdt>
      <w:sdtPr>
        <w:id w:val="-1720419237"/>
        <w:tag w:val="goog_rdk_5833"/>
      </w:sdtPr>
      <w:sdtContent>
        <w:p w:rsidR="00000000" w:rsidDel="00000000" w:rsidP="00000000" w:rsidRDefault="00000000" w:rsidRPr="00000000" w14:paraId="00000527">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361948331"/>
              <w:tag w:val="goog_rdk_5831"/>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1656715"/>
                      <wp:effectExtent b="0" l="0" r="0" t="0"/>
                      <wp:docPr id="2126916976"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5731510" cy="1656715"/>
                              </a:xfrm>
                              <a:prstGeom prst="rect"/>
                              <a:ln/>
                            </pic:spPr>
                          </pic:pic>
                        </a:graphicData>
                      </a:graphic>
                    </wp:inline>
                  </w:drawing>
                </w:r>
              </w:del>
              <w:sdt>
                <w:sdtPr>
                  <w:id w:val="266616849"/>
                  <w:tag w:val="goog_rdk_583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85780829"/>
        <w:tag w:val="goog_rdk_5836"/>
      </w:sdtPr>
      <w:sdtContent>
        <w:p w:rsidR="00000000" w:rsidDel="00000000" w:rsidP="00000000" w:rsidRDefault="00000000" w:rsidRPr="00000000" w14:paraId="00000528">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751026167"/>
              <w:tag w:val="goog_rdk_5834"/>
            </w:sdtPr>
            <w:sdtContent>
              <w:del w:author="Animefor Me" w:id="15" w:date="2026-09-29T09:36:34Z"/>
              <w:sdt>
                <w:sdtPr>
                  <w:id w:val="-2112582787"/>
                  <w:tag w:val="goog_rdk_583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658211766"/>
        <w:tag w:val="goog_rdk_5839"/>
      </w:sdtPr>
      <w:sdtContent>
        <w:p w:rsidR="00000000" w:rsidDel="00000000" w:rsidP="00000000" w:rsidRDefault="00000000" w:rsidRPr="00000000" w14:paraId="0000052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913567729"/>
              <w:tag w:val="goog_rdk_5837"/>
            </w:sdtPr>
            <w:sdtContent>
              <w:del w:author="Animefor Me" w:id="15" w:date="2026-09-29T09:36:34Z"/>
              <w:sdt>
                <w:sdtPr>
                  <w:id w:val="-144837528"/>
                  <w:tag w:val="goog_rdk_583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Generating quizzes: </w:delText>
                    </w:r>
                  </w:del>
                </w:sdtContent>
              </w:sdt>
              <w:del w:author="Animefor Me" w:id="15" w:date="2026-09-29T09:36:34Z"/>
            </w:sdtContent>
          </w:sdt>
        </w:p>
      </w:sdtContent>
    </w:sdt>
    <w:sdt>
      <w:sdtPr>
        <w:id w:val="-1336909692"/>
        <w:tag w:val="goog_rdk_5842"/>
      </w:sdtPr>
      <w:sdtContent>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2006522128"/>
              <w:tag w:val="goog_rdk_5840"/>
            </w:sdtPr>
            <w:sdtContent>
              <w:del w:author="Animefor Me" w:id="15" w:date="2026-09-29T09:36:34Z"/>
              <w:sdt>
                <w:sdtPr>
                  <w:id w:val="-406271282"/>
                  <w:tag w:val="goog_rdk_584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51866979"/>
        <w:tag w:val="goog_rdk_5846"/>
      </w:sdtPr>
      <w:sdtContent>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805318411"/>
              <w:tag w:val="goog_rdk_5843"/>
            </w:sdtPr>
            <w:sdtContent>
              <w:del w:author="Animefor Me" w:id="15" w:date="2026-09-29T09:36:34Z"/>
              <w:sdt>
                <w:sdtPr>
                  <w:id w:val="1126579360"/>
                  <w:tag w:val="goog_rdk_584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It generates three questions with 4 options each. It corrects the answer if chosen wrong</w:delText>
                    </w:r>
                  </w:del>
                </w:sdtContent>
              </w:sdt>
              <w:del w:author="Animefor Me" w:id="15" w:date="2026-09-29T09:36:34Z">
                <w:sdt>
                  <w:sdtPr>
                    <w:id w:val="949239107"/>
                    <w:tag w:val="goog_rdk_5845"/>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delText xml:space="preserve">. </w:delText>
                    </w:r>
                  </w:sdtContent>
                </w:sdt>
              </w:del>
            </w:sdtContent>
          </w:sdt>
        </w:p>
      </w:sdtContent>
    </w:sdt>
    <w:sdt>
      <w:sdtPr>
        <w:id w:val="593725343"/>
        <w:tag w:val="goog_rdk_5849"/>
      </w:sdtPr>
      <w:sdtContent>
        <w:p w:rsidR="00000000" w:rsidDel="00000000" w:rsidP="00000000" w:rsidRDefault="00000000" w:rsidRPr="00000000" w14:paraId="0000052C">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48420725"/>
              <w:tag w:val="goog_rdk_5847"/>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2005965"/>
                      <wp:effectExtent b="0" l="0" r="0" t="0"/>
                      <wp:docPr id="2126916977"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5731510" cy="2005965"/>
                              </a:xfrm>
                              <a:prstGeom prst="rect"/>
                              <a:ln/>
                            </pic:spPr>
                          </pic:pic>
                        </a:graphicData>
                      </a:graphic>
                    </wp:inline>
                  </w:drawing>
                </w:r>
              </w:del>
              <w:sdt>
                <w:sdtPr>
                  <w:id w:val="-466568043"/>
                  <w:tag w:val="goog_rdk_584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38442681"/>
        <w:tag w:val="goog_rdk_5852"/>
      </w:sdtPr>
      <w:sdtContent>
        <w:p w:rsidR="00000000" w:rsidDel="00000000" w:rsidP="00000000" w:rsidRDefault="00000000" w:rsidRPr="00000000" w14:paraId="0000052D">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297196416"/>
              <w:tag w:val="goog_rdk_5850"/>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2005965"/>
                      <wp:effectExtent b="0" l="0" r="0" t="0"/>
                      <wp:docPr id="2126916978"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31510" cy="2005965"/>
                              </a:xfrm>
                              <a:prstGeom prst="rect"/>
                              <a:ln/>
                            </pic:spPr>
                          </pic:pic>
                        </a:graphicData>
                      </a:graphic>
                    </wp:inline>
                  </w:drawing>
                </w:r>
              </w:del>
              <w:sdt>
                <w:sdtPr>
                  <w:id w:val="-812051601"/>
                  <w:tag w:val="goog_rdk_585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96648999"/>
        <w:tag w:val="goog_rdk_5855"/>
      </w:sdtPr>
      <w:sdtContent>
        <w:p w:rsidR="00000000" w:rsidDel="00000000" w:rsidP="00000000" w:rsidRDefault="00000000" w:rsidRPr="00000000" w14:paraId="0000052E">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421420782"/>
              <w:tag w:val="goog_rdk_5853"/>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2747010"/>
                      <wp:effectExtent b="0" l="0" r="0" t="0"/>
                      <wp:docPr id="2126916979" name="image51.png"/>
                      <a:graphic>
                        <a:graphicData uri="http://schemas.openxmlformats.org/drawingml/2006/picture">
                          <pic:pic>
                            <pic:nvPicPr>
                              <pic:cNvPr id="0" name="image51.png"/>
                              <pic:cNvPicPr preferRelativeResize="0"/>
                            </pic:nvPicPr>
                            <pic:blipFill>
                              <a:blip r:embed="rId47"/>
                              <a:srcRect b="0" l="0" r="0" t="0"/>
                              <a:stretch>
                                <a:fillRect/>
                              </a:stretch>
                            </pic:blipFill>
                            <pic:spPr>
                              <a:xfrm>
                                <a:off x="0" y="0"/>
                                <a:ext cx="5731510" cy="2747010"/>
                              </a:xfrm>
                              <a:prstGeom prst="rect"/>
                              <a:ln/>
                            </pic:spPr>
                          </pic:pic>
                        </a:graphicData>
                      </a:graphic>
                    </wp:inline>
                  </w:drawing>
                </w:r>
              </w:del>
              <w:sdt>
                <w:sdtPr>
                  <w:id w:val="319234484"/>
                  <w:tag w:val="goog_rdk_585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914196037"/>
        <w:tag w:val="goog_rdk_5858"/>
      </w:sdtPr>
      <w:sdtContent>
        <w:p w:rsidR="00000000" w:rsidDel="00000000" w:rsidP="00000000" w:rsidRDefault="00000000" w:rsidRPr="00000000" w14:paraId="0000052F">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398671568"/>
              <w:tag w:val="goog_rdk_5856"/>
            </w:sdtPr>
            <w:sdtContent>
              <w:del w:author="Animefor Me" w:id="15" w:date="2026-09-29T09:36:34Z"/>
              <w:sdt>
                <w:sdtPr>
                  <w:id w:val="-204949174"/>
                  <w:tag w:val="goog_rdk_585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95339165"/>
        <w:tag w:val="goog_rdk_5861"/>
      </w:sdtPr>
      <w:sdtContent>
        <w:p w:rsidR="00000000" w:rsidDel="00000000" w:rsidP="00000000" w:rsidRDefault="00000000" w:rsidRPr="00000000" w14:paraId="00000530">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524477135"/>
              <w:tag w:val="goog_rdk_5859"/>
            </w:sdtPr>
            <w:sdtContent>
              <w:del w:author="Animefor Me" w:id="15" w:date="2026-09-29T09:36:34Z"/>
              <w:sdt>
                <w:sdtPr>
                  <w:id w:val="1677026037"/>
                  <w:tag w:val="goog_rdk_586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535363919"/>
        <w:tag w:val="goog_rdk_5864"/>
      </w:sdtPr>
      <w:sdtContent>
        <w:p w:rsidR="00000000" w:rsidDel="00000000" w:rsidP="00000000" w:rsidRDefault="00000000" w:rsidRPr="00000000" w14:paraId="00000531">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989450107"/>
              <w:tag w:val="goog_rdk_5862"/>
            </w:sdtPr>
            <w:sdtContent>
              <w:del w:author="Animefor Me" w:id="15" w:date="2026-09-29T09:36:34Z"/>
              <w:sdt>
                <w:sdtPr>
                  <w:id w:val="-1884916606"/>
                  <w:tag w:val="goog_rdk_586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94915302"/>
        <w:tag w:val="goog_rdk_5867"/>
      </w:sdtPr>
      <w:sdtContent>
        <w:p w:rsidR="00000000" w:rsidDel="00000000" w:rsidP="00000000" w:rsidRDefault="00000000" w:rsidRPr="00000000" w14:paraId="00000532">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287587792"/>
              <w:tag w:val="goog_rdk_5865"/>
            </w:sdtPr>
            <w:sdtContent>
              <w:del w:author="Animefor Me" w:id="15" w:date="2026-09-29T09:36:34Z"/>
              <w:sdt>
                <w:sdtPr>
                  <w:id w:val="-1481934493"/>
                  <w:tag w:val="goog_rdk_586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1476964"/>
        <w:tag w:val="goog_rdk_5870"/>
      </w:sdtPr>
      <w:sdtContent>
        <w:p w:rsidR="00000000" w:rsidDel="00000000" w:rsidP="00000000" w:rsidRDefault="00000000" w:rsidRPr="00000000" w14:paraId="0000053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615248986"/>
              <w:tag w:val="goog_rdk_5868"/>
            </w:sdtPr>
            <w:sdtContent>
              <w:del w:author="Animefor Me" w:id="15" w:date="2026-09-29T09:36:34Z"/>
              <w:sdt>
                <w:sdtPr>
                  <w:id w:val="1593108260"/>
                  <w:tag w:val="goog_rdk_586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Guiding with learning recommendations from beginners level to advanced level</w:delText>
                    </w:r>
                  </w:del>
                </w:sdtContent>
              </w:sdt>
              <w:del w:author="Animefor Me" w:id="15" w:date="2026-09-29T09:36:34Z"/>
            </w:sdtContent>
          </w:sdt>
        </w:p>
      </w:sdtContent>
    </w:sdt>
    <w:sdt>
      <w:sdtPr>
        <w:id w:val="-201435072"/>
        <w:tag w:val="goog_rdk_5877"/>
      </w:sdtPr>
      <w:sdtContent>
        <w:p w:rsidR="00000000" w:rsidDel="00000000" w:rsidP="00000000" w:rsidRDefault="00000000" w:rsidRPr="00000000" w14:paraId="00000534">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213378580"/>
              <w:tag w:val="goog_rdk_5871"/>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2747010"/>
                      <wp:effectExtent b="0" l="0" r="0" t="0"/>
                      <wp:docPr id="2126916945"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731510" cy="2747010"/>
                              </a:xfrm>
                              <a:prstGeom prst="rect"/>
                              <a:ln/>
                            </pic:spPr>
                          </pic:pic>
                        </a:graphicData>
                      </a:graphic>
                    </wp:inline>
                  </w:drawing>
                </w:r>
              </w:del>
            </w:sdtContent>
          </w:sdt>
          <w:sdt>
            <w:sdtPr>
              <w:id w:val="1026499714"/>
              <w:tag w:val="goog_rdk_5872"/>
            </w:sdtPr>
            <w:sdtContent>
              <w:ins w:author="Menaka S" w:id="184" w:date="2026-09-23T05:03:58Z">
                <w:sdt>
                  <w:sdtPr>
                    <w:id w:val="-548293119"/>
                    <w:tag w:val="goog_rdk_5873"/>
                  </w:sdtPr>
                  <w:sdtContent>
                    <w:del w:author="Animefor Me" w:id="15" w:date="2026-09-29T09:36:34Z"/>
                  </w:sdtContent>
                </w:sdt>
              </w:ins>
              <w:sdt>
                <w:sdtPr>
                  <w:id w:val="1025214447"/>
                  <w:tag w:val="goog_rdk_5874"/>
                </w:sdtPr>
                <w:sdtContent>
                  <w:ins w:author="Menaka S" w:id="184" w:date="2026-09-23T05:03:58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36"/>
                              <w:szCs w:val="36"/>
                            </w:rPr>
                          </w:rPrChange>
                        </w:rPr>
                        <w:delText xml:space="preserve"> </w:delText>
                      </w:r>
                    </w:del>
                  </w:ins>
                </w:sdtContent>
              </w:sdt>
              <w:ins w:author="Menaka S" w:id="184" w:date="2026-09-23T05:03:58Z">
                <w:del w:author="Animefor Me" w:id="15" w:date="2026-09-29T09:36:34Z"/>
              </w:ins>
            </w:sdtContent>
          </w:sdt>
          <w:sdt>
            <w:sdtPr>
              <w:id w:val="-826677971"/>
              <w:tag w:val="goog_rdk_5875"/>
            </w:sdtPr>
            <w:sdtContent>
              <w:del w:author="Animefor Me" w:id="15" w:date="2026-09-29T09:36:34Z"/>
              <w:sdt>
                <w:sdtPr>
                  <w:id w:val="-28843784"/>
                  <w:tag w:val="goog_rdk_587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29599021"/>
        <w:tag w:val="goog_rdk_5880"/>
      </w:sdtPr>
      <w:sdtContent>
        <w:p w:rsidR="00000000" w:rsidDel="00000000" w:rsidP="00000000" w:rsidRDefault="00000000" w:rsidRPr="00000000" w14:paraId="00000535">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1853073329"/>
              <w:tag w:val="goog_rdk_5878"/>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3033395"/>
                      <wp:effectExtent b="0" l="0" r="0" t="0"/>
                      <wp:docPr id="2126916946"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5731510" cy="3033395"/>
                              </a:xfrm>
                              <a:prstGeom prst="rect"/>
                              <a:ln/>
                            </pic:spPr>
                          </pic:pic>
                        </a:graphicData>
                      </a:graphic>
                    </wp:inline>
                  </w:drawing>
                </w:r>
              </w:del>
              <w:sdt>
                <w:sdtPr>
                  <w:id w:val="-1277708128"/>
                  <w:tag w:val="goog_rdk_587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68971856"/>
        <w:tag w:val="goog_rdk_5883"/>
      </w:sdtPr>
      <w:sdtContent>
        <w:p w:rsidR="00000000" w:rsidDel="00000000" w:rsidP="00000000" w:rsidRDefault="00000000" w:rsidRPr="00000000" w14:paraId="00000536">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676662120"/>
              <w:tag w:val="goog_rdk_5881"/>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3033395"/>
                      <wp:effectExtent b="0" l="0" r="0" t="0"/>
                      <wp:docPr id="2126916947"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731510" cy="3033395"/>
                              </a:xfrm>
                              <a:prstGeom prst="rect"/>
                              <a:ln/>
                            </pic:spPr>
                          </pic:pic>
                        </a:graphicData>
                      </a:graphic>
                    </wp:inline>
                  </w:drawing>
                </w:r>
              </w:del>
              <w:sdt>
                <w:sdtPr>
                  <w:id w:val="1118449208"/>
                  <w:tag w:val="goog_rdk_588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842810272"/>
        <w:tag w:val="goog_rdk_5886"/>
      </w:sdtPr>
      <w:sdtContent>
        <w:p w:rsidR="00000000" w:rsidDel="00000000" w:rsidP="00000000" w:rsidRDefault="00000000" w:rsidRPr="00000000" w14:paraId="00000537">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1882436319"/>
              <w:tag w:val="goog_rdk_5884"/>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3033395"/>
                      <wp:effectExtent b="0" l="0" r="0" t="0"/>
                      <wp:docPr id="2126916948"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731510" cy="3033395"/>
                              </a:xfrm>
                              <a:prstGeom prst="rect"/>
                              <a:ln/>
                            </pic:spPr>
                          </pic:pic>
                        </a:graphicData>
                      </a:graphic>
                    </wp:inline>
                  </w:drawing>
                </w:r>
              </w:del>
              <w:sdt>
                <w:sdtPr>
                  <w:id w:val="601747175"/>
                  <w:tag w:val="goog_rdk_588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360509785"/>
        <w:tag w:val="goog_rdk_5889"/>
      </w:sdtPr>
      <w:sdtContent>
        <w:p w:rsidR="00000000" w:rsidDel="00000000" w:rsidP="00000000" w:rsidRDefault="00000000" w:rsidRPr="00000000" w14:paraId="00000538">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782323652"/>
              <w:tag w:val="goog_rdk_5887"/>
            </w:sdtPr>
            <w:sdtContent>
              <w:del w:author="Animefor Me" w:id="15" w:date="2026-09-29T09:36:34Z"/>
              <w:sdt>
                <w:sdtPr>
                  <w:id w:val="106391896"/>
                  <w:tag w:val="goog_rdk_588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It provides along with details of resources from where to learn and stepwise guidance through-out. </w:delText>
                    </w:r>
                  </w:del>
                </w:sdtContent>
              </w:sdt>
              <w:del w:author="Animefor Me" w:id="15" w:date="2026-09-29T09:36:34Z"/>
            </w:sdtContent>
          </w:sdt>
        </w:p>
      </w:sdtContent>
    </w:sdt>
    <w:sdt>
      <w:sdtPr>
        <w:id w:val="-1619136653"/>
        <w:tag w:val="goog_rdk_5892"/>
      </w:sdtPr>
      <w:sdtContent>
        <w:p w:rsidR="00000000" w:rsidDel="00000000" w:rsidP="00000000" w:rsidRDefault="00000000" w:rsidRPr="00000000" w14:paraId="00000539">
          <w:pPr>
            <w:spacing w:after="280" w:before="280" w:line="240" w:lineRule="auto"/>
            <w:rPr>
              <w:del w:author="Animefor Me" w:id="15" w:date="2026-09-29T09:36:34Z"/>
              <w:rPrChange w:author="Animefor Me" w:id="18" w:date="2026-09-29T09:36:34Z">
                <w:rPr>
                  <w:rFonts w:ascii="Cambria" w:cs="Cambria" w:eastAsia="Cambria" w:hAnsi="Cambria"/>
                  <w:color w:val="000000"/>
                  <w:sz w:val="28"/>
                  <w:szCs w:val="28"/>
                </w:rPr>
              </w:rPrChange>
            </w:rPr>
          </w:pPr>
          <w:sdt>
            <w:sdtPr>
              <w:id w:val="-442231172"/>
              <w:tag w:val="goog_rdk_5890"/>
            </w:sdtPr>
            <w:sdtContent>
              <w:del w:author="Animefor Me" w:id="15" w:date="2026-09-29T09:36:34Z"/>
              <w:sdt>
                <w:sdtPr>
                  <w:id w:val="176141787"/>
                  <w:tag w:val="goog_rdk_589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67940476"/>
        <w:tag w:val="goog_rdk_5896"/>
      </w:sdtPr>
      <w:sdtContent>
        <w:p w:rsidR="00000000" w:rsidDel="00000000" w:rsidP="00000000" w:rsidRDefault="00000000" w:rsidRPr="00000000" w14:paraId="0000053A">
          <w:pPr>
            <w:spacing w:after="280" w:before="280" w:line="240" w:lineRule="auto"/>
            <w:rPr>
              <w:del w:author="Animefor Me" w:id="15" w:date="2026-09-29T09:36:34Z"/>
              <w:rPrChange w:author="Animefor Me" w:id="18" w:date="2026-09-29T09:36:34Z">
                <w:rPr>
                  <w:rFonts w:ascii="Cambria" w:cs="Cambria" w:eastAsia="Cambria" w:hAnsi="Cambria"/>
                  <w:b w:val="0"/>
                  <w:bCs w:val="0"/>
                  <w:color w:val="000000"/>
                  <w:sz w:val="28"/>
                  <w:szCs w:val="28"/>
                </w:rPr>
              </w:rPrChange>
            </w:rPr>
          </w:pPr>
          <w:sdt>
            <w:sdtPr>
              <w:id w:val="2068429439"/>
              <w:tag w:val="goog_rdk_5893"/>
            </w:sdtPr>
            <w:sdtContent>
              <w:del w:author="Animefor Me" w:id="15" w:date="2026-09-29T09:36:34Z"/>
              <w:sdt>
                <w:sdtPr>
                  <w:id w:val="-678835776"/>
                  <w:tag w:val="goog_rdk_589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8"/>
                            <w:szCs w:val="28"/>
                          </w:rPr>
                        </w:rPrChange>
                      </w:rPr>
                      <w:delText xml:space="preserve">Conclusion: </w:delText>
                    </w:r>
                  </w:del>
                </w:sdtContent>
              </w:sdt>
              <w:del w:author="Animefor Me" w:id="15" w:date="2026-09-29T09:36:34Z">
                <w:sdt>
                  <w:sdtPr>
                    <w:id w:val="-962575036"/>
                    <w:tag w:val="goog_rdk_5895"/>
                  </w:sdtPr>
                  <w:sdtContent>
                    <w:r w:rsidDel="00000000" w:rsidR="00000000" w:rsidRPr="00000000">
                      <w:rPr>
                        <w:rtl w:val="0"/>
                      </w:rPr>
                    </w:r>
                  </w:sdtContent>
                </w:sdt>
              </w:del>
            </w:sdtContent>
          </w:sdt>
        </w:p>
      </w:sdtContent>
    </w:sdt>
    <w:sdt>
      <w:sdtPr>
        <w:id w:val="-1995944144"/>
        <w:tag w:val="goog_rdk_5899"/>
      </w:sdtPr>
      <w:sdtContent>
        <w:p w:rsidR="00000000" w:rsidDel="00000000" w:rsidP="00000000" w:rsidRDefault="00000000" w:rsidRPr="00000000" w14:paraId="0000053B">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229455012"/>
              <w:tag w:val="goog_rdk_5897"/>
            </w:sdtPr>
            <w:sdtContent>
              <w:del w:author="Animefor Me" w:id="15" w:date="2026-09-29T09:36:34Z"/>
              <w:sdt>
                <w:sdtPr>
                  <w:id w:val="-2122233963"/>
                  <w:tag w:val="goog_rdk_589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delText>
                    </w:r>
                  </w:del>
                </w:sdtContent>
              </w:sdt>
              <w:del w:author="Animefor Me" w:id="15" w:date="2026-09-29T09:36:34Z"/>
            </w:sdtContent>
          </w:sdt>
        </w:p>
      </w:sdtContent>
    </w:sdt>
    <w:sdt>
      <w:sdtPr>
        <w:id w:val="-1400226840"/>
        <w:tag w:val="goog_rdk_5902"/>
      </w:sdtPr>
      <w:sdtContent>
        <w:p w:rsidR="00000000" w:rsidDel="00000000" w:rsidP="00000000" w:rsidRDefault="00000000" w:rsidRPr="00000000" w14:paraId="0000053C">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911995913"/>
              <w:tag w:val="goog_rdk_5900"/>
            </w:sdtPr>
            <w:sdtContent>
              <w:del w:author="Animefor Me" w:id="15" w:date="2026-09-29T09:36:34Z"/>
              <w:sdt>
                <w:sdtPr>
                  <w:id w:val="-113845427"/>
                  <w:tag w:val="goog_rdk_5901"/>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delText>
                    </w:r>
                  </w:del>
                </w:sdtContent>
              </w:sdt>
              <w:del w:author="Animefor Me" w:id="15" w:date="2026-09-29T09:36:34Z"/>
            </w:sdtContent>
          </w:sdt>
        </w:p>
      </w:sdtContent>
    </w:sdt>
    <w:sdt>
      <w:sdtPr>
        <w:id w:val="1455401744"/>
        <w:tag w:val="goog_rdk_5905"/>
      </w:sdtPr>
      <w:sdtContent>
        <w:p w:rsidR="00000000" w:rsidDel="00000000" w:rsidP="00000000" w:rsidRDefault="00000000" w:rsidRPr="00000000" w14:paraId="0000053D">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819632892"/>
              <w:tag w:val="goog_rdk_5903"/>
            </w:sdtPr>
            <w:sdtContent>
              <w:del w:author="Animefor Me" w:id="15" w:date="2026-09-29T09:36:34Z"/>
              <w:sdt>
                <w:sdtPr>
                  <w:id w:val="1123620357"/>
                  <w:tag w:val="goog_rdk_590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delText>
                    </w:r>
                  </w:del>
                </w:sdtContent>
              </w:sdt>
              <w:del w:author="Animefor Me" w:id="15" w:date="2026-09-29T09:36:34Z"/>
            </w:sdtContent>
          </w:sdt>
        </w:p>
      </w:sdtContent>
    </w:sdt>
    <w:sdt>
      <w:sdtPr>
        <w:id w:val="-1625490470"/>
        <w:tag w:val="goog_rdk_5908"/>
      </w:sdtPr>
      <w:sdtContent>
        <w:p w:rsidR="00000000" w:rsidDel="00000000" w:rsidP="00000000" w:rsidRDefault="00000000" w:rsidRPr="00000000" w14:paraId="0000053E">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321126331"/>
              <w:tag w:val="goog_rdk_5906"/>
            </w:sdtPr>
            <w:sdtContent>
              <w:del w:author="Animefor Me" w:id="15" w:date="2026-09-29T09:36:34Z"/>
              <w:sdt>
                <w:sdtPr>
                  <w:id w:val="1925071939"/>
                  <w:tag w:val="goog_rdk_590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delText>
                    </w:r>
                  </w:del>
                </w:sdtContent>
              </w:sdt>
              <w:del w:author="Animefor Me" w:id="15" w:date="2026-09-29T09:36:34Z"/>
            </w:sdtContent>
          </w:sdt>
        </w:p>
      </w:sdtContent>
    </w:sdt>
    <w:sdt>
      <w:sdtPr>
        <w:id w:val="1367691677"/>
        <w:tag w:val="goog_rdk_5911"/>
      </w:sdtPr>
      <w:sdtContent>
        <w:p w:rsidR="00000000" w:rsidDel="00000000" w:rsidP="00000000" w:rsidRDefault="00000000" w:rsidRPr="00000000" w14:paraId="0000053F">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589041371"/>
              <w:tag w:val="goog_rdk_5909"/>
            </w:sdtPr>
            <w:sdtContent>
              <w:del w:author="Animefor Me" w:id="15" w:date="2026-09-29T09:36:34Z"/>
              <w:sdt>
                <w:sdtPr>
                  <w:id w:val="342315995"/>
                  <w:tag w:val="goog_rdk_5910"/>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delText>
                    </w:r>
                  </w:del>
                </w:sdtContent>
              </w:sdt>
              <w:del w:author="Animefor Me" w:id="15" w:date="2026-09-29T09:36:34Z"/>
            </w:sdtContent>
          </w:sdt>
        </w:p>
      </w:sdtContent>
    </w:sdt>
    <w:sdt>
      <w:sdtPr>
        <w:id w:val="-2108492024"/>
        <w:tag w:val="goog_rdk_5914"/>
      </w:sdtPr>
      <w:sdtContent>
        <w:p w:rsidR="00000000" w:rsidDel="00000000" w:rsidP="00000000" w:rsidRDefault="00000000" w:rsidRPr="00000000" w14:paraId="00000540">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535326701"/>
              <w:tag w:val="goog_rdk_5912"/>
            </w:sdtPr>
            <w:sdtContent>
              <w:del w:author="Animefor Me" w:id="15" w:date="2026-09-29T09:36:34Z"/>
              <w:sdt>
                <w:sdtPr>
                  <w:id w:val="1159663304"/>
                  <w:tag w:val="goog_rdk_591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delText>
                    </w:r>
                  </w:del>
                </w:sdtContent>
              </w:sdt>
              <w:del w:author="Animefor Me" w:id="15" w:date="2026-09-29T09:36:34Z"/>
            </w:sdtContent>
          </w:sdt>
        </w:p>
      </w:sdtContent>
    </w:sdt>
    <w:sdt>
      <w:sdtPr>
        <w:id w:val="-1793486595"/>
        <w:tag w:val="goog_rdk_5917"/>
      </w:sdtPr>
      <w:sdtContent>
        <w:p w:rsidR="00000000" w:rsidDel="00000000" w:rsidP="00000000" w:rsidRDefault="00000000" w:rsidRPr="00000000" w14:paraId="00000541">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945311391"/>
              <w:tag w:val="goog_rdk_5915"/>
            </w:sdtPr>
            <w:sdtContent>
              <w:del w:author="Animefor Me" w:id="15" w:date="2026-09-29T09:36:34Z"/>
              <w:sdt>
                <w:sdtPr>
                  <w:id w:val="309732610"/>
                  <w:tag w:val="goog_rdk_591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delText>
                    </w:r>
                  </w:del>
                </w:sdtContent>
              </w:sdt>
              <w:del w:author="Animefor Me" w:id="15" w:date="2026-09-29T09:36:34Z"/>
            </w:sdtContent>
          </w:sdt>
        </w:p>
      </w:sdtContent>
    </w:sdt>
    <w:sdt>
      <w:sdtPr>
        <w:id w:val="-2054414419"/>
        <w:tag w:val="goog_rdk_5920"/>
      </w:sdtPr>
      <w:sdtContent>
        <w:p w:rsidR="00000000" w:rsidDel="00000000" w:rsidP="00000000" w:rsidRDefault="00000000" w:rsidRPr="00000000" w14:paraId="00000542">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527962327"/>
              <w:tag w:val="goog_rdk_5918"/>
            </w:sdtPr>
            <w:sdtContent>
              <w:del w:author="Animefor Me" w:id="15" w:date="2026-09-29T09:36:34Z"/>
              <w:sdt>
                <w:sdtPr>
                  <w:id w:val="738592788"/>
                  <w:tag w:val="goog_rdk_591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7085717"/>
        <w:tag w:val="goog_rdk_5923"/>
      </w:sdtPr>
      <w:sdtContent>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2001557930"/>
              <w:tag w:val="goog_rdk_5921"/>
            </w:sdtPr>
            <w:sdtContent>
              <w:del w:author="Animefor Me" w:id="15" w:date="2026-09-29T09:36:34Z"/>
              <w:sdt>
                <w:sdtPr>
                  <w:id w:val="61117685"/>
                  <w:tag w:val="goog_rdk_592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338908572"/>
        <w:tag w:val="goog_rdk_5926"/>
      </w:sdtPr>
      <w:sdtContent>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563857429"/>
              <w:tag w:val="goog_rdk_5924"/>
            </w:sdtPr>
            <w:sdtContent>
              <w:del w:author="Animefor Me" w:id="15" w:date="2026-09-29T09:36:34Z"/>
              <w:sdt>
                <w:sdtPr>
                  <w:id w:val="796036526"/>
                  <w:tag w:val="goog_rdk_592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51339666"/>
        <w:tag w:val="goog_rdk_5929"/>
      </w:sdtPr>
      <w:sdtContent>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Change w:author="dhivyadharshini Dhivya" w:id="0" w:date="2026-09-24T07:15:49Z">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pPr>
            </w:pPrChange>
          </w:pPr>
          <w:sdt>
            <w:sdtPr>
              <w:id w:val="1803709571"/>
              <w:tag w:val="goog_rdk_5927"/>
            </w:sdtPr>
            <w:sdtContent>
              <w:del w:author="Animefor Me" w:id="15" w:date="2026-09-29T09:36:34Z"/>
              <w:sdt>
                <w:sdtPr>
                  <w:id w:val="1078912388"/>
                  <w:tag w:val="goog_rdk_592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35984329"/>
        <w:tag w:val="goog_rdk_5932"/>
      </w:sdtPr>
      <w:sdtContent>
        <w:p w:rsidR="00000000" w:rsidDel="00000000" w:rsidP="00000000" w:rsidRDefault="00000000" w:rsidRPr="00000000" w14:paraId="00000546">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721608466"/>
              <w:tag w:val="goog_rdk_5930"/>
            </w:sdtPr>
            <w:sdtContent>
              <w:del w:author="Animefor Me" w:id="15" w:date="2026-09-29T09:36:34Z"/>
              <w:sdt>
                <w:sdtPr>
                  <w:id w:val="1182325462"/>
                  <w:tag w:val="goog_rdk_5931"/>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Submitted by:</w:delText>
                    </w:r>
                  </w:del>
                </w:sdtContent>
              </w:sdt>
              <w:del w:author="Animefor Me" w:id="15" w:date="2026-09-29T09:36:34Z"/>
            </w:sdtContent>
          </w:sdt>
        </w:p>
      </w:sdtContent>
    </w:sdt>
    <w:sdt>
      <w:sdtPr>
        <w:id w:val="-2104103510"/>
        <w:tag w:val="goog_rdk_5944"/>
      </w:sdtPr>
      <w:sdtContent>
        <w:p w:rsidR="00000000" w:rsidDel="00000000" w:rsidP="00000000" w:rsidRDefault="00000000" w:rsidRPr="00000000" w14:paraId="00000547">
          <w:pPr>
            <w:pStyle w:val="Title"/>
            <w:rPr>
              <w:rPrChange w:author="Priya Ramya" w:id="186" w:date="2026-09-28T15:52:41Z">
                <w:rPr>
                  <w:rFonts w:ascii="Cambria" w:cs="Cambria" w:eastAsia="Cambria" w:hAnsi="Cambria"/>
                  <w:color w:val="000000"/>
                </w:rPr>
              </w:rPrChange>
            </w:rPr>
            <w:pPrChange w:author="Priya Ramya" w:id="0" w:date="2026-09-28T15:52:41Z">
              <w:pPr>
                <w:spacing w:before="280" w:line="240" w:lineRule="auto"/>
              </w:pPr>
            </w:pPrChange>
          </w:pPr>
          <w:sdt>
            <w:sdtPr>
              <w:id w:val="1599692145"/>
              <w:tag w:val="goog_rdk_5933"/>
            </w:sdtPr>
            <w:sdtContent>
              <w:del w:author="Animefor Me" w:id="15" w:date="2026-09-29T09:36:34Z"/>
              <w:sdt>
                <w:sdtPr>
                  <w:id w:val="-311762737"/>
                  <w:tag w:val="goog_rdk_593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Te</w:delText>
                    </w:r>
                  </w:del>
                </w:sdtContent>
              </w:sdt>
              <w:del w:author="Animefor Me" w:id="15" w:date="2026-09-29T09:36:34Z">
                <w:sdt>
                  <w:sdtPr>
                    <w:id w:val="1752614376"/>
                    <w:tag w:val="goog_rdk_5935"/>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lla Divya Sree</w:delText>
                    </w:r>
                  </w:sdtContent>
                </w:sdt>
                <w:sdt>
                  <w:sdtPr>
                    <w:id w:val="-1595774106"/>
                    <w:tag w:val="goog_rdk_5936"/>
                  </w:sdtPr>
                  <w:sdtContent>
                    <w:r w:rsidDel="00000000" w:rsidR="00000000" w:rsidRPr="00000000">
                      <w:rPr>
                        <w:rtl w:val="0"/>
                        <w:rPrChange w:author="Animefor Me" w:id="18" w:date="2026-09-29T09:36:34Z">
                          <w:rPr>
                            <w:rFonts w:ascii="Cambria" w:cs="Cambria" w:eastAsia="Cambria" w:hAnsi="Cambria"/>
                            <w:color w:val="000000"/>
                          </w:rPr>
                        </w:rPrChange>
                      </w:rPr>
                      <w:br w:type="textWrapping"/>
                    </w:r>
                  </w:sdtContent>
                </w:sdt>
                <w:sdt>
                  <w:sdtPr>
                    <w:id w:val="940507288"/>
                    <w:tag w:val="goog_rdk_5937"/>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Mentor:</w:delText>
                    </w:r>
                  </w:sdtContent>
                </w:sdt>
                <w:sdt>
                  <w:sdtPr>
                    <w:id w:val="1865964368"/>
                    <w:tag w:val="goog_rdk_5938"/>
                  </w:sdtPr>
                  <w:sdtContent>
                    <w:r w:rsidDel="00000000" w:rsidR="00000000" w:rsidRPr="00000000">
                      <w:rPr>
                        <w:rtl w:val="0"/>
                        <w:rPrChange w:author="Animefor Me" w:id="18" w:date="2026-09-29T09:36:34Z">
                          <w:rPr>
                            <w:rFonts w:ascii="Cambria" w:cs="Cambria" w:eastAsia="Cambria" w:hAnsi="Cambria"/>
                            <w:color w:val="000000"/>
                          </w:rPr>
                        </w:rPrChange>
                      </w:rPr>
                      <w:delText xml:space="preserve"> Si</w:delText>
                    </w:r>
                  </w:sdtContent>
                </w:sdt>
                <w:sdt>
                  <w:sdtPr>
                    <w:id w:val="-523276546"/>
                    <w:tag w:val="goog_rdk_5939"/>
                  </w:sdtPr>
                  <w:sdtContent>
                    <w:r w:rsidDel="00000000" w:rsidR="00000000" w:rsidRPr="00000000">
                      <w:rPr>
                        <w:rtl w:val="0"/>
                        <w:rPrChange w:author="Animefor Me" w:id="18" w:date="2026-09-29T09:36:34Z">
                          <w:rPr>
                            <w:rFonts w:ascii="Cambria" w:cs="Cambria" w:eastAsia="Cambria" w:hAnsi="Cambria"/>
                            <w:color w:val="000000"/>
                          </w:rPr>
                        </w:rPrChange>
                      </w:rPr>
                      <w:delText xml:space="preserve">ri</w:delText>
                    </w:r>
                  </w:sdtContent>
                </w:sdt>
                <w:sdt>
                  <w:sdtPr>
                    <w:id w:val="1672080368"/>
                    <w:tag w:val="goog_rdk_5940"/>
                  </w:sdtPr>
                  <w:sdtContent>
                    <w:r w:rsidDel="00000000" w:rsidR="00000000" w:rsidRPr="00000000">
                      <w:rPr>
                        <w:rtl w:val="0"/>
                        <w:rPrChange w:author="Animefor Me" w:id="18" w:date="2026-09-29T09:36:34Z">
                          <w:rPr>
                            <w:rFonts w:ascii="Cambria" w:cs="Cambria" w:eastAsia="Cambria" w:hAnsi="Cambria"/>
                            <w:color w:val="000000"/>
                          </w:rPr>
                        </w:rPrChange>
                      </w:rPr>
                      <w:br w:type="textWrapping"/>
                    </w:r>
                  </w:sdtContent>
                </w:sdt>
                <w:sdt>
                  <w:sdtPr>
                    <w:id w:val="-301444762"/>
                    <w:tag w:val="goog_rdk_5941"/>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Date:</w:delText>
                    </w:r>
                  </w:sdtContent>
                </w:sdt>
                <w:sdt>
                  <w:sdtPr>
                    <w:id w:val="-1627904012"/>
                    <w:tag w:val="goog_rdk_5942"/>
                  </w:sdtPr>
                  <w:sdtContent>
                    <w:r w:rsidDel="00000000" w:rsidR="00000000" w:rsidRPr="00000000">
                      <w:rPr>
                        <w:rtl w:val="0"/>
                        <w:rPrChange w:author="Animefor Me" w:id="18" w:date="2026-09-29T09:36:34Z">
                          <w:rPr>
                            <w:rFonts w:ascii="Cambria" w:cs="Cambria" w:eastAsia="Cambria" w:hAnsi="Cambria"/>
                            <w:color w:val="000000"/>
                          </w:rPr>
                        </w:rPrChange>
                      </w:rPr>
                      <w:delText xml:space="preserve"> 11/04/2025</w:delText>
                    </w:r>
                  </w:sdtContent>
                </w:sdt>
              </w:del>
            </w:sdtContent>
          </w:sdt>
          <w:sdt>
            <w:sdtPr>
              <w:id w:val="-17895416"/>
              <w:tag w:val="goog_rdk_5943"/>
            </w:sdtPr>
            <w:sdtContent>
              <w:r w:rsidDel="00000000" w:rsidR="00000000" w:rsidRPr="00000000">
                <w:rPr>
                  <w:rtl w:val="0"/>
                </w:rPr>
              </w:r>
            </w:sdtContent>
          </w:sdt>
        </w:p>
      </w:sdtContent>
    </w:sdt>
    <w:sectPr>
      <w:type w:val="nextPage"/>
      <w:pgSz w:h="16838" w:w="11906"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garaj" w:id="2" w:date="2026-09-29T06:33:37Z">
    <w:sdt>
      <w:sdtPr>
        <w:id w:val="1496517227"/>
        <w:tag w:val="goog_rdk_6381"/>
      </w:sdtPr>
      <w:sdtContent>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38"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102713622"/>
              <w:tag w:val="goog_rdk_6380"/>
            </w:sdtPr>
            <w:sdtContent>
              <w:ins w:author="MD Ismail" w:id="238"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gtyty</w:t>
                </w:r>
              </w:ins>
            </w:sdtContent>
          </w:sdt>
        </w:p>
      </w:sdtContent>
    </w:sdt>
  </w:comment>
  <w:comment w:author="MANIKANDAN R" w:id="1" w:date="2026-09-23T07:06:16Z">
    <w:sdt>
      <w:sdtPr>
        <w:id w:val="-1113833557"/>
        <w:tag w:val="goog_rdk_6383"/>
      </w:sdtPr>
      <w:sdtContent>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38"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454406334"/>
              <w:tag w:val="goog_rdk_6382"/>
            </w:sdtPr>
            <w:sdtContent>
              <w:ins w:author="MD Ismail" w:id="238"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 project</w:t>
                </w:r>
              </w:ins>
            </w:sdtContent>
          </w:sdt>
        </w:p>
      </w:sdtContent>
    </w:sdt>
  </w:comment>
  <w:comment w:author="Anonymous" w:id="0" w:date="2026-09-23T06:19:48Z">
    <w:sdt>
      <w:sdtPr>
        <w:id w:val="-1811721303"/>
        <w:tag w:val="goog_rdk_6385"/>
      </w:sdtPr>
      <w:sdtContent>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38"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1998631407"/>
              <w:tag w:val="goog_rdk_6384"/>
            </w:sdtPr>
            <w:sdtContent>
              <w:ins w:author="MD Ismail" w:id="238"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saptiya</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8A" w15:done="0"/>
  <w15:commentEx w15:paraId="0000058B" w15:done="0"/>
  <w15:commentEx w15:paraId="0000058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110303784"/>
      <w:tag w:val="goog_rdk_6368"/>
    </w:sdtPr>
    <w:sdtContent>
      <w:p w:rsidR="00000000" w:rsidDel="00000000" w:rsidP="00000000" w:rsidRDefault="00000000" w:rsidRPr="00000000" w14:paraId="00000586">
        <w:pPr>
          <w:numPr>
            <w:ilvl w:val="1"/>
            <w:numId w:val="2"/>
          </w:numPr>
          <w:ind w:left="502" w:hanging="360"/>
          <w:rPr>
            <w:ins w:author="Anonymous" w:id="234" w:date="2026-09-24T04:34:26Z"/>
            <w:del w:author="Jeevitha" w:id="235" w:date="2026-09-29T04:55:43Z"/>
          </w:rPr>
          <w:pPrChange w:author="Devika G" w:id="0" w:date="2026-10-01T08:48:34Z">
            <w:pPr>
              <w:numPr>
                <w:ilvl w:val="1"/>
                <w:numId w:val="9"/>
              </w:numPr>
              <w:ind w:left="502" w:hanging="360"/>
            </w:pPr>
          </w:pPrChange>
        </w:pPr>
        <w:sdt>
          <w:sdtPr>
            <w:id w:val="-2139979975"/>
            <w:tag w:val="goog_rdk_6365"/>
          </w:sdtPr>
          <w:sdtContent>
            <w:ins w:author="Anonymous" w:id="234" w:date="2026-09-24T04:34:26Z">
              <w:sdt>
                <w:sdtPr>
                  <w:id w:val="1559221829"/>
                  <w:tag w:val="goog_rdk_6366"/>
                </w:sdtPr>
                <w:sdtContent>
                  <w:del w:author="Jeevitha" w:id="235" w:date="2026-09-29T04:55:43Z"/>
                </w:sdtContent>
              </w:sdt>
            </w:ins>
            <w:sdt>
              <w:sdtPr>
                <w:id w:val="-1700213377"/>
                <w:tag w:val="goog_rdk_6367"/>
              </w:sdtPr>
              <w:sdtContent>
                <w:ins w:author="Anonymous" w:id="234" w:date="2026-09-24T04:34:26Z">
                  <w:del w:author="Jeevitha" w:id="235" w:date="2026-09-29T04:55:43Z">
                    <w:r w:rsidDel="00000000" w:rsidR="00000000" w:rsidRPr="00000000">
                      <w:rPr>
                        <w:rtl w:val="0"/>
                      </w:rPr>
                    </w:r>
                  </w:del>
                </w:ins>
              </w:sdtContent>
            </w:sdt>
            <w:ins w:author="Anonymous" w:id="234" w:date="2026-09-24T04:34:26Z">
              <w:del w:author="Jeevitha" w:id="235" w:date="2026-09-29T04:55:43Z"/>
            </w:ins>
          </w:sdtContent>
        </w:sdt>
      </w:p>
    </w:sdtContent>
  </w:sdt>
  <w:sdt>
    <w:sdtPr>
      <w:id w:val="-63655149"/>
      <w:tag w:val="goog_rdk_6372"/>
    </w:sdtPr>
    <w:sdtContent>
      <w:p w:rsidR="00000000" w:rsidDel="00000000" w:rsidP="00000000" w:rsidRDefault="00000000" w:rsidRPr="00000000" w14:paraId="00000587">
        <w:pPr>
          <w:ind w:left="0" w:firstLine="0"/>
          <w:rPr>
            <w:ins w:author="RAMAKRISHNAN R" w:id="233" w:date="2026-09-23T13:08:19Z"/>
            <w:rPrChange w:author="RAMAKRISHNAN R" w:id="236" w:date="2026-09-23T13:08:19Z">
              <w:rPr>
                <w:rFonts w:ascii="Calibri" w:cs="Calibri" w:eastAsia="Calibri" w:hAnsi="Calibri"/>
                <w:b w:val="0"/>
                <w:bCs w:val="0"/>
                <w:i w:val="0"/>
                <w:iCs w:val="0"/>
                <w:smallCaps w:val="0"/>
                <w:strike w:val="0"/>
                <w:color w:val="000000"/>
                <w:sz w:val="24"/>
                <w:szCs w:val="24"/>
                <w:u w:val="none"/>
                <w:shd w:fill="auto" w:val="clear"/>
                <w:vertAlign w:val="baseline"/>
              </w:rPr>
            </w:rPrChange>
          </w:rPr>
          <w:pPrChange w:author="Jeevitha" w:id="0" w:date="2026-09-29T04:55:43Z">
            <w:pPr/>
          </w:pPrChange>
        </w:pPr>
        <w:sdt>
          <w:sdtPr>
            <w:id w:val="1002532532"/>
            <w:tag w:val="goog_rdk_6370"/>
          </w:sdtPr>
          <w:sdtContent>
            <w:ins w:author="RAMAKRISHNAN R" w:id="233" w:date="2026-09-23T13:08:19Z"/>
            <w:sdt>
              <w:sdtPr>
                <w:id w:val="2034945899"/>
                <w:tag w:val="goog_rdk_6371"/>
              </w:sdtPr>
              <w:sdtContent>
                <w:ins w:author="RAMAKRISHNAN R" w:id="233" w:date="2026-09-23T13:08:19Z">
                  <w:r w:rsidDel="00000000" w:rsidR="00000000" w:rsidRPr="00000000">
                    <w:rPr>
                      <w:rtl w:val="0"/>
                    </w:rPr>
                  </w:r>
                </w:ins>
              </w:sdtContent>
            </w:sdt>
            <w:ins w:author="RAMAKRISHNAN R" w:id="233" w:date="2026-09-23T13:08:19Z"/>
          </w:sdtContent>
        </w:sdt>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101235528"/>
      <w:tag w:val="goog_rdk_6379"/>
    </w:sdtPr>
    <w:sdtContent>
      <w:p w:rsidR="00000000" w:rsidDel="00000000" w:rsidP="00000000" w:rsidRDefault="00000000" w:rsidRPr="00000000" w14:paraId="00000589">
        <w:pPr>
          <w:rPr>
            <w:ins w:author="MD Ismail" w:id="238" w:date="2026-09-24T15:38:40Z"/>
            <w:rPrChange w:author="MD Ismail" w:id="239" w:date="2026-09-24T15:38:40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2031067237"/>
            <w:tag w:val="goog_rdk_6377"/>
          </w:sdtPr>
          <w:sdtContent>
            <w:ins w:author="MD Ismail" w:id="238" w:date="2026-09-24T15:38:40Z"/>
            <w:sdt>
              <w:sdtPr>
                <w:id w:val="-1465256697"/>
                <w:tag w:val="goog_rdk_6378"/>
              </w:sdtPr>
              <w:sdtContent>
                <w:ins w:author="MD Ismail" w:id="238" w:date="2026-09-24T15:38:40Z">
                  <w:r w:rsidDel="00000000" w:rsidR="00000000" w:rsidRPr="00000000">
                    <w:rPr>
                      <w:rtl w:val="0"/>
                    </w:rPr>
                  </w:r>
                </w:ins>
              </w:sdtContent>
            </w:sdt>
            <w:ins w:author="MD Ismail" w:id="238" w:date="2026-09-24T15:38:40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575692933"/>
      <w:tag w:val="goog_rdk_5979"/>
    </w:sdtPr>
    <w:sdtContent>
      <w:p w:rsidR="00000000" w:rsidDel="00000000" w:rsidP="00000000" w:rsidRDefault="00000000" w:rsidRPr="00000000" w14:paraId="00000548">
        <w:pPr>
          <w:tabs>
            <w:tab w:val="center" w:leader="none" w:pos="4513"/>
            <w:tab w:val="right" w:leader="none" w:pos="9026"/>
          </w:tabs>
          <w:rPr>
            <w:ins w:author="Anonymous" w:id="197" w:date="2026-09-27T07:30:50Z"/>
            <w:del w:author="Kasiammal S" w:id="187" w:date="2026-09-26T11:37:38Z"/>
            <w:rPrChange w:author="Kasiammal S" w:id="188" w:date="2026-09-26T11:37:38Z">
              <w:rPr>
                <w:rFonts w:ascii="Cambria" w:cs="Cambria" w:eastAsia="Cambria" w:hAnsi="Cambria"/>
                <w:color w:val="000000"/>
              </w:rPr>
            </w:rPrChange>
          </w:rPr>
        </w:pPr>
        <w:sdt>
          <w:sdtPr>
            <w:id w:val="-251266649"/>
            <w:tag w:val="goog_rdk_5946"/>
          </w:sdtPr>
          <w:sdtContent>
            <w:ins w:author="Kasiammal S" w:id="187" w:date="2026-09-26T11:37:38Z"/>
            <w:sdt>
              <w:sdtPr>
                <w:id w:val="371879193"/>
                <w:tag w:val="goog_rdk_5947"/>
              </w:sdtPr>
              <w:sdtContent>
                <w:ins w:author="Kasiammal S" w:id="187" w:date="2026-09-26T11:37:38Z">
                  <w:r w:rsidDel="00000000" w:rsidR="00000000" w:rsidRPr="00000000">
                    <w:rPr>
                      <w:rtl w:val="0"/>
                      <w:rPrChange w:author="Kasiammal S" w:id="188" w:date="2026-09-26T11:37:38Z">
                        <w:rPr>
                          <w:rFonts w:ascii="Cambria" w:cs="Cambria" w:eastAsia="Cambria" w:hAnsi="Cambria"/>
                          <w:color w:val="000000"/>
                        </w:rPr>
                      </w:rPrChange>
                    </w:rPr>
                    <w:t xml:space="preserve">cc</w:t>
                  </w:r>
                </w:ins>
              </w:sdtContent>
            </w:sdt>
            <w:ins w:author="Kasiammal S" w:id="187" w:date="2026-09-26T11:37:38Z"/>
          </w:sdtContent>
        </w:sdt>
        <w:sdt>
          <w:sdtPr>
            <w:id w:val="-937808587"/>
            <w:tag w:val="goog_rdk_5948"/>
          </w:sdtPr>
          <w:sdtContent>
            <w:ins w:author="S.Ragavi Srinivasan" w:id="189" w:date="2026-09-26T14:24:43Z">
              <w:r w:rsidDel="00000000" w:rsidR="00000000" w:rsidRPr="00000000">
                <w:rPr>
                  <w:rFonts w:ascii="Cambria" w:cs="Cambria" w:eastAsia="Cambria" w:hAnsi="Cambria"/>
                  <w:color w:val="000000"/>
                </w:rPr>
                <w:fldChar w:fldCharType="begin"/>
                <w:instrText xml:space="preserve">PAGE</w:instrText>
                <w:fldChar w:fldCharType="separate"/>
                <w:fldChar w:fldCharType="end"/>
              </w:r>
            </w:ins>
          </w:sdtContent>
        </w:sdt>
        <w:sdt>
          <w:sdtPr>
            <w:id w:val="-978606450"/>
            <w:tag w:val="goog_rdk_5949"/>
          </w:sdtPr>
          <w:sdtContent>
            <w:ins w:author="Anonymous" w:id="190" w:date="2026-09-24T09:45:10Z">
              <w:sdt>
                <w:sdtPr>
                  <w:id w:val="-1222343981"/>
                  <w:tag w:val="goog_rdk_5950"/>
                </w:sdtPr>
                <w:sdtContent>
                  <w:del w:author="Kasiammal S" w:id="187" w:date="2026-09-26T11:37:38Z"/>
                </w:sdtContent>
              </w:sdt>
            </w:ins>
            <w:sdt>
              <w:sdtPr>
                <w:id w:val="-1433380469"/>
                <w:tag w:val="goog_rdk_5951"/>
              </w:sdtPr>
              <w:sdtContent>
                <w:ins w:author="Anonymous" w:id="190" w:date="2026-09-24T09:45:10Z">
                  <w:del w:author="Kasiammal S" w:id="187" w:date="2026-09-26T11:37:38Z">
                    <w:r w:rsidDel="00000000" w:rsidR="00000000" w:rsidRPr="00000000">
                      <w:rPr>
                        <w:rtl w:val="0"/>
                        <w:rPrChange w:author="Kasiammal S" w:id="188" w:date="2026-09-26T11:37:38Z">
                          <w:rPr>
                            <w:rFonts w:ascii="Cambria" w:cs="Cambria" w:eastAsia="Cambria" w:hAnsi="Cambria"/>
                            <w:color w:val="000000"/>
                          </w:rPr>
                        </w:rPrChange>
                      </w:rPr>
                      <w:delText xml:space="preserve">           </w:delText>
                    </w:r>
                  </w:del>
                </w:ins>
              </w:sdtContent>
            </w:sdt>
            <w:ins w:author="Anonymous" w:id="190" w:date="2026-09-24T09:45:10Z">
              <w:del w:author="Kasiammal S" w:id="187" w:date="2026-09-26T11:37:38Z"/>
            </w:ins>
          </w:sdtContent>
        </w:sdt>
        <w:sdt>
          <w:sdtPr>
            <w:id w:val="-1086494492"/>
            <w:tag w:val="goog_rdk_5952"/>
          </w:sdtPr>
          <w:sdtContent>
            <w:del w:author="Kasiammal S" w:id="187" w:date="2026-09-26T11:37:38Z"/>
          </w:sdtContent>
        </w:sdt>
        <w:sdt>
          <w:sdtPr>
            <w:id w:val="2077956271"/>
            <w:tag w:val="goog_rdk_5953"/>
          </w:sdtPr>
          <w:sdtContent>
            <w:ins w:author="GK KRISHNA" w:id="191" w:date="2026-09-29T08:50:27Z">
              <w:sdt>
                <w:sdtPr>
                  <w:id w:val="-1110806625"/>
                  <w:tag w:val="goog_rdk_5954"/>
                </w:sdtPr>
                <w:sdtContent>
                  <w:del w:author="Kasiammal S" w:id="187" w:date="2026-09-26T11:37:38Z"/>
                </w:sdtContent>
              </w:sdt>
            </w:ins>
            <w:sdt>
              <w:sdtPr>
                <w:id w:val="-414960375"/>
                <w:tag w:val="goog_rdk_5955"/>
              </w:sdtPr>
              <w:sdtContent>
                <w:ins w:author="GK KRISHNA" w:id="191" w:date="2026-09-29T08:50:27Z">
                  <w:del w:author="Kasiammal S" w:id="187" w:date="2026-09-26T11:37:38Z">
                    <w:r w:rsidDel="00000000" w:rsidR="00000000" w:rsidRPr="00000000">
                      <w:rPr>
                        <w:rtl w:val="0"/>
                        <w:rPrChange w:author="Kasiammal S" w:id="188" w:date="2026-09-26T11:37:38Z">
                          <w:rPr>
                            <w:rFonts w:ascii="Cambria" w:cs="Cambria" w:eastAsia="Cambria" w:hAnsi="Cambria"/>
                            <w:color w:val="000000"/>
                          </w:rPr>
                        </w:rPrChange>
                      </w:rPr>
                      <w:delText xml:space="preserve">File</w:delText>
                    </w:r>
                  </w:del>
                </w:ins>
              </w:sdtContent>
            </w:sdt>
            <w:ins w:author="GK KRISHNA" w:id="191" w:date="2026-09-29T08:50:27Z">
              <w:del w:author="Kasiammal S" w:id="187" w:date="2026-09-26T11:37:38Z"/>
            </w:ins>
          </w:sdtContent>
        </w:sdt>
        <w:sdt>
          <w:sdtPr>
            <w:id w:val="1152091559"/>
            <w:tag w:val="goog_rdk_5956"/>
          </w:sdtPr>
          <w:sdtContent>
            <w:del w:author="Kasiammal S" w:id="187" w:date="2026-09-26T11:37:38Z"/>
          </w:sdtContent>
        </w:sdt>
        <w:sdt>
          <w:sdtPr>
            <w:id w:val="-1013510124"/>
            <w:tag w:val="goog_rdk_5957"/>
          </w:sdtPr>
          <w:sdtContent>
            <w:ins w:author="Kaviya S" w:id="192" w:date="2026-10-01T06:55:05Z">
              <w:sdt>
                <w:sdtPr>
                  <w:id w:val="388247837"/>
                  <w:tag w:val="goog_rdk_5958"/>
                </w:sdtPr>
                <w:sdtContent>
                  <w:del w:author="Kasiammal S" w:id="187" w:date="2026-09-26T11:37:38Z">
                    <w:r w:rsidDel="00000000" w:rsidR="00000000" w:rsidRPr="00000000">
                      <w:fldChar w:fldCharType="begin"/>
                    </w:r>
                    <w:r w:rsidDel="00000000" w:rsidR="00000000" w:rsidRPr="00000000">
                      <w:delInstrText xml:space="preserve">HYPERLINK "https://docs.google.com/document/u/0/d/1l4U6r1BrD0nFLw7_7cWSlrK08NznrFi-u9Le5mvEaGM/edit"</w:delInstrText>
                    </w:r>
                    <w:r w:rsidDel="00000000" w:rsidR="00000000" w:rsidRPr="00000000">
                      <w:fldChar w:fldCharType="separate"/>
                    </w:r>
                    <w:sdt>
                      <w:sdtPr>
                        <w:id w:val="-467428424"/>
                        <w:tag w:val="goog_rdk_5959"/>
                      </w:sdtPr>
                      <w:sdtContent>
                        <w:r w:rsidDel="00000000" w:rsidR="00000000" w:rsidRPr="00000000">
                          <w:rPr>
                            <w:rtl w:val="0"/>
                            <w:rPrChange w:author="Kasiammal S" w:id="188" w:date="2026-09-26T11:37:38Z">
                              <w:rPr>
                                <w:rFonts w:ascii="Cambria" w:cs="Cambria" w:eastAsia="Cambria" w:hAnsi="Cambria"/>
                                <w:color w:val="0000ee"/>
                                <w:u w:val="single"/>
                              </w:rPr>
                            </w:rPrChange>
                          </w:rPr>
                          <w:delText xml:space="preserve">EduGenie-Google Gemini Powered Learning Assistant_Document</w:delText>
                        </w:r>
                      </w:sdtContent>
                    </w:sdt>
                    <w:r w:rsidDel="00000000" w:rsidR="00000000" w:rsidRPr="00000000">
                      <w:fldChar w:fldCharType="end"/>
                    </w:r>
                  </w:del>
                </w:sdtContent>
              </w:sdt>
            </w:ins>
          </w:sdtContent>
        </w:sdt>
        <w:sdt>
          <w:sdtPr>
            <w:id w:val="-101089597"/>
            <w:tag w:val="goog_rdk_5960"/>
          </w:sdtPr>
          <w:sdtContent>
            <w:del w:author="Kasiammal S" w:id="187" w:date="2026-09-26T11:37:38Z"/>
          </w:sdtContent>
        </w:sdt>
        <w:sdt>
          <w:sdtPr>
            <w:id w:val="1406001426"/>
            <w:tag w:val="goog_rdk_5961"/>
          </w:sdtPr>
          <w:sdtContent>
            <w:ins w:author="SALVA THABASUM M" w:id="193" w:date="2026-09-29T09:01:37Z">
              <w:sdt>
                <w:sdtPr>
                  <w:id w:val="664049312"/>
                  <w:tag w:val="goog_rdk_5962"/>
                </w:sdtPr>
                <w:sdtContent>
                  <w:del w:author="Kasiammal S" w:id="187" w:date="2026-09-26T11:37:38Z"/>
                </w:sdtContent>
              </w:sdt>
            </w:ins>
            <w:sdt>
              <w:sdtPr>
                <w:id w:val="-1131503008"/>
                <w:tag w:val="goog_rdk_5963"/>
              </w:sdtPr>
              <w:sdtContent>
                <w:ins w:author="SALVA THABASUM M" w:id="193" w:date="2026-09-29T09:01:37Z">
                  <w:del w:author="Kasiammal S" w:id="187" w:date="2026-09-26T11:37:38Z">
                    <w:r w:rsidDel="00000000" w:rsidR="00000000" w:rsidRPr="00000000">
                      <w:rPr>
                        <w:rtl w:val="0"/>
                        <w:rPrChange w:author="Kasiammal S" w:id="188" w:date="2026-09-26T11:37:38Z">
                          <w:rPr>
                            <w:rFonts w:ascii="Cambria" w:cs="Cambria" w:eastAsia="Cambria" w:hAnsi="Cambria"/>
                            <w:color w:val="000000"/>
                          </w:rPr>
                        </w:rPrChange>
                      </w:rPr>
                      <w:delText xml:space="preserve">File</w:delText>
                    </w:r>
                  </w:del>
                </w:ins>
              </w:sdtContent>
            </w:sdt>
            <w:ins w:author="SALVA THABASUM M" w:id="193" w:date="2026-09-29T09:01:37Z">
              <w:del w:author="Kasiammal S" w:id="187" w:date="2026-09-26T11:37:38Z"/>
            </w:ins>
          </w:sdtContent>
        </w:sdt>
        <w:sdt>
          <w:sdtPr>
            <w:id w:val="-511366419"/>
            <w:tag w:val="goog_rdk_5964"/>
          </w:sdtPr>
          <w:sdtContent>
            <w:del w:author="Kasiammal S" w:id="187" w:date="2026-09-26T11:37:38Z"/>
          </w:sdtContent>
        </w:sdt>
        <w:sdt>
          <w:sdtPr>
            <w:id w:val="-774543790"/>
            <w:tag w:val="goog_rdk_5965"/>
          </w:sdtPr>
          <w:sdtContent>
            <w:ins w:author="Nithish Nithish" w:id="194" w:date="2026-09-29T09:41:01Z">
              <w:sdt>
                <w:sdtPr>
                  <w:id w:val="-155305662"/>
                  <w:tag w:val="goog_rdk_5966"/>
                </w:sdtPr>
                <w:sdtContent>
                  <w:del w:author="Kasiammal S" w:id="187" w:date="2026-09-26T11:37:38Z"/>
                </w:sdtContent>
              </w:sdt>
            </w:ins>
            <w:sdt>
              <w:sdtPr>
                <w:id w:val="443385915"/>
                <w:tag w:val="goog_rdk_5967"/>
              </w:sdtPr>
              <w:sdtContent>
                <w:ins w:author="Nithish Nithish" w:id="194" w:date="2026-09-29T09:41:01Z">
                  <w:del w:author="Kasiammal S" w:id="187" w:date="2026-09-26T11:37:38Z">
                    <w:r w:rsidDel="00000000" w:rsidR="00000000" w:rsidRPr="00000000">
                      <w:rPr>
                        <w:rtl w:val="0"/>
                        <w:rPrChange w:author="Kasiammal S" w:id="188" w:date="2026-09-26T11:37:38Z">
                          <w:rPr>
                            <w:rFonts w:ascii="Cambria" w:cs="Cambria" w:eastAsia="Cambria" w:hAnsi="Cambria"/>
                            <w:color w:val="000000"/>
                          </w:rPr>
                        </w:rPrChange>
                      </w:rPr>
                      <w:delText xml:space="preserve">File</w:delText>
                    </w:r>
                  </w:del>
                </w:ins>
              </w:sdtContent>
            </w:sdt>
            <w:ins w:author="Nithish Nithish" w:id="194" w:date="2026-09-29T09:41:01Z">
              <w:del w:author="Kasiammal S" w:id="187" w:date="2026-09-26T11:37:38Z"/>
            </w:ins>
          </w:sdtContent>
        </w:sdt>
        <w:sdt>
          <w:sdtPr>
            <w:id w:val="211471511"/>
            <w:tag w:val="goog_rdk_5968"/>
          </w:sdtPr>
          <w:sdtContent>
            <w:del w:author="Kasiammal S" w:id="187" w:date="2026-09-26T11:37:38Z"/>
          </w:sdtContent>
        </w:sdt>
        <w:sdt>
          <w:sdtPr>
            <w:id w:val="-1500702399"/>
            <w:tag w:val="goog_rdk_5969"/>
          </w:sdtPr>
          <w:sdtContent>
            <w:ins w:author="Eswari Eswari" w:id="195" w:date="2026-09-30T04:52:08Z">
              <w:sdt>
                <w:sdtPr>
                  <w:id w:val="1600108139"/>
                  <w:tag w:val="goog_rdk_5970"/>
                </w:sdtPr>
                <w:sdtContent>
                  <w:del w:author="Kasiammal S" w:id="187" w:date="2026-09-26T11:37:38Z"/>
                </w:sdtContent>
              </w:sdt>
            </w:ins>
            <w:sdt>
              <w:sdtPr>
                <w:id w:val="1640870341"/>
                <w:tag w:val="goog_rdk_5971"/>
              </w:sdtPr>
              <w:sdtContent>
                <w:ins w:author="Eswari Eswari" w:id="195" w:date="2026-09-30T04:52:08Z">
                  <w:del w:author="Kasiammal S" w:id="187" w:date="2026-09-26T11:37:38Z">
                    <w:r w:rsidDel="00000000" w:rsidR="00000000" w:rsidRPr="00000000">
                      <w:rPr>
                        <w:rtl w:val="0"/>
                        <w:rPrChange w:author="Kasiammal S" w:id="188" w:date="2026-09-26T11:37:38Z">
                          <w:rPr>
                            <w:rFonts w:ascii="Cambria" w:cs="Cambria" w:eastAsia="Cambria" w:hAnsi="Cambria"/>
                            <w:color w:val="000000"/>
                          </w:rPr>
                        </w:rPrChange>
                      </w:rPr>
                      <w:delText xml:space="preserve"> </w:delText>
                    </w:r>
                  </w:del>
                </w:ins>
              </w:sdtContent>
            </w:sdt>
            <w:ins w:author="Eswari Eswari" w:id="195" w:date="2026-09-30T04:52:08Z">
              <w:del w:author="Kasiammal S" w:id="187" w:date="2026-09-26T11:37:38Z"/>
            </w:ins>
          </w:sdtContent>
        </w:sdt>
        <w:sdt>
          <w:sdtPr>
            <w:id w:val="281703819"/>
            <w:tag w:val="goog_rdk_5972"/>
          </w:sdtPr>
          <w:sdtContent>
            <w:del w:author="Kasiammal S" w:id="187" w:date="2026-09-26T11:37:38Z"/>
          </w:sdtContent>
        </w:sdt>
        <w:sdt>
          <w:sdtPr>
            <w:id w:val="1681684234"/>
            <w:tag w:val="goog_rdk_5973"/>
          </w:sdtPr>
          <w:sdtContent>
            <w:ins w:author="Pugazh S Amudhan" w:id="196" w:date="2026-09-30T06:42:16Z">
              <w:sdt>
                <w:sdtPr>
                  <w:id w:val="-141772395"/>
                  <w:tag w:val="goog_rdk_5974"/>
                </w:sdtPr>
                <w:sdtContent>
                  <w:del w:author="Kasiammal S" w:id="187" w:date="2026-09-26T11:37:38Z">
                    <w:r w:rsidDel="00000000" w:rsidR="00000000" w:rsidRPr="00000000">
                      <w:rPr>
                        <w:rPrChange w:author="Kasiammal S" w:id="188" w:date="2026-09-26T11:37:38Z">
                          <w:rPr>
                            <w:rFonts w:ascii="Cambria" w:cs="Cambria" w:eastAsia="Cambria" w:hAnsi="Cambria"/>
                            <w:color w:val="000000"/>
                          </w:rPr>
                        </w:rPrChange>
                      </w:rPr>
                      <w:drawing>
                        <wp:inline distB="114300" distT="114300" distL="114300" distR="114300">
                          <wp:extent cx="304800" cy="304800"/>
                          <wp:effectExtent b="0" l="0" r="0" t="0"/>
                          <wp:docPr descr="vikas" id="2126916917" name="image10.png"/>
                          <a:graphic>
                            <a:graphicData uri="http://schemas.openxmlformats.org/drawingml/2006/picture">
                              <pic:pic>
                                <pic:nvPicPr>
                                  <pic:cNvPr descr="vikas" id="0" name="image10.png"/>
                                  <pic:cNvPicPr preferRelativeResize="0"/>
                                </pic:nvPicPr>
                                <pic:blipFill>
                                  <a:blip r:embed="rId1"/>
                                  <a:srcRect b="0" l="0" r="0" t="0"/>
                                  <a:stretch>
                                    <a:fillRect/>
                                  </a:stretch>
                                </pic:blipFill>
                                <pic:spPr>
                                  <a:xfrm>
                                    <a:off x="0" y="0"/>
                                    <a:ext cx="304800" cy="304800"/>
                                  </a:xfrm>
                                  <a:prstGeom prst="rect"/>
                                  <a:ln/>
                                </pic:spPr>
                              </pic:pic>
                            </a:graphicData>
                          </a:graphic>
                        </wp:inline>
                      </w:drawing>
                    </w:r>
                  </w:del>
                </w:sdtContent>
              </w:sdt>
            </w:ins>
          </w:sdtContent>
        </w:sdt>
        <w:sdt>
          <w:sdtPr>
            <w:id w:val="447740586"/>
            <w:tag w:val="goog_rdk_5975"/>
          </w:sdtPr>
          <w:sdtContent>
            <w:del w:author="Kasiammal S" w:id="187" w:date="2026-09-26T11:37:38Z"/>
          </w:sdtContent>
        </w:sdt>
        <w:sdt>
          <w:sdtPr>
            <w:id w:val="-325633475"/>
            <w:tag w:val="goog_rdk_5976"/>
          </w:sdtPr>
          <w:sdtContent>
            <w:ins w:author="Anonymous" w:id="197" w:date="2026-09-27T07:30:50Z">
              <w:sdt>
                <w:sdtPr>
                  <w:id w:val="1516746796"/>
                  <w:tag w:val="goog_rdk_5977"/>
                </w:sdtPr>
                <w:sdtContent>
                  <w:del w:author="Kasiammal S" w:id="187" w:date="2026-09-26T11:37:38Z"/>
                </w:sdtContent>
              </w:sdt>
            </w:ins>
            <w:sdt>
              <w:sdtPr>
                <w:id w:val="1913509682"/>
                <w:tag w:val="goog_rdk_5978"/>
              </w:sdtPr>
              <w:sdtContent>
                <w:ins w:author="Anonymous" w:id="197" w:date="2026-09-27T07:30:50Z">
                  <w:del w:author="Kasiammal S" w:id="187" w:date="2026-09-26T11:37:38Z">
                    <w:r w:rsidDel="00000000" w:rsidR="00000000" w:rsidRPr="00000000">
                      <w:rPr>
                        <w:rtl w:val="0"/>
                      </w:rPr>
                    </w:r>
                  </w:del>
                </w:ins>
              </w:sdtContent>
            </w:sdt>
            <w:ins w:author="Anonymous" w:id="197" w:date="2026-09-27T07:30:50Z">
              <w:del w:author="Kasiammal S" w:id="187"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63"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ins>
          </w:sdtContent>
        </w:sdt>
      </w:p>
    </w:sdtContent>
  </w:sdt>
  <w:sdt>
    <w:sdtPr>
      <w:id w:val="-1092013848"/>
      <w:tag w:val="goog_rdk_5983"/>
    </w:sdtPr>
    <w:sdtContent>
      <w:p w:rsidR="00000000" w:rsidDel="00000000" w:rsidP="00000000" w:rsidRDefault="00000000" w:rsidRPr="00000000" w14:paraId="00000549">
        <w:pPr>
          <w:shd w:fill="f0f4f9" w:val="clear"/>
          <w:tabs>
            <w:tab w:val="center" w:leader="none" w:pos="4513"/>
            <w:tab w:val="right" w:leader="none" w:pos="9026"/>
          </w:tabs>
          <w:spacing w:after="120" w:before="40" w:lineRule="auto"/>
          <w:ind w:left="0" w:firstLine="0"/>
          <w:rPr>
            <w:ins w:author="Anonymous" w:id="197" w:date="2026-09-27T07:30:50Z"/>
            <w:del w:author="Kasiammal S" w:id="187" w:date="2026-09-26T11:37:38Z"/>
            <w:rPrChange w:author="Kasiammal S" w:id="188" w:date="2026-09-26T11:37:38Z">
              <w:rPr>
                <w:rFonts w:ascii="Cambria" w:cs="Cambria" w:eastAsia="Cambria" w:hAnsi="Cambria"/>
                <w:color w:val="000000"/>
              </w:rPr>
            </w:rPrChange>
          </w:rPr>
        </w:pPr>
        <w:sdt>
          <w:sdtPr>
            <w:id w:val="-923715877"/>
            <w:tag w:val="goog_rdk_5980"/>
          </w:sdtPr>
          <w:sdtContent>
            <w:ins w:author="Anonymous" w:id="197" w:date="2026-09-27T07:30:50Z">
              <w:sdt>
                <w:sdtPr>
                  <w:id w:val="-620845115"/>
                  <w:tag w:val="goog_rdk_5981"/>
                </w:sdtPr>
                <w:sdtContent>
                  <w:del w:author="Kasiammal S" w:id="187" w:date="2026-09-26T11:37:38Z">
                    <w:r w:rsidDel="00000000" w:rsidR="00000000" w:rsidRPr="00000000">
                      <w:rPr>
                        <w:rPrChange w:author="Kasiammal S" w:id="188" w:date="2026-09-26T11:37:38Z">
                          <w:rPr>
                            <w:rFonts w:ascii="Cambria" w:cs="Cambria" w:eastAsia="Cambria" w:hAnsi="Cambria"/>
                            <w:color w:val="000000"/>
                          </w:rPr>
                        </w:rPrChange>
                      </w:rPr>
                      <w:drawing>
                        <wp:inline distB="114300" distT="114300" distL="114300" distR="114300">
                          <wp:extent cx="635000" cy="635000"/>
                          <wp:effectExtent b="0" l="0" r="0" t="0"/>
                          <wp:docPr descr="Nivesh" id="2126916894" name="image3.png"/>
                          <a:graphic>
                            <a:graphicData uri="http://schemas.openxmlformats.org/drawingml/2006/picture">
                              <pic:pic>
                                <pic:nvPicPr>
                                  <pic:cNvPr descr="Nivesh" id="0" name="image3.png"/>
                                  <pic:cNvPicPr preferRelativeResize="0"/>
                                </pic:nvPicPr>
                                <pic:blipFill>
                                  <a:blip r:embed="rId3"/>
                                  <a:srcRect b="0" l="0" r="0" t="0"/>
                                  <a:stretch>
                                    <a:fillRect/>
                                  </a:stretch>
                                </pic:blipFill>
                                <pic:spPr>
                                  <a:xfrm>
                                    <a:off x="0" y="0"/>
                                    <a:ext cx="635000" cy="635000"/>
                                  </a:xfrm>
                                  <a:prstGeom prst="rect"/>
                                  <a:ln/>
                                </pic:spPr>
                              </pic:pic>
                            </a:graphicData>
                          </a:graphic>
                        </wp:inline>
                      </w:drawing>
                    </w:r>
                  </w:del>
                </w:sdtContent>
              </w:sdt>
            </w:ins>
            <w:sdt>
              <w:sdtPr>
                <w:id w:val="-135050469"/>
                <w:tag w:val="goog_rdk_5982"/>
              </w:sdtPr>
              <w:sdtContent>
                <w:ins w:author="Anonymous" w:id="197" w:date="2026-09-27T07:30:50Z">
                  <w:del w:author="Kasiammal S" w:id="187" w:date="2026-09-26T11:37:38Z">
                    <w:r w:rsidDel="00000000" w:rsidR="00000000" w:rsidRPr="00000000">
                      <w:rPr>
                        <w:rtl w:val="0"/>
                      </w:rPr>
                    </w:r>
                  </w:del>
                </w:ins>
              </w:sdtContent>
            </w:sdt>
            <w:ins w:author="Anonymous" w:id="197" w:date="2026-09-27T07:30:50Z">
              <w:del w:author="Kasiammal S" w:id="187"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649021</wp:posOffset>
                      </wp:positionV>
                      <wp:extent cx="1076325" cy="300038"/>
                      <wp:effectExtent b="0" l="0" r="0" t="0"/>
                      <wp:wrapNone/>
                      <wp:docPr id="2126916968"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076325" cy="300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676036</wp:posOffset>
                      </wp:positionV>
                      <wp:extent cx="1076325" cy="300038"/>
                      <wp:effectExtent b="0" l="0" r="0" t="0"/>
                      <wp:wrapNone/>
                      <wp:docPr id="2126916965"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ins>
          </w:sdtContent>
        </w:sdt>
      </w:p>
    </w:sdtContent>
  </w:sdt>
  <w:sdt>
    <w:sdtPr>
      <w:id w:val="351620588"/>
      <w:tag w:val="goog_rdk_5990"/>
    </w:sdtPr>
    <w:sdtContent>
      <w:p w:rsidR="00000000" w:rsidDel="00000000" w:rsidP="00000000" w:rsidRDefault="00000000" w:rsidRPr="00000000" w14:paraId="0000054A">
        <w:pPr>
          <w:shd w:fill="f0f4f9" w:val="clear"/>
          <w:tabs>
            <w:tab w:val="center" w:leader="none" w:pos="4513"/>
            <w:tab w:val="right" w:leader="none" w:pos="9026"/>
          </w:tabs>
          <w:spacing w:after="120" w:lineRule="auto"/>
          <w:ind w:left="0" w:firstLine="0"/>
          <w:rPr>
            <w:ins w:author="vaishnavi N" w:id="199" w:date="2026-09-28T07:25:36Z"/>
            <w:del w:author="Kasiammal S" w:id="187" w:date="2026-09-26T11:37:38Z"/>
            <w:rFonts w:ascii="Roboto" w:cs="Roboto" w:eastAsia="Roboto" w:hAnsi="Roboto"/>
            <w:color w:val="1f1f1f"/>
            <w:sz w:val="20"/>
            <w:szCs w:val="20"/>
            <w:rPrChange w:author="Anonymous" w:id="198" w:date="2026-09-27T07:30:50Z">
              <w:rPr>
                <w:rFonts w:ascii="Cambria" w:cs="Cambria" w:eastAsia="Cambria" w:hAnsi="Cambria"/>
                <w:color w:val="000000"/>
              </w:rPr>
            </w:rPrChange>
          </w:rPr>
        </w:pPr>
        <w:sdt>
          <w:sdtPr>
            <w:id w:val="-1788744080"/>
            <w:tag w:val="goog_rdk_5984"/>
          </w:sdtPr>
          <w:sdtContent>
            <w:ins w:author="Anonymous" w:id="197" w:date="2026-09-27T07:30:50Z">
              <w:sdt>
                <w:sdtPr>
                  <w:id w:val="-1990874833"/>
                  <w:tag w:val="goog_rdk_5985"/>
                </w:sdtPr>
                <w:sdtContent>
                  <w:del w:author="Kasiammal S" w:id="187" w:date="2026-09-26T11:37:38Z"/>
                </w:sdtContent>
              </w:sdt>
            </w:ins>
            <w:sdt>
              <w:sdtPr>
                <w:id w:val="-239276487"/>
                <w:tag w:val="goog_rdk_5986"/>
              </w:sdtPr>
              <w:sdtContent>
                <w:ins w:author="Anonymous" w:id="197" w:date="2026-09-27T07:30:50Z">
                  <w:del w:author="Kasiammal S" w:id="187" w:date="2026-09-26T11:37:38Z">
                    <w:r w:rsidDel="00000000" w:rsidR="00000000" w:rsidRPr="00000000">
                      <w:rPr>
                        <w:rFonts w:ascii="Roboto" w:cs="Roboto" w:eastAsia="Roboto" w:hAnsi="Roboto"/>
                        <w:color w:val="1f1f1f"/>
                        <w:sz w:val="20"/>
                        <w:szCs w:val="20"/>
                        <w:rtl w:val="0"/>
                        <w:rPrChange w:author="Anonymous" w:id="198" w:date="2026-09-27T07:30:50Z">
                          <w:rPr>
                            <w:rFonts w:ascii="Cambria" w:cs="Cambria" w:eastAsia="Cambria" w:hAnsi="Cambria"/>
                            <w:color w:val="000000"/>
                          </w:rPr>
                        </w:rPrChange>
                      </w:rPr>
                      <w:delText xml:space="preserve">Nivesh</w:delText>
                    </w:r>
                  </w:del>
                </w:ins>
              </w:sdtContent>
            </w:sdt>
            <w:ins w:author="Anonymous" w:id="197" w:date="2026-09-27T07:30:50Z">
              <w:del w:author="Kasiammal S" w:id="187" w:date="2026-09-26T11:37:38Z"/>
            </w:ins>
          </w:sdtContent>
        </w:sdt>
        <w:sdt>
          <w:sdtPr>
            <w:id w:val="-1016599014"/>
            <w:tag w:val="goog_rdk_5987"/>
          </w:sdtPr>
          <w:sdtContent>
            <w:ins w:author="vaishnavi N" w:id="199" w:date="2026-09-28T07:25:36Z">
              <w:sdt>
                <w:sdtPr>
                  <w:id w:val="-1893765449"/>
                  <w:tag w:val="goog_rdk_5988"/>
                </w:sdtPr>
                <w:sdtContent>
                  <w:del w:author="Kasiammal S" w:id="187" w:date="2026-09-26T11:37:38Z"/>
                </w:sdtContent>
              </w:sdt>
            </w:ins>
            <w:sdt>
              <w:sdtPr>
                <w:id w:val="-1638419528"/>
                <w:tag w:val="goog_rdk_5989"/>
              </w:sdtPr>
              <w:sdtContent>
                <w:ins w:author="vaishnavi N" w:id="199" w:date="2026-09-28T07:25:36Z">
                  <w:del w:author="Kasiammal S" w:id="187" w:date="2026-09-26T11:37:38Z">
                    <w:r w:rsidDel="00000000" w:rsidR="00000000" w:rsidRPr="00000000">
                      <w:rPr>
                        <w:rtl w:val="0"/>
                      </w:rPr>
                    </w:r>
                  </w:del>
                </w:ins>
              </w:sdtContent>
            </w:sdt>
            <w:ins w:author="vaishnavi N" w:id="199" w:date="2026-09-28T07:25:36Z">
              <w:del w:author="Kasiammal S" w:id="187" w:date="2026-09-26T11:37:38Z"/>
            </w:ins>
          </w:sdtContent>
        </w:sdt>
      </w:p>
    </w:sdtContent>
  </w:sdt>
  <w:sdt>
    <w:sdtPr>
      <w:id w:val="1817794018"/>
      <w:tag w:val="goog_rdk_5996"/>
    </w:sdtPr>
    <w:sdtContent>
      <w:p w:rsidR="00000000" w:rsidDel="00000000" w:rsidP="00000000" w:rsidRDefault="00000000" w:rsidRPr="00000000" w14:paraId="0000054B">
        <w:pPr>
          <w:shd w:fill="f0f4f9" w:val="clear"/>
          <w:tabs>
            <w:tab w:val="center" w:leader="none" w:pos="4513"/>
            <w:tab w:val="right" w:leader="none" w:pos="9026"/>
          </w:tabs>
          <w:spacing w:after="120" w:lineRule="auto"/>
          <w:ind w:left="0" w:firstLine="0"/>
          <w:rPr>
            <w:ins w:author="Anonymous" w:id="197" w:date="2026-09-27T07:30:50Z"/>
            <w:del w:author="Kasiammal S" w:id="187" w:date="2026-09-26T11:37:38Z"/>
            <w:rFonts w:ascii="Roboto" w:cs="Roboto" w:eastAsia="Roboto" w:hAnsi="Roboto"/>
            <w:color w:val="1f1f1f"/>
            <w:sz w:val="20"/>
            <w:szCs w:val="20"/>
            <w:rPrChange w:author="Anonymous" w:id="198" w:date="2026-09-27T07:30:50Z">
              <w:rPr>
                <w:rFonts w:ascii="Cambria" w:cs="Cambria" w:eastAsia="Cambria" w:hAnsi="Cambria"/>
                <w:color w:val="000000"/>
              </w:rPr>
            </w:rPrChange>
          </w:rPr>
        </w:pPr>
        <w:sdt>
          <w:sdtPr>
            <w:id w:val="-755915661"/>
            <w:tag w:val="goog_rdk_5993"/>
          </w:sdtPr>
          <w:sdtContent>
            <w:ins w:author="Anonymous" w:id="197" w:date="2026-09-27T07:30:50Z">
              <w:sdt>
                <w:sdtPr>
                  <w:id w:val="550063706"/>
                  <w:tag w:val="goog_rdk_5994"/>
                </w:sdtPr>
                <w:sdtContent>
                  <w:del w:author="Kasiammal S" w:id="187" w:date="2026-09-26T11:37:38Z"/>
                </w:sdtContent>
              </w:sdt>
            </w:ins>
            <w:sdt>
              <w:sdtPr>
                <w:id w:val="-1568858244"/>
                <w:tag w:val="goog_rdk_5995"/>
              </w:sdtPr>
              <w:sdtContent>
                <w:ins w:author="Anonymous" w:id="197" w:date="2026-09-27T07:30:50Z">
                  <w:del w:author="Kasiammal S" w:id="187" w:date="2026-09-26T11:37:38Z">
                    <w:r w:rsidDel="00000000" w:rsidR="00000000" w:rsidRPr="00000000">
                      <w:rPr>
                        <w:rtl w:val="0"/>
                      </w:rPr>
                    </w:r>
                  </w:del>
                </w:ins>
              </w:sdtContent>
            </w:sdt>
            <w:ins w:author="Anonymous" w:id="197" w:date="2026-09-27T07:30:50Z">
              <w:del w:author="Kasiammal S" w:id="187" w:date="2026-09-26T11:37:38Z"/>
            </w:ins>
          </w:sdtContent>
        </w:sdt>
      </w:p>
    </w:sdtContent>
  </w:sdt>
  <w:sdt>
    <w:sdtPr>
      <w:id w:val="866819455"/>
      <w:tag w:val="goog_rdk_6000"/>
    </w:sdtPr>
    <w:sdtContent>
      <w:p w:rsidR="00000000" w:rsidDel="00000000" w:rsidP="00000000" w:rsidRDefault="00000000" w:rsidRPr="00000000" w14:paraId="0000054C">
        <w:pPr>
          <w:shd w:fill="f0f4f9" w:val="clear"/>
          <w:tabs>
            <w:tab w:val="center" w:leader="none" w:pos="4513"/>
            <w:tab w:val="right" w:leader="none" w:pos="9026"/>
          </w:tabs>
          <w:spacing w:after="120" w:lineRule="auto"/>
          <w:ind w:left="0" w:firstLine="0"/>
          <w:rPr>
            <w:ins w:author="Anonymous" w:id="197" w:date="2026-09-27T07:30:50Z"/>
            <w:del w:author="Kasiammal S" w:id="187" w:date="2026-09-26T11:37:38Z"/>
            <w:rFonts w:ascii="Roboto" w:cs="Roboto" w:eastAsia="Roboto" w:hAnsi="Roboto"/>
            <w:color w:val="444746"/>
            <w:sz w:val="20"/>
            <w:szCs w:val="20"/>
            <w:rPrChange w:author="Anonymous" w:id="198" w:date="2026-09-27T07:30:50Z">
              <w:rPr>
                <w:rFonts w:ascii="Cambria" w:cs="Cambria" w:eastAsia="Cambria" w:hAnsi="Cambria"/>
                <w:color w:val="000000"/>
              </w:rPr>
            </w:rPrChange>
          </w:rPr>
        </w:pPr>
        <w:sdt>
          <w:sdtPr>
            <w:id w:val="-876012515"/>
            <w:tag w:val="goog_rdk_5997"/>
          </w:sdtPr>
          <w:sdtContent>
            <w:ins w:author="Anonymous" w:id="197" w:date="2026-09-27T07:30:50Z">
              <w:sdt>
                <w:sdtPr>
                  <w:id w:val="1138454278"/>
                  <w:tag w:val="goog_rdk_5998"/>
                </w:sdtPr>
                <w:sdtContent>
                  <w:del w:author="Kasiammal S" w:id="187" w:date="2026-09-26T11:37:38Z"/>
                </w:sdtContent>
              </w:sdt>
            </w:ins>
            <w:sdt>
              <w:sdtPr>
                <w:id w:val="1030351606"/>
                <w:tag w:val="goog_rdk_5999"/>
              </w:sdtPr>
              <w:sdtContent>
                <w:ins w:author="Anonymous" w:id="197" w:date="2026-09-27T07:30:50Z">
                  <w:del w:author="Kasiammal S" w:id="187" w:date="2026-09-26T11:37:38Z">
                    <w:r w:rsidDel="00000000" w:rsidR="00000000" w:rsidRPr="00000000">
                      <w:rPr>
                        <w:rFonts w:ascii="Roboto" w:cs="Roboto" w:eastAsia="Roboto" w:hAnsi="Roboto"/>
                        <w:color w:val="444746"/>
                        <w:sz w:val="20"/>
                        <w:szCs w:val="20"/>
                        <w:rtl w:val="0"/>
                        <w:rPrChange w:author="Anonymous" w:id="198" w:date="2026-09-27T07:30:50Z">
                          <w:rPr>
                            <w:rFonts w:ascii="Cambria" w:cs="Cambria" w:eastAsia="Cambria" w:hAnsi="Cambria"/>
                            <w:color w:val="000000"/>
                          </w:rPr>
                        </w:rPrChange>
                      </w:rPr>
                      <w:delText xml:space="preserve">15:33 25 Sept</w:delText>
                    </w:r>
                  </w:del>
                </w:ins>
              </w:sdtContent>
            </w:sdt>
            <w:ins w:author="Anonymous" w:id="197" w:date="2026-09-27T07:30:50Z">
              <w:del w:author="Kasiammal S" w:id="187" w:date="2026-09-26T11:37:38Z"/>
            </w:ins>
          </w:sdtContent>
        </w:sdt>
      </w:p>
    </w:sdtContent>
  </w:sdt>
  <w:sdt>
    <w:sdtPr>
      <w:id w:val="1515079216"/>
      <w:tag w:val="goog_rdk_6008"/>
    </w:sdtPr>
    <w:sdtContent>
      <w:p w:rsidR="00000000" w:rsidDel="00000000" w:rsidP="00000000" w:rsidRDefault="00000000" w:rsidRPr="00000000" w14:paraId="0000054D">
        <w:pPr>
          <w:shd w:fill="f0f4f9" w:val="clear"/>
          <w:tabs>
            <w:tab w:val="center" w:leader="none" w:pos="4513"/>
            <w:tab w:val="right" w:leader="none" w:pos="9026"/>
          </w:tabs>
          <w:spacing w:after="0" w:lineRule="auto"/>
          <w:ind w:left="0" w:firstLine="0"/>
          <w:rPr>
            <w:ins w:author="Anonymous" w:id="197" w:date="2026-09-27T07:30:50Z"/>
            <w:del w:author="Kasiammal S" w:id="187" w:date="2026-09-26T11:37:38Z"/>
            <w:rFonts w:ascii="Roboto" w:cs="Roboto" w:eastAsia="Roboto" w:hAnsi="Roboto"/>
            <w:i w:val="1"/>
            <w:iCs w:val="1"/>
            <w:color w:val="5e5e5e"/>
            <w:sz w:val="20"/>
            <w:szCs w:val="20"/>
            <w:rPrChange w:author="Anonymous" w:id="198" w:date="2026-09-27T07:30:50Z">
              <w:rPr>
                <w:rFonts w:ascii="Cambria" w:cs="Cambria" w:eastAsia="Cambria" w:hAnsi="Cambria"/>
                <w:color w:val="000000"/>
              </w:rPr>
            </w:rPrChange>
          </w:rPr>
        </w:pPr>
        <w:sdt>
          <w:sdtPr>
            <w:id w:val="822184133"/>
            <w:tag w:val="goog_rdk_6001"/>
          </w:sdtPr>
          <w:sdtContent>
            <w:ins w:author="Anonymous" w:id="197" w:date="2026-09-27T07:30:50Z">
              <w:sdt>
                <w:sdtPr>
                  <w:id w:val="-262947066"/>
                  <w:tag w:val="goog_rdk_6002"/>
                </w:sdtPr>
                <w:sdtContent>
                  <w:del w:author="Kasiammal S" w:id="187" w:date="2026-09-26T11:37:38Z"/>
                </w:sdtContent>
              </w:sdt>
            </w:ins>
            <w:sdt>
              <w:sdtPr>
                <w:id w:val="-75151888"/>
                <w:tag w:val="goog_rdk_6003"/>
              </w:sdtPr>
              <w:sdtContent>
                <w:ins w:author="Anonymous" w:id="197" w:date="2026-09-27T07:30:50Z">
                  <w:del w:author="Kasiammal S" w:id="187" w:date="2026-09-26T11:37:38Z">
                    <w:r w:rsidDel="00000000" w:rsidR="00000000" w:rsidRPr="00000000">
                      <w:rPr>
                        <w:rFonts w:ascii="Roboto" w:cs="Roboto" w:eastAsia="Roboto" w:hAnsi="Roboto"/>
                        <w:b w:val="1"/>
                        <w:bCs w:val="1"/>
                        <w:color w:val="444746"/>
                        <w:sz w:val="20"/>
                        <w:szCs w:val="20"/>
                        <w:rtl w:val="0"/>
                        <w:rPrChange w:author="Anonymous" w:id="198" w:date="2026-09-27T07:30:50Z">
                          <w:rPr>
                            <w:rFonts w:ascii="Cambria" w:cs="Cambria" w:eastAsia="Cambria" w:hAnsi="Cambria"/>
                            <w:color w:val="000000"/>
                          </w:rPr>
                        </w:rPrChange>
                      </w:rPr>
                      <w:delText xml:space="preserve">Replace:</w:delText>
                    </w:r>
                  </w:del>
                </w:ins>
              </w:sdtContent>
            </w:sdt>
            <w:ins w:author="Anonymous" w:id="197" w:date="2026-09-27T07:30:50Z">
              <w:del w:author="Kasiammal S" w:id="187" w:date="2026-09-26T11:37:38Z">
                <w:sdt>
                  <w:sdtPr>
                    <w:id w:val="985798243"/>
                    <w:tag w:val="goog_rdk_6004"/>
                  </w:sdtPr>
                  <w:sdtContent>
                    <w:r w:rsidDel="00000000" w:rsidR="00000000" w:rsidRPr="00000000">
                      <w:rPr>
                        <w:rFonts w:ascii="Roboto" w:cs="Roboto" w:eastAsia="Roboto" w:hAnsi="Roboto"/>
                        <w:color w:val="444746"/>
                        <w:sz w:val="20"/>
                        <w:szCs w:val="20"/>
                        <w:rtl w:val="0"/>
                        <w:rPrChange w:author="Anonymous" w:id="198" w:date="2026-09-27T07:30:50Z">
                          <w:rPr>
                            <w:rFonts w:ascii="Cambria" w:cs="Cambria" w:eastAsia="Cambria" w:hAnsi="Cambria"/>
                            <w:color w:val="000000"/>
                          </w:rPr>
                        </w:rPrChange>
                      </w:rPr>
                      <w:delText xml:space="preserve"> </w:delText>
                    </w:r>
                  </w:sdtContent>
                </w:sdt>
                <w:sdt>
                  <w:sdtPr>
                    <w:id w:val="1594620877"/>
                    <w:tag w:val="goog_rdk_6005"/>
                  </w:sdtPr>
                  <w:sdtContent>
                    <w:r w:rsidDel="00000000" w:rsidR="00000000" w:rsidRPr="00000000">
                      <w:rPr>
                        <w:rFonts w:ascii="Roboto" w:cs="Roboto" w:eastAsia="Roboto" w:hAnsi="Roboto"/>
                        <w:i w:val="1"/>
                        <w:iCs w:val="1"/>
                        <w:color w:val="5e5e5e"/>
                        <w:sz w:val="20"/>
                        <w:szCs w:val="20"/>
                        <w:rtl w:val="0"/>
                        <w:rPrChange w:author="Anonymous" w:id="198" w:date="2026-09-27T07:30:50Z">
                          <w:rPr>
                            <w:rFonts w:ascii="Cambria" w:cs="Cambria" w:eastAsia="Cambria" w:hAnsi="Cambria"/>
                            <w:color w:val="000000"/>
                          </w:rPr>
                        </w:rPrChange>
                      </w:rPr>
                      <w:delText xml:space="preserve">“aaaaaaaaaaniveshwaran [ _ nmj cccccccccccccccccccccccccccccccccccccccccccccccccccccccc Kjcccsc Proje…”</w:delText>
                    </w:r>
                  </w:sdtContent>
                </w:sdt>
                <w:sdt>
                  <w:sdtPr>
                    <w:id w:val="34796248"/>
                    <w:tag w:val="goog_rdk_6006"/>
                  </w:sdtPr>
                  <w:sdtContent>
                    <w:r w:rsidDel="00000000" w:rsidR="00000000" w:rsidRPr="00000000">
                      <w:rPr>
                        <w:rFonts w:ascii="Roboto" w:cs="Roboto" w:eastAsia="Roboto" w:hAnsi="Roboto"/>
                        <w:color w:val="444746"/>
                        <w:sz w:val="20"/>
                        <w:szCs w:val="20"/>
                        <w:rtl w:val="0"/>
                        <w:rPrChange w:author="Anonymous" w:id="198" w:date="2026-09-27T07:30:50Z">
                          <w:rPr>
                            <w:rFonts w:ascii="Cambria" w:cs="Cambria" w:eastAsia="Cambria" w:hAnsi="Cambria"/>
                            <w:color w:val="000000"/>
                          </w:rPr>
                        </w:rPrChange>
                      </w:rPr>
                      <w:delText xml:space="preserve"> with </w:delText>
                    </w:r>
                  </w:sdtContent>
                </w:sdt>
                <w:sdt>
                  <w:sdtPr>
                    <w:id w:val="-1570153671"/>
                    <w:tag w:val="goog_rdk_6007"/>
                  </w:sdtPr>
                  <w:sdtContent>
                    <w:r w:rsidDel="00000000" w:rsidR="00000000" w:rsidRPr="00000000">
                      <w:rPr>
                        <w:rFonts w:ascii="Roboto" w:cs="Roboto" w:eastAsia="Roboto" w:hAnsi="Roboto"/>
                        <w:i w:val="1"/>
                        <w:iCs w:val="1"/>
                        <w:color w:val="5e5e5e"/>
                        <w:sz w:val="20"/>
                        <w:szCs w:val="20"/>
                        <w:rtl w:val="0"/>
                        <w:rPrChange w:author="Anonymous" w:id="198" w:date="2026-09-27T07:30:50Z">
                          <w:rPr>
                            <w:rFonts w:ascii="Cambria" w:cs="Cambria" w:eastAsia="Cambria" w:hAnsi="Cambria"/>
                            <w:color w:val="000000"/>
                          </w:rPr>
                        </w:rPrChange>
                      </w:rPr>
                      <w:delText xml:space="preserve">“a”</w:delText>
                    </w:r>
                  </w:sdtContent>
                </w:sdt>
              </w:del>
            </w:ins>
          </w:sdtContent>
        </w:sdt>
      </w:p>
    </w:sdtContent>
  </w:sdt>
  <w:sdt>
    <w:sdtPr>
      <w:id w:val="1677996787"/>
      <w:tag w:val="goog_rdk_6012"/>
    </w:sdtPr>
    <w:sdtContent>
      <w:p w:rsidR="00000000" w:rsidDel="00000000" w:rsidP="00000000" w:rsidRDefault="00000000" w:rsidRPr="00000000" w14:paraId="0000054E">
        <w:pPr>
          <w:shd w:fill="f0f4f9" w:val="clear"/>
          <w:tabs>
            <w:tab w:val="center" w:leader="none" w:pos="4513"/>
            <w:tab w:val="right" w:leader="none" w:pos="9026"/>
          </w:tabs>
          <w:spacing w:after="120" w:before="40" w:lineRule="auto"/>
          <w:ind w:left="0" w:firstLine="0"/>
          <w:rPr>
            <w:ins w:author="Anonymous" w:id="197" w:date="2026-09-27T07:30:50Z"/>
            <w:del w:author="Kasiammal S" w:id="187" w:date="2026-09-26T11:37:38Z"/>
            <w:rFonts w:ascii="Roboto" w:cs="Roboto" w:eastAsia="Roboto" w:hAnsi="Roboto"/>
            <w:i w:val="1"/>
            <w:iCs w:val="1"/>
            <w:color w:val="5e5e5e"/>
            <w:sz w:val="20"/>
            <w:szCs w:val="20"/>
            <w:rPrChange w:author="Anonymous" w:id="198" w:date="2026-09-27T07:30:50Z">
              <w:rPr>
                <w:rFonts w:ascii="Cambria" w:cs="Cambria" w:eastAsia="Cambria" w:hAnsi="Cambria"/>
                <w:color w:val="000000"/>
              </w:rPr>
            </w:rPrChange>
          </w:rPr>
        </w:pPr>
        <w:sdt>
          <w:sdtPr>
            <w:id w:val="-415196507"/>
            <w:tag w:val="goog_rdk_6009"/>
          </w:sdtPr>
          <w:sdtContent>
            <w:ins w:author="Anonymous" w:id="197" w:date="2026-09-27T07:30:50Z">
              <w:sdt>
                <w:sdtPr>
                  <w:id w:val="-1888202343"/>
                  <w:tag w:val="goog_rdk_6010"/>
                </w:sdtPr>
                <w:sdtContent>
                  <w:del w:author="Kasiammal S" w:id="187" w:date="2026-09-26T11:37:38Z">
                    <w:r w:rsidDel="00000000" w:rsidR="00000000" w:rsidRPr="00000000">
                      <w:rPr>
                        <w:rFonts w:ascii="Roboto" w:cs="Roboto" w:eastAsia="Roboto" w:hAnsi="Roboto"/>
                        <w:i w:val="1"/>
                        <w:iCs w:val="1"/>
                        <w:color w:val="5e5e5e"/>
                        <w:sz w:val="20"/>
                        <w:szCs w:val="20"/>
                        <w:rPrChange w:author="Anonymous" w:id="198" w:date="2026-09-27T07:30:50Z">
                          <w:rPr>
                            <w:rFonts w:ascii="Cambria" w:cs="Cambria" w:eastAsia="Cambria" w:hAnsi="Cambria"/>
                            <w:color w:val="000000"/>
                          </w:rPr>
                        </w:rPrChange>
                      </w:rPr>
                      <w:drawing>
                        <wp:inline distB="114300" distT="114300" distL="114300" distR="114300">
                          <wp:extent cx="635000" cy="635000"/>
                          <wp:effectExtent b="0" l="0" r="0" t="0"/>
                          <wp:docPr descr="Nivesh" id="2126916897" name="image6.png"/>
                          <a:graphic>
                            <a:graphicData uri="http://schemas.openxmlformats.org/drawingml/2006/picture">
                              <pic:pic>
                                <pic:nvPicPr>
                                  <pic:cNvPr descr="Nivesh" id="0" name="image6.png"/>
                                  <pic:cNvPicPr preferRelativeResize="0"/>
                                </pic:nvPicPr>
                                <pic:blipFill>
                                  <a:blip r:embed="rId3"/>
                                  <a:srcRect b="0" l="0" r="0" t="0"/>
                                  <a:stretch>
                                    <a:fillRect/>
                                  </a:stretch>
                                </pic:blipFill>
                                <pic:spPr>
                                  <a:xfrm>
                                    <a:off x="0" y="0"/>
                                    <a:ext cx="635000" cy="635000"/>
                                  </a:xfrm>
                                  <a:prstGeom prst="rect"/>
                                  <a:ln/>
                                </pic:spPr>
                              </pic:pic>
                            </a:graphicData>
                          </a:graphic>
                        </wp:inline>
                      </w:drawing>
                    </w:r>
                  </w:del>
                </w:sdtContent>
              </w:sdt>
            </w:ins>
            <w:sdt>
              <w:sdtPr>
                <w:id w:val="586742296"/>
                <w:tag w:val="goog_rdk_6011"/>
              </w:sdtPr>
              <w:sdtContent>
                <w:ins w:author="Anonymous" w:id="197" w:date="2026-09-27T07:30:50Z">
                  <w:del w:author="Kasiammal S" w:id="187" w:date="2026-09-26T11:37:38Z">
                    <w:r w:rsidDel="00000000" w:rsidR="00000000" w:rsidRPr="00000000">
                      <w:rPr>
                        <w:rtl w:val="0"/>
                      </w:rPr>
                    </w:r>
                  </w:del>
                </w:ins>
              </w:sdtContent>
            </w:sdt>
            <w:ins w:author="Anonymous" w:id="197" w:date="2026-09-27T07:30:50Z">
              <w:del w:author="Kasiammal S" w:id="187" w:date="2026-09-26T11:37:38Z"/>
            </w:ins>
          </w:sdtContent>
        </w:sdt>
      </w:p>
    </w:sdtContent>
  </w:sdt>
  <w:sdt>
    <w:sdtPr>
      <w:id w:val="1512311243"/>
      <w:tag w:val="goog_rdk_6016"/>
    </w:sdtPr>
    <w:sdtContent>
      <w:p w:rsidR="00000000" w:rsidDel="00000000" w:rsidP="00000000" w:rsidRDefault="00000000" w:rsidRPr="00000000" w14:paraId="0000054F">
        <w:pPr>
          <w:shd w:fill="f0f4f9" w:val="clear"/>
          <w:tabs>
            <w:tab w:val="center" w:leader="none" w:pos="4513"/>
            <w:tab w:val="right" w:leader="none" w:pos="9026"/>
          </w:tabs>
          <w:spacing w:after="120" w:lineRule="auto"/>
          <w:ind w:left="0" w:firstLine="0"/>
          <w:rPr>
            <w:ins w:author="Anonymous" w:id="197" w:date="2026-09-27T07:30:50Z"/>
            <w:del w:author="Kasiammal S" w:id="187" w:date="2026-09-26T11:37:38Z"/>
            <w:rFonts w:ascii="Roboto" w:cs="Roboto" w:eastAsia="Roboto" w:hAnsi="Roboto"/>
            <w:color w:val="1f1f1f"/>
            <w:sz w:val="20"/>
            <w:szCs w:val="20"/>
            <w:rPrChange w:author="Anonymous" w:id="198" w:date="2026-09-27T07:30:50Z">
              <w:rPr>
                <w:rFonts w:ascii="Cambria" w:cs="Cambria" w:eastAsia="Cambria" w:hAnsi="Cambria"/>
                <w:color w:val="000000"/>
              </w:rPr>
            </w:rPrChange>
          </w:rPr>
        </w:pPr>
        <w:sdt>
          <w:sdtPr>
            <w:id w:val="278034744"/>
            <w:tag w:val="goog_rdk_6013"/>
          </w:sdtPr>
          <w:sdtContent>
            <w:ins w:author="Anonymous" w:id="197" w:date="2026-09-27T07:30:50Z">
              <w:sdt>
                <w:sdtPr>
                  <w:id w:val="-1302464017"/>
                  <w:tag w:val="goog_rdk_6014"/>
                </w:sdtPr>
                <w:sdtContent>
                  <w:del w:author="Kasiammal S" w:id="187" w:date="2026-09-26T11:37:38Z"/>
                </w:sdtContent>
              </w:sdt>
            </w:ins>
            <w:sdt>
              <w:sdtPr>
                <w:id w:val="2081971323"/>
                <w:tag w:val="goog_rdk_6015"/>
              </w:sdtPr>
              <w:sdtContent>
                <w:ins w:author="Anonymous" w:id="197" w:date="2026-09-27T07:30:50Z">
                  <w:del w:author="Kasiammal S" w:id="187" w:date="2026-09-26T11:37:38Z">
                    <w:r w:rsidDel="00000000" w:rsidR="00000000" w:rsidRPr="00000000">
                      <w:rPr>
                        <w:rFonts w:ascii="Roboto" w:cs="Roboto" w:eastAsia="Roboto" w:hAnsi="Roboto"/>
                        <w:color w:val="1f1f1f"/>
                        <w:sz w:val="20"/>
                        <w:szCs w:val="20"/>
                        <w:rtl w:val="0"/>
                        <w:rPrChange w:author="Anonymous" w:id="198" w:date="2026-09-27T07:30:50Z">
                          <w:rPr>
                            <w:rFonts w:ascii="Cambria" w:cs="Cambria" w:eastAsia="Cambria" w:hAnsi="Cambria"/>
                            <w:color w:val="000000"/>
                          </w:rPr>
                        </w:rPrChange>
                      </w:rPr>
                      <w:delText xml:space="preserve">Nivesh</w:delText>
                    </w:r>
                  </w:del>
                </w:ins>
              </w:sdtContent>
            </w:sdt>
            <w:ins w:author="Anonymous" w:id="197" w:date="2026-09-27T07:30:50Z">
              <w:del w:author="Kasiammal S" w:id="187" w:date="2026-09-26T11:37:38Z"/>
            </w:ins>
          </w:sdtContent>
        </w:sdt>
      </w:p>
    </w:sdtContent>
  </w:sdt>
  <w:sdt>
    <w:sdtPr>
      <w:id w:val="-812115717"/>
      <w:tag w:val="goog_rdk_6030"/>
    </w:sdtPr>
    <w:sdtContent>
      <w:p w:rsidR="00000000" w:rsidDel="00000000" w:rsidP="00000000" w:rsidRDefault="00000000" w:rsidRPr="00000000" w14:paraId="00000550">
        <w:pPr>
          <w:shd w:fill="f0f4f9" w:val="clear"/>
          <w:tabs>
            <w:tab w:val="center" w:leader="none" w:pos="4513"/>
            <w:tab w:val="right" w:leader="none" w:pos="9026"/>
          </w:tabs>
          <w:spacing w:after="120" w:lineRule="auto"/>
          <w:ind w:left="0" w:firstLine="0"/>
          <w:rPr>
            <w:ins w:author="Anonymous" w:id="197" w:date="2026-09-27T07:30:50Z"/>
            <w:del w:author="Kasiammal S" w:id="187" w:date="2026-09-26T11:37:38Z"/>
            <w:rFonts w:ascii="Roboto" w:cs="Roboto" w:eastAsia="Roboto" w:hAnsi="Roboto"/>
            <w:color w:val="444746"/>
            <w:sz w:val="20"/>
            <w:szCs w:val="20"/>
            <w:rPrChange w:author="Anonymous" w:id="198" w:date="2026-09-27T07:30:50Z">
              <w:rPr>
                <w:rFonts w:ascii="Cambria" w:cs="Cambria" w:eastAsia="Cambria" w:hAnsi="Cambria"/>
                <w:color w:val="000000"/>
              </w:rPr>
            </w:rPrChange>
          </w:rPr>
        </w:pPr>
        <w:sdt>
          <w:sdtPr>
            <w:id w:val="-410260097"/>
            <w:tag w:val="goog_rdk_6017"/>
          </w:sdtPr>
          <w:sdtContent>
            <w:ins w:author="Anonymous" w:id="197" w:date="2026-09-27T07:30:50Z">
              <w:sdt>
                <w:sdtPr>
                  <w:id w:val="-1769697868"/>
                  <w:tag w:val="goog_rdk_6018"/>
                </w:sdtPr>
                <w:sdtContent>
                  <w:del w:author="Kasiammal S" w:id="187" w:date="2026-09-26T11:37:38Z"/>
                </w:sdtContent>
              </w:sdt>
            </w:ins>
            <w:sdt>
              <w:sdtPr>
                <w:id w:val="680386292"/>
                <w:tag w:val="goog_rdk_6019"/>
              </w:sdtPr>
              <w:sdtContent>
                <w:ins w:author="Anonymous" w:id="197" w:date="2026-09-27T07:30:50Z">
                  <w:del w:author="Kasiammal S" w:id="187" w:date="2026-09-26T11:37:38Z">
                    <w:r w:rsidDel="00000000" w:rsidR="00000000" w:rsidRPr="00000000">
                      <w:rPr>
                        <w:rFonts w:ascii="Roboto" w:cs="Roboto" w:eastAsia="Roboto" w:hAnsi="Roboto"/>
                        <w:color w:val="444746"/>
                        <w:sz w:val="20"/>
                        <w:szCs w:val="20"/>
                        <w:rtl w:val="0"/>
                        <w:rPrChange w:author="Anonymous" w:id="198" w:date="2026-09-27T07:30:50Z">
                          <w:rPr>
                            <w:rFonts w:ascii="Cambria" w:cs="Cambria" w:eastAsia="Cambria" w:hAnsi="Cambria"/>
                            <w:color w:val="000000"/>
                          </w:rPr>
                        </w:rPrChange>
                      </w:rPr>
                      <w:delText xml:space="preserve">15:33 25 Sept</w:delText>
                    </w:r>
                  </w:del>
                </w:ins>
              </w:sdtContent>
            </w:sdt>
            <w:ins w:author="Anonymous" w:id="197" w:date="2026-09-27T07:30:50Z">
              <w:del w:author="Kasiammal S" w:id="187" w:date="2026-09-26T11:37:38Z"/>
            </w:ins>
          </w:sdtContent>
        </w:sdt>
        <w:sdt>
          <w:sdtPr>
            <w:id w:val="163482989"/>
            <w:tag w:val="goog_rdk_6020"/>
          </w:sdtPr>
          <w:sdtContent>
            <w:ins w:author="Saranya Ramlingam" w:id="200" w:date="2026-09-30T02:03:20Z">
              <w:sdt>
                <w:sdtPr>
                  <w:id w:val="576930594"/>
                  <w:tag w:val="goog_rdk_6021"/>
                </w:sdtPr>
                <w:sdtContent>
                  <w:del w:author="Kasiammal S" w:id="187" w:date="2026-09-26T11:37:38Z">
                    <w:r w:rsidDel="00000000" w:rsidR="00000000" w:rsidRPr="00000000">
                      <w:rPr>
                        <w:rFonts w:ascii="Roboto" w:cs="Roboto" w:eastAsia="Roboto" w:hAnsi="Roboto"/>
                        <w:color w:val="444746"/>
                        <w:sz w:val="20"/>
                        <w:szCs w:val="20"/>
                        <w:rPrChange w:author="Anonymous" w:id="198" w:date="2026-09-27T07:30:50Z">
                          <w:rPr>
                            <w:rFonts w:ascii="Cambria" w:cs="Cambria" w:eastAsia="Cambria" w:hAnsi="Cambria"/>
                            <w:color w:val="000000"/>
                          </w:rPr>
                        </w:rPrChange>
                      </w:rPr>
                      <w:drawing>
                        <wp:inline distB="0" distT="0" distL="0" distR="0">
                          <wp:extent cx="5734050" cy="2109713"/>
                          <wp:effectExtent b="0" l="0" r="0" t="0"/>
                          <wp:docPr id="2126916915" name="image7.png"/>
                          <a:graphic>
                            <a:graphicData uri="http://schemas.openxmlformats.org/drawingml/2006/picture">
                              <pic:pic>
                                <pic:nvPicPr>
                                  <pic:cNvPr id="0" name="image7.png"/>
                                  <pic:cNvPicPr preferRelativeResize="0"/>
                                </pic:nvPicPr>
                                <pic:blipFill>
                                  <a:blip r:embed="rId4"/>
                                  <a:srcRect b="12953" l="0" r="0" t="22708"/>
                                  <a:stretch>
                                    <a:fillRect/>
                                  </a:stretch>
                                </pic:blipFill>
                                <pic:spPr>
                                  <a:xfrm>
                                    <a:off x="0" y="0"/>
                                    <a:ext cx="5734050" cy="2109713"/>
                                  </a:xfrm>
                                  <a:prstGeom prst="rect"/>
                                  <a:ln/>
                                </pic:spPr>
                              </pic:pic>
                            </a:graphicData>
                          </a:graphic>
                        </wp:inline>
                      </w:drawing>
                    </w:r>
                  </w:del>
                </w:sdtContent>
              </w:sdt>
            </w:ins>
          </w:sdtContent>
        </w:sdt>
        <w:sdt>
          <w:sdtPr>
            <w:id w:val="-582803934"/>
            <w:tag w:val="goog_rdk_6022"/>
          </w:sdtPr>
          <w:sdtContent>
            <w:ins w:author="Anonymous" w:id="197" w:date="2026-09-27T07:30:50Z">
              <w:sdt>
                <w:sdtPr>
                  <w:id w:val="-1151944635"/>
                  <w:tag w:val="goog_rdk_6023"/>
                </w:sdtPr>
                <w:sdtContent>
                  <w:del w:author="Kasiammal S" w:id="187" w:date="2026-09-26T11:37:38Z"/>
                </w:sdtContent>
              </w:sdt>
            </w:ins>
          </w:sdtContent>
        </w:sdt>
        <w:sdt>
          <w:sdtPr>
            <w:id w:val="1780647686"/>
            <w:tag w:val="goog_rdk_6024"/>
          </w:sdtPr>
          <w:sdtContent>
            <w:ins w:author="abirami mani" w:id="5" w:date="2026-09-30T06:02:16Z">
              <w:sdt>
                <w:sdtPr>
                  <w:id w:val="-1875495172"/>
                  <w:tag w:val="goog_rdk_6025"/>
                </w:sdtPr>
                <w:sdtContent>
                  <w:del w:author="Kasiammal S" w:id="187" w:date="2026-09-26T11:37:38Z"/>
                </w:sdtContent>
              </w:sdt>
            </w:ins>
            <w:sdt>
              <w:sdtPr>
                <w:id w:val="868780704"/>
                <w:tag w:val="goog_rdk_6026"/>
              </w:sdtPr>
              <w:sdtContent>
                <w:ins w:author="abirami mani" w:id="5" w:date="2026-09-30T06:02:16Z">
                  <w:del w:author="Kasiammal S" w:id="187" w:date="2026-09-26T11:37:38Z">
                    <w:r w:rsidDel="00000000" w:rsidR="00000000" w:rsidRPr="00000000">
                      <w:rPr>
                        <w:rFonts w:ascii="Calibri" w:cs="Calibri" w:eastAsia="Calibri" w:hAnsi="Calibri"/>
                        <w:color w:val="2f5496"/>
                        <w:sz w:val="40"/>
                        <w:szCs w:val="40"/>
                        <w:rtl w:val="0"/>
                        <w:rPrChange w:author="abirami mani" w:id="201" w:date="2026-09-30T06:02:16Z">
                          <w:rPr>
                            <w:rFonts w:ascii="Cambria" w:cs="Cambria" w:eastAsia="Cambria" w:hAnsi="Cambria"/>
                            <w:color w:val="000000"/>
                          </w:rPr>
                        </w:rPrChange>
                      </w:rPr>
                      <w:delText xml:space="preserve">       wsx401203MPT</w:delText>
                    </w:r>
                  </w:del>
                </w:ins>
              </w:sdtContent>
            </w:sdt>
            <w:ins w:author="abirami mani" w:id="5" w:date="2026-09-30T06:02:16Z">
              <w:del w:author="Kasiammal S" w:id="187" w:date="2026-09-26T11:37:38Z"/>
            </w:ins>
          </w:sdtContent>
        </w:sdt>
        <w:sdt>
          <w:sdtPr>
            <w:id w:val="1372697313"/>
            <w:tag w:val="goog_rdk_6027"/>
          </w:sdtPr>
          <w:sdtContent>
            <w:ins w:author="Anonymous" w:id="197" w:date="2026-09-27T07:30:50Z">
              <w:sdt>
                <w:sdtPr>
                  <w:id w:val="180463176"/>
                  <w:tag w:val="goog_rdk_6028"/>
                </w:sdtPr>
                <w:sdtContent>
                  <w:del w:author="Kasiammal S" w:id="187" w:date="2026-09-26T11:37:38Z"/>
                </w:sdtContent>
              </w:sdt>
            </w:ins>
            <w:sdt>
              <w:sdtPr>
                <w:id w:val="536431542"/>
                <w:tag w:val="goog_rdk_6029"/>
              </w:sdtPr>
              <w:sdtContent>
                <w:ins w:author="Anonymous" w:id="197" w:date="2026-09-27T07:30:50Z">
                  <w:del w:author="Kasiammal S" w:id="187" w:date="2026-09-26T11:37:38Z">
                    <w:r w:rsidDel="00000000" w:rsidR="00000000" w:rsidRPr="00000000">
                      <w:rPr>
                        <w:rtl w:val="0"/>
                      </w:rPr>
                    </w:r>
                  </w:del>
                </w:ins>
              </w:sdtContent>
            </w:sdt>
            <w:ins w:author="Anonymous" w:id="197" w:date="2026-09-27T07:30:50Z">
              <w:del w:author="Kasiammal S" w:id="187" w:date="2026-09-26T11:37:38Z"/>
            </w:ins>
          </w:sdtContent>
        </w:sdt>
      </w:p>
    </w:sdtContent>
  </w:sdt>
  <w:sdt>
    <w:sdtPr>
      <w:id w:val="528518669"/>
      <w:tag w:val="goog_rdk_6038"/>
    </w:sdtPr>
    <w:sdtContent>
      <w:p w:rsidR="00000000" w:rsidDel="00000000" w:rsidP="00000000" w:rsidRDefault="00000000" w:rsidRPr="00000000" w14:paraId="00000551">
        <w:pPr>
          <w:shd w:fill="f0f4f9" w:val="clear"/>
          <w:tabs>
            <w:tab w:val="center" w:leader="none" w:pos="4513"/>
            <w:tab w:val="right" w:leader="none" w:pos="9026"/>
          </w:tabs>
          <w:spacing w:after="0" w:lineRule="auto"/>
          <w:ind w:left="0" w:firstLine="0"/>
          <w:rPr>
            <w:ins w:author="Anonymous" w:id="197" w:date="2026-09-27T07:30:50Z"/>
            <w:del w:author="Kasiammal S" w:id="187" w:date="2026-09-26T11:37:38Z"/>
            <w:rFonts w:ascii="Roboto" w:cs="Roboto" w:eastAsia="Roboto" w:hAnsi="Roboto"/>
            <w:i w:val="1"/>
            <w:iCs w:val="1"/>
            <w:color w:val="5e5e5e"/>
            <w:sz w:val="20"/>
            <w:szCs w:val="20"/>
            <w:rPrChange w:author="Anonymous" w:id="198" w:date="2026-09-27T07:30:50Z">
              <w:rPr>
                <w:rFonts w:ascii="Cambria" w:cs="Cambria" w:eastAsia="Cambria" w:hAnsi="Cambria"/>
                <w:color w:val="000000"/>
              </w:rPr>
            </w:rPrChange>
          </w:rPr>
        </w:pPr>
        <w:sdt>
          <w:sdtPr>
            <w:id w:val="-371063886"/>
            <w:tag w:val="goog_rdk_6031"/>
          </w:sdtPr>
          <w:sdtContent>
            <w:ins w:author="Anonymous" w:id="197" w:date="2026-09-27T07:30:50Z">
              <w:sdt>
                <w:sdtPr>
                  <w:id w:val="-1907164491"/>
                  <w:tag w:val="goog_rdk_6032"/>
                </w:sdtPr>
                <w:sdtContent>
                  <w:del w:author="Kasiammal S" w:id="187" w:date="2026-09-26T11:37:38Z"/>
                </w:sdtContent>
              </w:sdt>
            </w:ins>
            <w:sdt>
              <w:sdtPr>
                <w:id w:val="-1811026309"/>
                <w:tag w:val="goog_rdk_6033"/>
              </w:sdtPr>
              <w:sdtContent>
                <w:ins w:author="Anonymous" w:id="197" w:date="2026-09-27T07:30:50Z">
                  <w:del w:author="Kasiammal S" w:id="187" w:date="2026-09-26T11:37:38Z">
                    <w:r w:rsidDel="00000000" w:rsidR="00000000" w:rsidRPr="00000000">
                      <w:rPr>
                        <w:rFonts w:ascii="Roboto" w:cs="Roboto" w:eastAsia="Roboto" w:hAnsi="Roboto"/>
                        <w:b w:val="1"/>
                        <w:bCs w:val="1"/>
                        <w:color w:val="444746"/>
                        <w:sz w:val="20"/>
                        <w:szCs w:val="20"/>
                        <w:rtl w:val="0"/>
                        <w:rPrChange w:author="Anonymous" w:id="198" w:date="2026-09-27T07:30:50Z">
                          <w:rPr>
                            <w:rFonts w:ascii="Cambria" w:cs="Cambria" w:eastAsia="Cambria" w:hAnsi="Cambria"/>
                            <w:color w:val="000000"/>
                          </w:rPr>
                        </w:rPrChange>
                      </w:rPr>
                      <w:delText xml:space="preserve">Replace:</w:delText>
                    </w:r>
                  </w:del>
                </w:ins>
              </w:sdtContent>
            </w:sdt>
            <w:ins w:author="Anonymous" w:id="197" w:date="2026-09-27T07:30:50Z">
              <w:del w:author="Kasiammal S" w:id="187" w:date="2026-09-26T11:37:38Z">
                <w:sdt>
                  <w:sdtPr>
                    <w:id w:val="-1556992540"/>
                    <w:tag w:val="goog_rdk_6034"/>
                  </w:sdtPr>
                  <w:sdtContent>
                    <w:r w:rsidDel="00000000" w:rsidR="00000000" w:rsidRPr="00000000">
                      <w:rPr>
                        <w:rFonts w:ascii="Roboto" w:cs="Roboto" w:eastAsia="Roboto" w:hAnsi="Roboto"/>
                        <w:color w:val="444746"/>
                        <w:sz w:val="20"/>
                        <w:szCs w:val="20"/>
                        <w:rtl w:val="0"/>
                        <w:rPrChange w:author="Anonymous" w:id="198" w:date="2026-09-27T07:30:50Z">
                          <w:rPr>
                            <w:rFonts w:ascii="Cambria" w:cs="Cambria" w:eastAsia="Cambria" w:hAnsi="Cambria"/>
                            <w:color w:val="000000"/>
                          </w:rPr>
                        </w:rPrChange>
                      </w:rPr>
                      <w:delText xml:space="preserve"> </w:delText>
                    </w:r>
                  </w:sdtContent>
                </w:sdt>
                <w:sdt>
                  <w:sdtPr>
                    <w:id w:val="1544521777"/>
                    <w:tag w:val="goog_rdk_6035"/>
                  </w:sdtPr>
                  <w:sdtContent>
                    <w:r w:rsidDel="00000000" w:rsidR="00000000" w:rsidRPr="00000000">
                      <w:rPr>
                        <w:rFonts w:ascii="Roboto" w:cs="Roboto" w:eastAsia="Roboto" w:hAnsi="Roboto"/>
                        <w:i w:val="1"/>
                        <w:iCs w:val="1"/>
                        <w:color w:val="5e5e5e"/>
                        <w:sz w:val="20"/>
                        <w:szCs w:val="20"/>
                        <w:rtl w:val="0"/>
                        <w:rPrChange w:author="Anonymous" w:id="198" w:date="2026-09-27T07:30:50Z">
                          <w:rPr>
                            <w:rFonts w:ascii="Cambria" w:cs="Cambria" w:eastAsia="Cambria" w:hAnsi="Cambria"/>
                            <w:color w:val="000000"/>
                          </w:rPr>
                        </w:rPrChange>
                      </w:rPr>
                      <w:delText xml:space="preserve">“niveshwaran [ _ nmj cccccccccccccccccccccccccccccccccccccccccccccccccccccccc Kjcccsc Project assets …”</w:delText>
                    </w:r>
                  </w:sdtContent>
                </w:sdt>
                <w:sdt>
                  <w:sdtPr>
                    <w:id w:val="1308414253"/>
                    <w:tag w:val="goog_rdk_6036"/>
                  </w:sdtPr>
                  <w:sdtContent>
                    <w:r w:rsidDel="00000000" w:rsidR="00000000" w:rsidRPr="00000000">
                      <w:rPr>
                        <w:rFonts w:ascii="Roboto" w:cs="Roboto" w:eastAsia="Roboto" w:hAnsi="Roboto"/>
                        <w:color w:val="444746"/>
                        <w:sz w:val="20"/>
                        <w:szCs w:val="20"/>
                        <w:rtl w:val="0"/>
                        <w:rPrChange w:author="Anonymous" w:id="198" w:date="2026-09-27T07:30:50Z">
                          <w:rPr>
                            <w:rFonts w:ascii="Cambria" w:cs="Cambria" w:eastAsia="Cambria" w:hAnsi="Cambria"/>
                            <w:color w:val="000000"/>
                          </w:rPr>
                        </w:rPrChange>
                      </w:rPr>
                      <w:delText xml:space="preserve"> with </w:delText>
                    </w:r>
                  </w:sdtContent>
                </w:sdt>
                <w:sdt>
                  <w:sdtPr>
                    <w:id w:val="1637701345"/>
                    <w:tag w:val="goog_rdk_6037"/>
                  </w:sdtPr>
                  <w:sdtContent>
                    <w:r w:rsidDel="00000000" w:rsidR="00000000" w:rsidRPr="00000000">
                      <w:rPr>
                        <w:rFonts w:ascii="Roboto" w:cs="Roboto" w:eastAsia="Roboto" w:hAnsi="Roboto"/>
                        <w:i w:val="1"/>
                        <w:iCs w:val="1"/>
                        <w:color w:val="5e5e5e"/>
                        <w:sz w:val="20"/>
                        <w:szCs w:val="20"/>
                        <w:rtl w:val="0"/>
                        <w:rPrChange w:author="Anonymous" w:id="198" w:date="2026-09-27T07:30:50Z">
                          <w:rPr>
                            <w:rFonts w:ascii="Cambria" w:cs="Cambria" w:eastAsia="Cambria" w:hAnsi="Cambria"/>
                            <w:color w:val="000000"/>
                          </w:rPr>
                        </w:rPrChange>
                      </w:rPr>
                      <w:delText xml:space="preserve">“a”</w:delText>
                    </w:r>
                  </w:sdtContent>
                </w:sdt>
              </w:del>
            </w:ins>
          </w:sdtContent>
        </w:sdt>
      </w:p>
    </w:sdtContent>
  </w:sdt>
  <w:sdt>
    <w:sdtPr>
      <w:id w:val="1396463863"/>
      <w:tag w:val="goog_rdk_6042"/>
    </w:sdtPr>
    <w:sdtContent>
      <w:p w:rsidR="00000000" w:rsidDel="00000000" w:rsidP="00000000" w:rsidRDefault="00000000" w:rsidRPr="00000000" w14:paraId="00000552">
        <w:pPr>
          <w:shd w:fill="f0f4f9" w:val="clear"/>
          <w:tabs>
            <w:tab w:val="center" w:leader="none" w:pos="4513"/>
            <w:tab w:val="right" w:leader="none" w:pos="9026"/>
          </w:tabs>
          <w:spacing w:after="120" w:before="40" w:lineRule="auto"/>
          <w:ind w:left="0" w:firstLine="0"/>
          <w:rPr>
            <w:ins w:author="Anonymous" w:id="197" w:date="2026-09-27T07:30:50Z"/>
            <w:del w:author="Kasiammal S" w:id="187" w:date="2026-09-26T11:37:38Z"/>
            <w:rFonts w:ascii="Roboto" w:cs="Roboto" w:eastAsia="Roboto" w:hAnsi="Roboto"/>
            <w:i w:val="1"/>
            <w:iCs w:val="1"/>
            <w:color w:val="5e5e5e"/>
            <w:sz w:val="20"/>
            <w:szCs w:val="20"/>
            <w:rPrChange w:author="Anonymous" w:id="198" w:date="2026-09-27T07:30:50Z">
              <w:rPr>
                <w:rFonts w:ascii="Cambria" w:cs="Cambria" w:eastAsia="Cambria" w:hAnsi="Cambria"/>
                <w:color w:val="000000"/>
              </w:rPr>
            </w:rPrChange>
          </w:rPr>
        </w:pPr>
        <w:sdt>
          <w:sdtPr>
            <w:id w:val="554146821"/>
            <w:tag w:val="goog_rdk_6039"/>
          </w:sdtPr>
          <w:sdtContent>
            <w:ins w:author="Anonymous" w:id="197" w:date="2026-09-27T07:30:50Z">
              <w:sdt>
                <w:sdtPr>
                  <w:id w:val="1311482004"/>
                  <w:tag w:val="goog_rdk_6040"/>
                </w:sdtPr>
                <w:sdtContent>
                  <w:del w:author="Kasiammal S" w:id="187" w:date="2026-09-26T11:37:38Z">
                    <w:r w:rsidDel="00000000" w:rsidR="00000000" w:rsidRPr="00000000">
                      <w:rPr>
                        <w:rFonts w:ascii="Roboto" w:cs="Roboto" w:eastAsia="Roboto" w:hAnsi="Roboto"/>
                        <w:i w:val="1"/>
                        <w:iCs w:val="1"/>
                        <w:color w:val="5e5e5e"/>
                        <w:sz w:val="20"/>
                        <w:szCs w:val="20"/>
                        <w:rPrChange w:author="Anonymous" w:id="198" w:date="2026-09-27T07:30:50Z">
                          <w:rPr>
                            <w:rFonts w:ascii="Cambria" w:cs="Cambria" w:eastAsia="Cambria" w:hAnsi="Cambria"/>
                            <w:color w:val="000000"/>
                          </w:rPr>
                        </w:rPrChange>
                      </w:rPr>
                      <w:drawing>
                        <wp:inline distB="114300" distT="114300" distL="114300" distR="114300">
                          <wp:extent cx="635000" cy="635000"/>
                          <wp:effectExtent b="0" l="0" r="0" t="0"/>
                          <wp:docPr descr="Karthika Karthika" id="2126916896" name="image5.png"/>
                          <a:graphic>
                            <a:graphicData uri="http://schemas.openxmlformats.org/drawingml/2006/picture">
                              <pic:pic>
                                <pic:nvPicPr>
                                  <pic:cNvPr descr="Karthika Karthika" id="0" name="image5.png"/>
                                  <pic:cNvPicPr preferRelativeResize="0"/>
                                </pic:nvPicPr>
                                <pic:blipFill>
                                  <a:blip r:embed="rId3"/>
                                  <a:srcRect b="0" l="0" r="0" t="0"/>
                                  <a:stretch>
                                    <a:fillRect/>
                                  </a:stretch>
                                </pic:blipFill>
                                <pic:spPr>
                                  <a:xfrm>
                                    <a:off x="0" y="0"/>
                                    <a:ext cx="635000" cy="635000"/>
                                  </a:xfrm>
                                  <a:prstGeom prst="rect"/>
                                  <a:ln/>
                                </pic:spPr>
                              </pic:pic>
                            </a:graphicData>
                          </a:graphic>
                        </wp:inline>
                      </w:drawing>
                    </w:r>
                  </w:del>
                </w:sdtContent>
              </w:sdt>
            </w:ins>
            <w:sdt>
              <w:sdtPr>
                <w:id w:val="296218612"/>
                <w:tag w:val="goog_rdk_6041"/>
              </w:sdtPr>
              <w:sdtContent>
                <w:ins w:author="Anonymous" w:id="197" w:date="2026-09-27T07:30:50Z">
                  <w:del w:author="Kasiammal S" w:id="187" w:date="2026-09-26T11:37:38Z">
                    <w:r w:rsidDel="00000000" w:rsidR="00000000" w:rsidRPr="00000000">
                      <w:rPr>
                        <w:rtl w:val="0"/>
                      </w:rPr>
                    </w:r>
                  </w:del>
                </w:ins>
              </w:sdtContent>
            </w:sdt>
            <w:ins w:author="Anonymous" w:id="197" w:date="2026-09-27T07:30:50Z">
              <w:del w:author="Kasiammal S" w:id="187" w:date="2026-09-26T11:37:38Z"/>
            </w:ins>
          </w:sdtContent>
        </w:sdt>
      </w:p>
    </w:sdtContent>
  </w:sdt>
  <w:sdt>
    <w:sdtPr>
      <w:id w:val="-132523182"/>
      <w:tag w:val="goog_rdk_6046"/>
    </w:sdtPr>
    <w:sdtContent>
      <w:p w:rsidR="00000000" w:rsidDel="00000000" w:rsidP="00000000" w:rsidRDefault="00000000" w:rsidRPr="00000000" w14:paraId="00000553">
        <w:pPr>
          <w:shd w:fill="f0f4f9" w:val="clear"/>
          <w:tabs>
            <w:tab w:val="center" w:leader="none" w:pos="4513"/>
            <w:tab w:val="right" w:leader="none" w:pos="9026"/>
          </w:tabs>
          <w:spacing w:after="120" w:lineRule="auto"/>
          <w:ind w:left="0" w:firstLine="0"/>
          <w:rPr>
            <w:ins w:author="Anonymous" w:id="197" w:date="2026-09-27T07:30:50Z"/>
            <w:del w:author="Kasiammal S" w:id="187" w:date="2026-09-26T11:37:38Z"/>
            <w:rFonts w:ascii="Roboto" w:cs="Roboto" w:eastAsia="Roboto" w:hAnsi="Roboto"/>
            <w:color w:val="1f1f1f"/>
            <w:sz w:val="20"/>
            <w:szCs w:val="20"/>
            <w:rPrChange w:author="Anonymous" w:id="198" w:date="2026-09-27T07:30:50Z">
              <w:rPr>
                <w:rFonts w:ascii="Cambria" w:cs="Cambria" w:eastAsia="Cambria" w:hAnsi="Cambria"/>
                <w:color w:val="000000"/>
              </w:rPr>
            </w:rPrChange>
          </w:rPr>
        </w:pPr>
        <w:sdt>
          <w:sdtPr>
            <w:id w:val="13868893"/>
            <w:tag w:val="goog_rdk_6043"/>
          </w:sdtPr>
          <w:sdtContent>
            <w:ins w:author="Anonymous" w:id="197" w:date="2026-09-27T07:30:50Z">
              <w:sdt>
                <w:sdtPr>
                  <w:id w:val="448668735"/>
                  <w:tag w:val="goog_rdk_6044"/>
                </w:sdtPr>
                <w:sdtContent>
                  <w:del w:author="Kasiammal S" w:id="187" w:date="2026-09-26T11:37:38Z"/>
                </w:sdtContent>
              </w:sdt>
            </w:ins>
            <w:sdt>
              <w:sdtPr>
                <w:id w:val="-721442925"/>
                <w:tag w:val="goog_rdk_6045"/>
              </w:sdtPr>
              <w:sdtContent>
                <w:ins w:author="Anonymous" w:id="197" w:date="2026-09-27T07:30:50Z">
                  <w:del w:author="Kasiammal S" w:id="187" w:date="2026-09-26T11:37:38Z">
                    <w:r w:rsidDel="00000000" w:rsidR="00000000" w:rsidRPr="00000000">
                      <w:rPr>
                        <w:rFonts w:ascii="Roboto" w:cs="Roboto" w:eastAsia="Roboto" w:hAnsi="Roboto"/>
                        <w:color w:val="1f1f1f"/>
                        <w:sz w:val="20"/>
                        <w:szCs w:val="20"/>
                        <w:rtl w:val="0"/>
                        <w:rPrChange w:author="Anonymous" w:id="198" w:date="2026-09-27T07:30:50Z">
                          <w:rPr>
                            <w:rFonts w:ascii="Cambria" w:cs="Cambria" w:eastAsia="Cambria" w:hAnsi="Cambria"/>
                            <w:color w:val="000000"/>
                          </w:rPr>
                        </w:rPrChange>
                      </w:rPr>
                      <w:delText xml:space="preserve">Karthika Karthika</w:delText>
                    </w:r>
                  </w:del>
                </w:ins>
              </w:sdtContent>
            </w:sdt>
            <w:ins w:author="Anonymous" w:id="197" w:date="2026-09-27T07:30:50Z">
              <w:del w:author="Kasiammal S" w:id="187" w:date="2026-09-26T11:37:38Z"/>
            </w:ins>
          </w:sdtContent>
        </w:sdt>
      </w:p>
    </w:sdtContent>
  </w:sdt>
  <w:sdt>
    <w:sdtPr>
      <w:id w:val="166852759"/>
      <w:tag w:val="goog_rdk_6050"/>
    </w:sdtPr>
    <w:sdtContent>
      <w:p w:rsidR="00000000" w:rsidDel="00000000" w:rsidP="00000000" w:rsidRDefault="00000000" w:rsidRPr="00000000" w14:paraId="00000554">
        <w:pPr>
          <w:shd w:fill="f0f4f9" w:val="clear"/>
          <w:tabs>
            <w:tab w:val="center" w:leader="none" w:pos="4513"/>
            <w:tab w:val="right" w:leader="none" w:pos="9026"/>
          </w:tabs>
          <w:spacing w:after="120" w:lineRule="auto"/>
          <w:ind w:left="0" w:firstLine="0"/>
          <w:rPr>
            <w:ins w:author="Anonymous" w:id="197" w:date="2026-09-27T07:30:50Z"/>
            <w:del w:author="Kasiammal S" w:id="187" w:date="2026-09-26T11:37:38Z"/>
            <w:rFonts w:ascii="Roboto" w:cs="Roboto" w:eastAsia="Roboto" w:hAnsi="Roboto"/>
            <w:color w:val="444746"/>
            <w:sz w:val="20"/>
            <w:szCs w:val="20"/>
            <w:rPrChange w:author="Anonymous" w:id="198" w:date="2026-09-27T07:30:50Z">
              <w:rPr>
                <w:rFonts w:ascii="Cambria" w:cs="Cambria" w:eastAsia="Cambria" w:hAnsi="Cambria"/>
                <w:color w:val="000000"/>
              </w:rPr>
            </w:rPrChange>
          </w:rPr>
        </w:pPr>
        <w:sdt>
          <w:sdtPr>
            <w:id w:val="1620679250"/>
            <w:tag w:val="goog_rdk_6047"/>
          </w:sdtPr>
          <w:sdtContent>
            <w:ins w:author="Anonymous" w:id="197" w:date="2026-09-27T07:30:50Z">
              <w:sdt>
                <w:sdtPr>
                  <w:id w:val="-675964383"/>
                  <w:tag w:val="goog_rdk_6048"/>
                </w:sdtPr>
                <w:sdtContent>
                  <w:del w:author="Kasiammal S" w:id="187" w:date="2026-09-26T11:37:38Z"/>
                </w:sdtContent>
              </w:sdt>
            </w:ins>
            <w:sdt>
              <w:sdtPr>
                <w:id w:val="-533677242"/>
                <w:tag w:val="goog_rdk_6049"/>
              </w:sdtPr>
              <w:sdtContent>
                <w:ins w:author="Anonymous" w:id="197" w:date="2026-09-27T07:30:50Z">
                  <w:del w:author="Kasiammal S" w:id="187" w:date="2026-09-26T11:37:38Z">
                    <w:r w:rsidDel="00000000" w:rsidR="00000000" w:rsidRPr="00000000">
                      <w:rPr>
                        <w:rFonts w:ascii="Roboto" w:cs="Roboto" w:eastAsia="Roboto" w:hAnsi="Roboto"/>
                        <w:color w:val="444746"/>
                        <w:sz w:val="20"/>
                        <w:szCs w:val="20"/>
                        <w:rtl w:val="0"/>
                        <w:rPrChange w:author="Anonymous" w:id="198" w:date="2026-09-27T07:30:50Z">
                          <w:rPr>
                            <w:rFonts w:ascii="Cambria" w:cs="Cambria" w:eastAsia="Cambria" w:hAnsi="Cambria"/>
                            <w:color w:val="000000"/>
                          </w:rPr>
                        </w:rPrChange>
                      </w:rPr>
                      <w:delText xml:space="preserve">12:41 Yesterday</w:delText>
                    </w:r>
                  </w:del>
                </w:ins>
              </w:sdtContent>
            </w:sdt>
            <w:ins w:author="Anonymous" w:id="197" w:date="2026-09-27T07:30:50Z">
              <w:del w:author="Kasiammal S" w:id="187" w:date="2026-09-26T11:37:38Z"/>
            </w:ins>
          </w:sdtContent>
        </w:sdt>
      </w:p>
    </w:sdtContent>
  </w:sdt>
  <w:sdt>
    <w:sdtPr>
      <w:id w:val="1215465280"/>
      <w:tag w:val="goog_rdk_6056"/>
    </w:sdtPr>
    <w:sdtContent>
      <w:p w:rsidR="00000000" w:rsidDel="00000000" w:rsidP="00000000" w:rsidRDefault="00000000" w:rsidRPr="00000000" w14:paraId="00000555">
        <w:pPr>
          <w:shd w:fill="f0f4f9" w:val="clear"/>
          <w:tabs>
            <w:tab w:val="center" w:leader="none" w:pos="4513"/>
            <w:tab w:val="right" w:leader="none" w:pos="9026"/>
          </w:tabs>
          <w:spacing w:after="0" w:lineRule="auto"/>
          <w:ind w:left="0" w:firstLine="0"/>
          <w:rPr>
            <w:ins w:author="Anonymous" w:id="197" w:date="2026-09-27T07:30:50Z"/>
            <w:del w:author="Kasiammal S" w:id="187" w:date="2026-09-26T11:37:38Z"/>
            <w:rFonts w:ascii="Roboto" w:cs="Roboto" w:eastAsia="Roboto" w:hAnsi="Roboto"/>
            <w:i w:val="1"/>
            <w:iCs w:val="1"/>
            <w:color w:val="5e5e5e"/>
            <w:sz w:val="20"/>
            <w:szCs w:val="20"/>
            <w:rPrChange w:author="Anonymous" w:id="198" w:date="2026-09-27T07:30:50Z">
              <w:rPr>
                <w:rFonts w:ascii="Cambria" w:cs="Cambria" w:eastAsia="Cambria" w:hAnsi="Cambria"/>
                <w:color w:val="000000"/>
              </w:rPr>
            </w:rPrChange>
          </w:rPr>
        </w:pPr>
        <w:sdt>
          <w:sdtPr>
            <w:id w:val="-720209483"/>
            <w:tag w:val="goog_rdk_6051"/>
          </w:sdtPr>
          <w:sdtContent>
            <w:ins w:author="Anonymous" w:id="197" w:date="2026-09-27T07:30:50Z">
              <w:sdt>
                <w:sdtPr>
                  <w:id w:val="78785586"/>
                  <w:tag w:val="goog_rdk_6052"/>
                </w:sdtPr>
                <w:sdtContent>
                  <w:del w:author="Kasiammal S" w:id="187" w:date="2026-09-26T11:37:38Z"/>
                </w:sdtContent>
              </w:sdt>
            </w:ins>
            <w:sdt>
              <w:sdtPr>
                <w:id w:val="626397637"/>
                <w:tag w:val="goog_rdk_6053"/>
              </w:sdtPr>
              <w:sdtContent>
                <w:ins w:author="Anonymous" w:id="197" w:date="2026-09-27T07:30:50Z">
                  <w:del w:author="Kasiammal S" w:id="187" w:date="2026-09-26T11:37:38Z">
                    <w:r w:rsidDel="00000000" w:rsidR="00000000" w:rsidRPr="00000000">
                      <w:rPr>
                        <w:rFonts w:ascii="Roboto" w:cs="Roboto" w:eastAsia="Roboto" w:hAnsi="Roboto"/>
                        <w:b w:val="1"/>
                        <w:bCs w:val="1"/>
                        <w:color w:val="444746"/>
                        <w:sz w:val="20"/>
                        <w:szCs w:val="20"/>
                        <w:rtl w:val="0"/>
                        <w:rPrChange w:author="Anonymous" w:id="198" w:date="2026-09-27T07:30:50Z">
                          <w:rPr>
                            <w:rFonts w:ascii="Cambria" w:cs="Cambria" w:eastAsia="Cambria" w:hAnsi="Cambria"/>
                            <w:color w:val="000000"/>
                          </w:rPr>
                        </w:rPrChange>
                      </w:rPr>
                      <w:delText xml:space="preserve">Add:</w:delText>
                    </w:r>
                  </w:del>
                </w:ins>
              </w:sdtContent>
            </w:sdt>
            <w:ins w:author="Anonymous" w:id="197" w:date="2026-09-27T07:30:50Z">
              <w:del w:author="Kasiammal S" w:id="187" w:date="2026-09-26T11:37:38Z">
                <w:sdt>
                  <w:sdtPr>
                    <w:id w:val="-1090930982"/>
                    <w:tag w:val="goog_rdk_6054"/>
                  </w:sdtPr>
                  <w:sdtContent>
                    <w:r w:rsidDel="00000000" w:rsidR="00000000" w:rsidRPr="00000000">
                      <w:rPr>
                        <w:rFonts w:ascii="Roboto" w:cs="Roboto" w:eastAsia="Roboto" w:hAnsi="Roboto"/>
                        <w:color w:val="444746"/>
                        <w:sz w:val="20"/>
                        <w:szCs w:val="20"/>
                        <w:rtl w:val="0"/>
                        <w:rPrChange w:author="Anonymous" w:id="198" w:date="2026-09-27T07:30:50Z">
                          <w:rPr>
                            <w:rFonts w:ascii="Cambria" w:cs="Cambria" w:eastAsia="Cambria" w:hAnsi="Cambria"/>
                            <w:color w:val="000000"/>
                          </w:rPr>
                        </w:rPrChange>
                      </w:rPr>
                      <w:delText xml:space="preserve"> </w:delText>
                    </w:r>
                  </w:sdtContent>
                </w:sdt>
                <w:sdt>
                  <w:sdtPr>
                    <w:id w:val="-1255303795"/>
                    <w:tag w:val="goog_rdk_6055"/>
                  </w:sdtPr>
                  <w:sdtContent>
                    <w:r w:rsidDel="00000000" w:rsidR="00000000" w:rsidRPr="00000000">
                      <w:rPr>
                        <w:rFonts w:ascii="Roboto" w:cs="Roboto" w:eastAsia="Roboto" w:hAnsi="Roboto"/>
                        <w:i w:val="1"/>
                        <w:iCs w:val="1"/>
                        <w:color w:val="5e5e5e"/>
                        <w:sz w:val="20"/>
                        <w:szCs w:val="20"/>
                        <w:rtl w:val="0"/>
                        <w:rPrChange w:author="Anonymous" w:id="198" w:date="2026-09-27T07:30:50Z">
                          <w:rPr>
                            <w:rFonts w:ascii="Cambria" w:cs="Cambria" w:eastAsia="Cambria" w:hAnsi="Cambria"/>
                            <w:color w:val="000000"/>
                          </w:rPr>
                        </w:rPrChange>
                      </w:rPr>
                      <w:delText xml:space="preserve">“z”</w:delText>
                    </w:r>
                  </w:sdtContent>
                </w:sdt>
              </w:del>
            </w:ins>
          </w:sdtContent>
        </w:sdt>
      </w:p>
    </w:sdtContent>
  </w:sdt>
  <w:sdt>
    <w:sdtPr>
      <w:id w:val="-886111383"/>
      <w:tag w:val="goog_rdk_6060"/>
    </w:sdtPr>
    <w:sdtContent>
      <w:p w:rsidR="00000000" w:rsidDel="00000000" w:rsidP="00000000" w:rsidRDefault="00000000" w:rsidRPr="00000000" w14:paraId="00000556">
        <w:pPr>
          <w:tabs>
            <w:tab w:val="center" w:leader="none" w:pos="4513"/>
            <w:tab w:val="right" w:leader="none" w:pos="9026"/>
          </w:tabs>
          <w:rPr>
            <w:ins w:author="Anonymous" w:id="197" w:date="2026-09-27T07:30:50Z"/>
            <w:del w:author="Kasiammal S" w:id="187" w:date="2026-09-26T11:37:38Z"/>
            <w:rPrChange w:author="Kasiammal S" w:id="188" w:date="2026-09-26T11:37:38Z">
              <w:rPr>
                <w:rFonts w:ascii="Cambria" w:cs="Cambria" w:eastAsia="Cambria" w:hAnsi="Cambria"/>
                <w:color w:val="000000"/>
              </w:rPr>
            </w:rPrChange>
          </w:rPr>
        </w:pPr>
        <w:sdt>
          <w:sdtPr>
            <w:id w:val="300897448"/>
            <w:tag w:val="goog_rdk_6057"/>
          </w:sdtPr>
          <w:sdtContent>
            <w:ins w:author="Anonymous" w:id="197" w:date="2026-09-27T07:30:50Z">
              <w:sdt>
                <w:sdtPr>
                  <w:id w:val="1923096976"/>
                  <w:tag w:val="goog_rdk_6058"/>
                </w:sdtPr>
                <w:sdtContent>
                  <w:del w:author="Kasiammal S" w:id="187" w:date="2026-09-26T11:37:38Z"/>
                </w:sdtContent>
              </w:sdt>
            </w:ins>
            <w:sdt>
              <w:sdtPr>
                <w:id w:val="-1012606041"/>
                <w:tag w:val="goog_rdk_6059"/>
              </w:sdtPr>
              <w:sdtContent>
                <w:ins w:author="Anonymous" w:id="197" w:date="2026-09-27T07:30:50Z">
                  <w:del w:author="Kasiammal S" w:id="187" w:date="2026-09-26T11:37:38Z">
                    <w:r w:rsidDel="00000000" w:rsidR="00000000" w:rsidRPr="00000000">
                      <w:rPr>
                        <w:rtl w:val="0"/>
                      </w:rPr>
                    </w:r>
                  </w:del>
                </w:ins>
              </w:sdtContent>
            </w:sdt>
            <w:ins w:author="Anonymous" w:id="197" w:date="2026-09-27T07:30:50Z">
              <w:del w:author="Kasiammal S" w:id="187" w:date="2026-09-26T11:37:38Z"/>
            </w:ins>
          </w:sdtContent>
        </w:sdt>
      </w:p>
    </w:sdtContent>
  </w:sdt>
  <w:sdt>
    <w:sdtPr>
      <w:id w:val="-2132853828"/>
      <w:tag w:val="goog_rdk_6067"/>
    </w:sdtPr>
    <w:sdtContent>
      <w:p w:rsidR="00000000" w:rsidDel="00000000" w:rsidP="00000000" w:rsidRDefault="00000000" w:rsidRPr="00000000" w14:paraId="00000557">
        <w:pPr>
          <w:tabs>
            <w:tab w:val="center" w:leader="none" w:pos="4513"/>
            <w:tab w:val="right" w:leader="none" w:pos="9026"/>
          </w:tabs>
          <w:rPr>
            <w:ins w:author="Anonymous" w:id="202" w:date="2026-09-25T04:26:23Z"/>
            <w:del w:author="Kasiammal S" w:id="187" w:date="2026-09-26T11:37:38Z"/>
            <w:rPrChange w:author="Kasiammal S" w:id="188" w:date="2026-09-26T11:37:38Z">
              <w:rPr>
                <w:rFonts w:ascii="Cambria" w:cs="Cambria" w:eastAsia="Cambria" w:hAnsi="Cambria"/>
                <w:color w:val="000000"/>
              </w:rPr>
            </w:rPrChange>
          </w:rPr>
          <w:pPrChange w:author="Thirupathi DD" w:id="0" w:date="2026-09-26T11:22:32Z">
            <w:pPr>
              <w:tabs>
                <w:tab w:val="center" w:leader="none" w:pos="4513"/>
                <w:tab w:val="right" w:leader="none" w:pos="9026"/>
              </w:tabs>
              <w:ind w:left="0" w:firstLine="0"/>
            </w:pPr>
          </w:pPrChange>
        </w:pPr>
        <w:sdt>
          <w:sdtPr>
            <w:id w:val="-1222527398"/>
            <w:tag w:val="goog_rdk_6064"/>
          </w:sdtPr>
          <w:sdtContent>
            <w:ins w:author="Anonymous" w:id="202" w:date="2026-09-25T04:26:23Z">
              <w:sdt>
                <w:sdtPr>
                  <w:id w:val="94166437"/>
                  <w:tag w:val="goog_rdk_6065"/>
                </w:sdtPr>
                <w:sdtContent>
                  <w:del w:author="Kasiammal S" w:id="187" w:date="2026-09-26T11:37:38Z"/>
                </w:sdtContent>
              </w:sdt>
            </w:ins>
            <w:sdt>
              <w:sdtPr>
                <w:id w:val="834589717"/>
                <w:tag w:val="goog_rdk_6066"/>
              </w:sdtPr>
              <w:sdtContent>
                <w:ins w:author="Anonymous" w:id="202" w:date="2026-09-25T04:26:23Z">
                  <w:del w:author="Kasiammal S" w:id="187" w:date="2026-09-26T11:37:38Z">
                    <w:r w:rsidDel="00000000" w:rsidR="00000000" w:rsidRPr="00000000">
                      <w:rPr>
                        <w:rtl w:val="0"/>
                      </w:rPr>
                    </w:r>
                  </w:del>
                </w:ins>
              </w:sdtContent>
            </w:sdt>
            <w:ins w:author="Anonymous" w:id="202" w:date="2026-09-25T04:26:23Z">
              <w:del w:author="Kasiammal S" w:id="187"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-50266</wp:posOffset>
                      </wp:positionV>
                      <wp:extent cx="1076325" cy="300038"/>
                      <wp:effectExtent b="0" l="0" r="0" t="0"/>
                      <wp:wrapNone/>
                      <wp:docPr id="2126916967"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076325" cy="300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4400550</wp:posOffset>
                      </wp:positionH>
                      <wp:positionV relativeFrom="paragraph">
                        <wp:posOffset>333375</wp:posOffset>
                      </wp:positionV>
                      <wp:extent cx="1076325" cy="300038"/>
                      <wp:effectExtent b="0" l="0" r="0" t="0"/>
                      <wp:wrapNone/>
                      <wp:docPr id="2126916969"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ins>
          </w:sdtContent>
        </w:sdt>
      </w:p>
    </w:sdtContent>
  </w:sdt>
  <w:sdt>
    <w:sdtPr>
      <w:id w:val="-1591089233"/>
      <w:tag w:val="goog_rdk_6071"/>
    </w:sdtPr>
    <w:sdtContent>
      <w:p w:rsidR="00000000" w:rsidDel="00000000" w:rsidP="00000000" w:rsidRDefault="00000000" w:rsidRPr="00000000" w14:paraId="00000558">
        <w:pPr>
          <w:numPr>
            <w:ilvl w:val="1"/>
            <w:numId w:val="2"/>
          </w:numPr>
          <w:tabs>
            <w:tab w:val="center" w:leader="none" w:pos="4513"/>
            <w:tab w:val="right" w:leader="none" w:pos="9026"/>
          </w:tabs>
          <w:ind w:left="502" w:hanging="360"/>
          <w:rPr>
            <w:ins w:author="Anonymous" w:id="202" w:date="2026-09-25T04:26:23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1963177867"/>
            <w:tag w:val="goog_rdk_6068"/>
          </w:sdtPr>
          <w:sdtContent>
            <w:ins w:author="Anonymous" w:id="202" w:date="2026-09-25T04:26:23Z">
              <w:sdt>
                <w:sdtPr>
                  <w:id w:val="-1040292603"/>
                  <w:tag w:val="goog_rdk_6069"/>
                </w:sdtPr>
                <w:sdtContent>
                  <w:del w:author="Kasiammal S" w:id="187" w:date="2026-09-26T11:37:38Z"/>
                </w:sdtContent>
              </w:sdt>
            </w:ins>
            <w:sdt>
              <w:sdtPr>
                <w:id w:val="-1930625903"/>
                <w:tag w:val="goog_rdk_6070"/>
              </w:sdtPr>
              <w:sdtContent>
                <w:ins w:author="Anonymous" w:id="202" w:date="2026-09-25T04:26:23Z">
                  <w:del w:author="Kasiammal S" w:id="187" w:date="2026-09-26T11:37:38Z">
                    <w:r w:rsidDel="00000000" w:rsidR="00000000" w:rsidRPr="00000000">
                      <w:rPr>
                        <w:rtl w:val="0"/>
                      </w:rPr>
                    </w:r>
                  </w:del>
                </w:ins>
              </w:sdtContent>
            </w:sdt>
            <w:ins w:author="Anonymous" w:id="202" w:date="2026-09-25T04:26:23Z">
              <w:del w:author="Kasiammal S" w:id="187"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172771</wp:posOffset>
                      </wp:positionV>
                      <wp:extent cx="1076325" cy="300038"/>
                      <wp:effectExtent b="0" l="0" r="0" t="0"/>
                      <wp:wrapNone/>
                      <wp:docPr id="2126916966"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ins>
          </w:sdtContent>
        </w:sdt>
      </w:p>
    </w:sdtContent>
  </w:sdt>
  <w:sdt>
    <w:sdtPr>
      <w:id w:val="522324987"/>
      <w:tag w:val="goog_rdk_6077"/>
    </w:sdtPr>
    <w:sdtContent>
      <w:p w:rsidR="00000000" w:rsidDel="00000000" w:rsidP="00000000" w:rsidRDefault="00000000" w:rsidRPr="00000000" w14:paraId="00000559">
        <w:pPr>
          <w:numPr>
            <w:ilvl w:val="1"/>
            <w:numId w:val="2"/>
          </w:numPr>
          <w:tabs>
            <w:tab w:val="center" w:leader="none" w:pos="4513"/>
            <w:tab w:val="right" w:leader="none" w:pos="9026"/>
          </w:tabs>
          <w:ind w:left="502" w:hanging="360"/>
          <w:rPr>
            <w:ins w:author="GAYATHRI V" w:id="204" w:date="2026-09-27T03:40:31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63568043"/>
            <w:tag w:val="goog_rdk_6074"/>
          </w:sdtPr>
          <w:sdtContent>
            <w:ins w:author="GAYATHRI V" w:id="204" w:date="2026-09-27T03:40:31Z">
              <w:sdt>
                <w:sdtPr>
                  <w:id w:val="-1621646563"/>
                  <w:tag w:val="goog_rdk_6075"/>
                </w:sdtPr>
                <w:sdtContent>
                  <w:del w:author="Kasiammal S" w:id="187" w:date="2026-09-26T11:37:38Z"/>
                </w:sdtContent>
              </w:sdt>
            </w:ins>
            <w:sdt>
              <w:sdtPr>
                <w:id w:val="-882610896"/>
                <w:tag w:val="goog_rdk_6076"/>
              </w:sdtPr>
              <w:sdtContent>
                <w:ins w:author="GAYATHRI V" w:id="204" w:date="2026-09-27T03:40:31Z">
                  <w:del w:author="Kasiammal S" w:id="187" w:date="2026-09-26T11:37:38Z">
                    <w:r w:rsidDel="00000000" w:rsidR="00000000" w:rsidRPr="00000000">
                      <w:rPr>
                        <w:rtl w:val="0"/>
                      </w:rPr>
                    </w:r>
                  </w:del>
                </w:ins>
              </w:sdtContent>
            </w:sdt>
            <w:ins w:author="GAYATHRI V" w:id="204" w:date="2026-09-27T03:40:31Z">
              <w:del w:author="Kasiammal S" w:id="187" w:date="2026-09-26T11:37:38Z"/>
            </w:ins>
          </w:sdtContent>
        </w:sdt>
      </w:p>
    </w:sdtContent>
  </w:sdt>
  <w:sdt>
    <w:sdtPr>
      <w:id w:val="-843036715"/>
      <w:tag w:val="goog_rdk_6087"/>
    </w:sdtPr>
    <w:sdtContent>
      <w:p w:rsidR="00000000" w:rsidDel="00000000" w:rsidP="00000000" w:rsidRDefault="00000000" w:rsidRPr="00000000" w14:paraId="0000055A">
        <w:pPr>
          <w:numPr>
            <w:ilvl w:val="1"/>
            <w:numId w:val="2"/>
          </w:numPr>
          <w:tabs>
            <w:tab w:val="center" w:leader="none" w:pos="4513"/>
            <w:tab w:val="right" w:leader="none" w:pos="9026"/>
          </w:tabs>
          <w:ind w:left="502" w:hanging="360"/>
          <w:rPr>
            <w:ins w:author="Anonymous" w:id="202" w:date="2026-09-25T04:26:23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1283508048"/>
            <w:tag w:val="goog_rdk_6082"/>
          </w:sdtPr>
          <w:sdtContent>
            <w:ins w:author="Nadhiya Nadhiya" w:id="205" w:date="2026-09-26T12:46:46Z">
              <w:sdt>
                <w:sdtPr>
                  <w:id w:val="1042849690"/>
                  <w:tag w:val="goog_rdk_6083"/>
                </w:sdtPr>
                <w:sdtContent>
                  <w:del w:author="Kasiammal S" w:id="187" w:date="2026-09-26T11:37:38Z">
                    <w:r w:rsidDel="00000000" w:rsidR="00000000" w:rsidRPr="00000000">
                      <w:rPr>
                        <w:rPrChange w:author="Razeetha" w:id="206" w:date="2026-09-26T17:49:34Z">
                          <w:rPr>
                            <w:rFonts w:ascii="Cambria" w:cs="Cambria" w:eastAsia="Cambria" w:hAnsi="Cambria"/>
                            <w:color w:val="000000"/>
                          </w:rPr>
                        </w:rPrChange>
                      </w:rPr>
                      <w:drawing>
                        <wp:inline distB="0" distT="0" distL="0" distR="0">
                          <wp:extent cx="5731510" cy="4703445"/>
                          <wp:effectExtent b="0" l="0" r="0" t="0"/>
                          <wp:docPr id="2126916899" name="image9.png"/>
                          <a:graphic>
                            <a:graphicData uri="http://schemas.openxmlformats.org/drawingml/2006/picture">
                              <pic:pic>
                                <pic:nvPicPr>
                                  <pic:cNvPr id="0" name="image9.png"/>
                                  <pic:cNvPicPr preferRelativeResize="0"/>
                                </pic:nvPicPr>
                                <pic:blipFill>
                                  <a:blip r:embed="rId5"/>
                                  <a:srcRect b="0" l="0" r="0" t="0"/>
                                  <a:stretch>
                                    <a:fillRect/>
                                  </a:stretch>
                                </pic:blipFill>
                                <pic:spPr>
                                  <a:xfrm>
                                    <a:off x="0" y="0"/>
                                    <a:ext cx="5731510" cy="4703445"/>
                                  </a:xfrm>
                                  <a:prstGeom prst="rect"/>
                                  <a:ln/>
                                </pic:spPr>
                              </pic:pic>
                            </a:graphicData>
                          </a:graphic>
                        </wp:inline>
                      </w:drawing>
                    </w:r>
                  </w:del>
                </w:sdtContent>
              </w:sdt>
            </w:ins>
          </w:sdtContent>
        </w:sdt>
        <w:sdt>
          <w:sdtPr>
            <w:id w:val="-597736906"/>
            <w:tag w:val="goog_rdk_6084"/>
          </w:sdtPr>
          <w:sdtContent>
            <w:ins w:author="Anonymous" w:id="202" w:date="2026-09-25T04:26:23Z">
              <w:sdt>
                <w:sdtPr>
                  <w:id w:val="2003530084"/>
                  <w:tag w:val="goog_rdk_6085"/>
                </w:sdtPr>
                <w:sdtContent>
                  <w:del w:author="Kasiammal S" w:id="187" w:date="2026-09-26T11:37:38Z"/>
                </w:sdtContent>
              </w:sdt>
            </w:ins>
            <w:sdt>
              <w:sdtPr>
                <w:id w:val="-1948127153"/>
                <w:tag w:val="goog_rdk_6086"/>
              </w:sdtPr>
              <w:sdtContent>
                <w:ins w:author="Anonymous" w:id="202" w:date="2026-09-25T04:26:23Z">
                  <w:del w:author="Kasiammal S" w:id="187" w:date="2026-09-26T11:37:38Z">
                    <w:r w:rsidDel="00000000" w:rsidR="00000000" w:rsidRPr="00000000">
                      <w:rPr>
                        <w:rtl w:val="0"/>
                      </w:rPr>
                    </w:r>
                  </w:del>
                </w:ins>
              </w:sdtContent>
            </w:sdt>
            <w:ins w:author="Anonymous" w:id="202" w:date="2026-09-25T04:26:23Z">
              <w:del w:author="Kasiammal S" w:id="187" w:date="2026-09-26T11:37:38Z"/>
            </w:ins>
          </w:sdtContent>
        </w:sdt>
      </w:p>
    </w:sdtContent>
  </w:sdt>
  <w:sdt>
    <w:sdtPr>
      <w:id w:val="1942465031"/>
      <w:tag w:val="goog_rdk_6091"/>
    </w:sdtPr>
    <w:sdtContent>
      <w:p w:rsidR="00000000" w:rsidDel="00000000" w:rsidP="00000000" w:rsidRDefault="00000000" w:rsidRPr="00000000" w14:paraId="0000055B">
        <w:pPr>
          <w:numPr>
            <w:ilvl w:val="1"/>
            <w:numId w:val="2"/>
          </w:numPr>
          <w:tabs>
            <w:tab w:val="center" w:leader="none" w:pos="4513"/>
            <w:tab w:val="right" w:leader="none" w:pos="9026"/>
          </w:tabs>
          <w:ind w:left="502" w:hanging="360"/>
          <w:rPr>
            <w:ins w:author="Anonymous" w:id="202" w:date="2026-09-25T04:26:23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2023385354"/>
            <w:tag w:val="goog_rdk_6088"/>
          </w:sdtPr>
          <w:sdtContent>
            <w:ins w:author="Anonymous" w:id="202" w:date="2026-09-25T04:26:23Z">
              <w:sdt>
                <w:sdtPr>
                  <w:id w:val="-492606836"/>
                  <w:tag w:val="goog_rdk_6089"/>
                </w:sdtPr>
                <w:sdtContent>
                  <w:del w:author="Kasiammal S" w:id="187" w:date="2026-09-26T11:37:38Z"/>
                </w:sdtContent>
              </w:sdt>
            </w:ins>
            <w:sdt>
              <w:sdtPr>
                <w:id w:val="1404261597"/>
                <w:tag w:val="goog_rdk_6090"/>
              </w:sdtPr>
              <w:sdtContent>
                <w:ins w:author="Anonymous" w:id="202" w:date="2026-09-25T04:26:23Z">
                  <w:del w:author="Kasiammal S" w:id="187" w:date="2026-09-26T11:37:38Z">
                    <w:r w:rsidDel="00000000" w:rsidR="00000000" w:rsidRPr="00000000">
                      <w:rPr>
                        <w:rtl w:val="0"/>
                        <w:rPrChange w:author="Razeetha" w:id="206" w:date="2026-09-26T17:49:34Z">
                          <w:rPr>
                            <w:rFonts w:ascii="Cambria" w:cs="Cambria" w:eastAsia="Cambria" w:hAnsi="Cambria"/>
                            <w:color w:val="000000"/>
                          </w:rPr>
                        </w:rPrChange>
                      </w:rPr>
                      <w:delText xml:space="preserve">If the key is shared with other Google APIs (not recommended), restrict it in</w:delText>
                    </w:r>
                  </w:del>
                </w:ins>
              </w:sdtContent>
            </w:sdt>
            <w:ins w:author="Anonymous" w:id="202" w:date="2026-09-25T04:26:23Z">
              <w:del w:author="Kasiammal S" w:id="187" w:date="2026-09-26T11:37:38Z"/>
            </w:ins>
          </w:sdtContent>
        </w:sdt>
      </w:p>
    </w:sdtContent>
  </w:sdt>
  <w:sdt>
    <w:sdtPr>
      <w:id w:val="-634149226"/>
      <w:tag w:val="goog_rdk_6095"/>
    </w:sdtPr>
    <w:sdtContent>
      <w:p w:rsidR="00000000" w:rsidDel="00000000" w:rsidP="00000000" w:rsidRDefault="00000000" w:rsidRPr="00000000" w14:paraId="0000055C">
        <w:pPr>
          <w:numPr>
            <w:ilvl w:val="1"/>
            <w:numId w:val="2"/>
          </w:numPr>
          <w:tabs>
            <w:tab w:val="center" w:leader="none" w:pos="4513"/>
            <w:tab w:val="right" w:leader="none" w:pos="9026"/>
          </w:tabs>
          <w:ind w:left="502" w:hanging="360"/>
          <w:rPr>
            <w:ins w:author="Anonymous" w:id="202" w:date="2026-09-25T04:26:23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2001400283"/>
            <w:tag w:val="goog_rdk_6092"/>
          </w:sdtPr>
          <w:sdtContent>
            <w:ins w:author="Anonymous" w:id="202" w:date="2026-09-25T04:26:23Z">
              <w:sdt>
                <w:sdtPr>
                  <w:id w:val="1519625829"/>
                  <w:tag w:val="goog_rdk_6093"/>
                </w:sdtPr>
                <w:sdtContent>
                  <w:del w:author="Kasiammal S" w:id="187" w:date="2026-09-26T11:37:38Z"/>
                </w:sdtContent>
              </w:sdt>
            </w:ins>
            <w:sdt>
              <w:sdtPr>
                <w:id w:val="-2118052184"/>
                <w:tag w:val="goog_rdk_6094"/>
              </w:sdtPr>
              <w:sdtContent>
                <w:ins w:author="Anonymous" w:id="202" w:date="2026-09-25T04:26:23Z">
                  <w:del w:author="Kasiammal S" w:id="187" w:date="2026-09-26T11:37:38Z">
                    <w:r w:rsidDel="00000000" w:rsidR="00000000" w:rsidRPr="00000000">
                      <w:rPr>
                        <w:rtl w:val="0"/>
                        <w:rPrChange w:author="Razeetha" w:id="206" w:date="2026-09-26T17:49:34Z">
                          <w:rPr>
                            <w:rFonts w:ascii="Cambria" w:cs="Cambria" w:eastAsia="Cambria" w:hAnsi="Cambria"/>
                            <w:color w:val="000000"/>
                          </w:rPr>
                        </w:rPrChange>
                      </w:rPr>
                      <w:delText xml:space="preserve">the Cloud Console. **Note: Gemini API requests using this key will fail after</w:delText>
                    </w:r>
                  </w:del>
                </w:ins>
              </w:sdtContent>
            </w:sdt>
            <w:ins w:author="Anonymous" w:id="202" w:date="2026-09-25T04:26:23Z">
              <w:del w:author="Kasiammal S" w:id="187" w:date="2026-09-26T11:37:38Z"/>
            </w:ins>
          </w:sdtContent>
        </w:sdt>
      </w:p>
    </w:sdtContent>
  </w:sdt>
  <w:sdt>
    <w:sdtPr>
      <w:id w:val="1456461163"/>
      <w:tag w:val="goog_rdk_6099"/>
    </w:sdtPr>
    <w:sdtContent>
      <w:p w:rsidR="00000000" w:rsidDel="00000000" w:rsidP="00000000" w:rsidRDefault="00000000" w:rsidRPr="00000000" w14:paraId="0000055D">
        <w:pPr>
          <w:numPr>
            <w:ilvl w:val="1"/>
            <w:numId w:val="2"/>
          </w:numPr>
          <w:tabs>
            <w:tab w:val="center" w:leader="none" w:pos="4513"/>
            <w:tab w:val="right" w:leader="none" w:pos="9026"/>
          </w:tabs>
          <w:ind w:left="502" w:hanging="360"/>
          <w:rPr>
            <w:ins w:author="Anonymous" w:id="202" w:date="2026-09-25T04:26:23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1563974721"/>
            <w:tag w:val="goog_rdk_6096"/>
          </w:sdtPr>
          <w:sdtContent>
            <w:ins w:author="Anonymous" w:id="202" w:date="2026-09-25T04:26:23Z">
              <w:sdt>
                <w:sdtPr>
                  <w:id w:val="34265140"/>
                  <w:tag w:val="goog_rdk_6097"/>
                </w:sdtPr>
                <w:sdtContent>
                  <w:del w:author="Kasiammal S" w:id="187" w:date="2026-09-26T11:37:38Z"/>
                </w:sdtContent>
              </w:sdt>
            </w:ins>
            <w:sdt>
              <w:sdtPr>
                <w:id w:val="1202873265"/>
                <w:tag w:val="goog_rdk_6098"/>
              </w:sdtPr>
              <w:sdtContent>
                <w:ins w:author="Anonymous" w:id="202" w:date="2026-09-25T04:26:23Z">
                  <w:del w:author="Kasiammal S" w:id="187" w:date="2026-09-26T11:37:38Z">
                    <w:r w:rsidDel="00000000" w:rsidR="00000000" w:rsidRPr="00000000">
                      <w:rPr>
                        <w:rtl w:val="0"/>
                        <w:rPrChange w:author="Razeetha" w:id="206" w:date="2026-09-26T17:49:34Z">
                          <w:rPr>
                            <w:rFonts w:ascii="Cambria" w:cs="Cambria" w:eastAsia="Cambria" w:hAnsi="Cambria"/>
                            <w:color w:val="000000"/>
                          </w:rPr>
                        </w:rPrChange>
                      </w:rPr>
                      <w:delText xml:space="preserve">these restrictions are applied.**</w:delText>
                    </w:r>
                  </w:del>
                </w:ins>
              </w:sdtContent>
            </w:sdt>
            <w:ins w:author="Anonymous" w:id="202" w:date="2026-09-25T04:26:23Z">
              <w:del w:author="Kasiammal S" w:id="187" w:date="2026-09-26T11:37:38Z"/>
            </w:ins>
          </w:sdtContent>
        </w:sdt>
      </w:p>
    </w:sdtContent>
  </w:sdt>
  <w:sdt>
    <w:sdtPr>
      <w:id w:val="241129521"/>
      <w:tag w:val="goog_rdk_6103"/>
    </w:sdtPr>
    <w:sdtContent>
      <w:p w:rsidR="00000000" w:rsidDel="00000000" w:rsidP="00000000" w:rsidRDefault="00000000" w:rsidRPr="00000000" w14:paraId="0000055E">
        <w:pPr>
          <w:numPr>
            <w:ilvl w:val="1"/>
            <w:numId w:val="2"/>
          </w:numPr>
          <w:tabs>
            <w:tab w:val="center" w:leader="none" w:pos="4513"/>
            <w:tab w:val="right" w:leader="none" w:pos="9026"/>
          </w:tabs>
          <w:ind w:left="502" w:hanging="360"/>
          <w:rPr>
            <w:ins w:author="Anonymous" w:id="202" w:date="2026-09-25T04:26:23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722894558"/>
            <w:tag w:val="goog_rdk_6100"/>
          </w:sdtPr>
          <w:sdtContent>
            <w:ins w:author="Anonymous" w:id="202" w:date="2026-09-25T04:26:23Z">
              <w:sdt>
                <w:sdtPr>
                  <w:id w:val="-1339907627"/>
                  <w:tag w:val="goog_rdk_6101"/>
                </w:sdtPr>
                <w:sdtContent>
                  <w:del w:author="Kasiammal S" w:id="187" w:date="2026-09-26T11:37:38Z"/>
                </w:sdtContent>
              </w:sdt>
            </w:ins>
            <w:sdt>
              <w:sdtPr>
                <w:id w:val="968626758"/>
                <w:tag w:val="goog_rdk_6102"/>
              </w:sdtPr>
              <w:sdtContent>
                <w:ins w:author="Anonymous" w:id="202" w:date="2026-09-25T04:26:23Z">
                  <w:del w:author="Kasiammal S" w:id="187" w:date="2026-09-26T11:37:38Z">
                    <w:r w:rsidDel="00000000" w:rsidR="00000000" w:rsidRPr="00000000">
                      <w:rPr>
                        <w:rtl w:val="0"/>
                      </w:rPr>
                    </w:r>
                  </w:del>
                </w:ins>
              </w:sdtContent>
            </w:sdt>
            <w:ins w:author="Anonymous" w:id="202" w:date="2026-09-25T04:26:23Z">
              <w:del w:author="Kasiammal S" w:id="187" w:date="2026-09-26T11:37:38Z"/>
            </w:ins>
          </w:sdtContent>
        </w:sdt>
      </w:p>
    </w:sdtContent>
  </w:sdt>
  <w:sdt>
    <w:sdtPr>
      <w:id w:val="1719971971"/>
      <w:tag w:val="goog_rdk_6116"/>
    </w:sdtPr>
    <w:sdtContent>
      <w:p w:rsidR="00000000" w:rsidDel="00000000" w:rsidP="00000000" w:rsidRDefault="00000000" w:rsidRPr="00000000" w14:paraId="0000055F">
        <w:pPr>
          <w:numPr>
            <w:ilvl w:val="1"/>
            <w:numId w:val="2"/>
          </w:numPr>
          <w:tabs>
            <w:tab w:val="center" w:leader="none" w:pos="4513"/>
            <w:tab w:val="right" w:leader="none" w:pos="9026"/>
          </w:tabs>
          <w:ind w:left="502" w:hanging="360"/>
          <w:rPr>
            <w:ins w:author="Anonymous" w:id="202" w:date="2026-09-25T04:26:23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13781856"/>
            <w:tag w:val="goog_rdk_6104"/>
          </w:sdtPr>
          <w:sdtContent>
            <w:ins w:author="Anonymous" w:id="202" w:date="2026-09-25T04:26:23Z">
              <w:sdt>
                <w:sdtPr>
                  <w:id w:val="-2109015602"/>
                  <w:tag w:val="goog_rdk_6105"/>
                </w:sdtPr>
                <w:sdtContent>
                  <w:del w:author="Kasiammal S" w:id="187" w:date="2026-09-26T11:37:38Z"/>
                </w:sdtContent>
              </w:sdt>
            </w:ins>
            <w:sdt>
              <w:sdtPr>
                <w:id w:val="-1648604635"/>
                <w:tag w:val="goog_rdk_6106"/>
              </w:sdtPr>
              <w:sdtContent>
                <w:ins w:author="Anonymous" w:id="202" w:date="2026-09-25T04:26:23Z">
                  <w:del w:author="Kasiammal S" w:id="187" w:date="2026-09-26T11:37:38Z">
                    <w:r w:rsidDel="00000000" w:rsidR="00000000" w:rsidRPr="00000000">
                      <w:rPr>
                        <w:rtl w:val="0"/>
                        <w:rPrChange w:author="Razeetha" w:id="206" w:date="2026-09-26T17:49:34Z">
                          <w:rPr>
                            <w:rFonts w:ascii="Cambria" w:cs="Cambria" w:eastAsia="Cambria" w:hAnsi="Cambria"/>
                            <w:color w:val="000000"/>
                          </w:rPr>
                        </w:rPrChange>
                      </w:rPr>
                      <w:delText xml:space="preserve">1. Visit the [Google Cloud Console Credential</w:delText>
                    </w:r>
                  </w:del>
                </w:ins>
              </w:sdtContent>
            </w:sdt>
            <w:ins w:author="Anonymous" w:id="202" w:date="2026-09-25T04:26:23Z">
              <w:del w:author="Kasiammal S" w:id="187" w:date="2026-09-26T11:37:38Z">
                <w:sdt>
                  <w:sdtPr>
                    <w:id w:val="-199567848"/>
                    <w:tag w:val="goog_rdk_6107"/>
                  </w:sdtPr>
                  <w:sdtContent>
                    <w:r w:rsidDel="00000000" w:rsidR="00000000" w:rsidRPr="00000000">
                      <w:rPr>
                        <w:rtl w:val="0"/>
                        <w:rPrChange w:author="Razeetha" w:id="206" w:date="2026-09-26T17:49:34Z">
                          <w:rPr>
                            <w:rFonts w:ascii="Cambria" w:cs="Cambria" w:eastAsia="Cambria" w:hAnsi="Cambria"/>
                            <w:color w:val="000000"/>
                          </w:rPr>
                        </w:rPrChange>
                      </w:rPr>
                      <w:delText xml:space="preserve">s page]</w:delText>
                    </w:r>
                  </w:sdtContent>
                </w:sdt>
              </w:del>
            </w:ins>
          </w:sdtContent>
        </w:sdt>
        <w:sdt>
          <w:sdtPr>
            <w:id w:val="-1272253923"/>
            <w:tag w:val="goog_rdk_6108"/>
          </w:sdtPr>
          <w:sdtContent>
            <w:ins w:author="S.Ragavi Srinivasan" w:id="207" w:date="2026-09-25T13:23:33Z">
              <w:sdt>
                <w:sdtPr>
                  <w:id w:val="785488354"/>
                  <w:tag w:val="goog_rdk_6109"/>
                </w:sdtPr>
                <w:sdtContent>
                  <w:del w:author="Kasiammal S" w:id="187" w:date="2026-09-26T11:37:38Z"/>
                </w:sdtContent>
              </w:sdt>
            </w:ins>
            <w:sdt>
              <w:sdtPr>
                <w:id w:val="183476189"/>
                <w:tag w:val="goog_rdk_6110"/>
              </w:sdtPr>
              <w:sdtContent>
                <w:ins w:author="S.Ragavi Srinivasan" w:id="207" w:date="2026-09-25T13:23:33Z">
                  <w:del w:author="Kasiammal S" w:id="187" w:date="2026-09-26T11:37:38Z">
                    <w:r w:rsidDel="00000000" w:rsidR="00000000" w:rsidRPr="00000000">
                      <w:rPr>
                        <w:rtl w:val="0"/>
                        <w:rPrChange w:author="Razeetha" w:id="206" w:date="2026-09-26T17:49:34Z">
                          <w:rPr>
                            <w:rFonts w:ascii="Cambria" w:cs="Cambria" w:eastAsia="Cambria" w:hAnsi="Cambria"/>
                            <w:color w:val="000000"/>
                          </w:rPr>
                        </w:rPrChange>
                      </w:rPr>
                      <w:delText xml:space="preserve">s</w:delText>
                    </w:r>
                  </w:del>
                </w:ins>
              </w:sdtContent>
            </w:sdt>
            <w:ins w:author="S.Ragavi Srinivasan" w:id="207" w:date="2026-09-25T13:23:33Z">
              <w:del w:author="Kasiammal S" w:id="187" w:date="2026-09-26T11:37:38Z"/>
            </w:ins>
          </w:sdtContent>
        </w:sdt>
        <w:sdt>
          <w:sdtPr>
            <w:id w:val="997274353"/>
            <w:tag w:val="goog_rdk_6111"/>
          </w:sdtPr>
          <w:sdtContent>
            <w:ins w:author="Anonymous" w:id="202" w:date="2026-09-25T04:26:23Z">
              <w:sdt>
                <w:sdtPr>
                  <w:id w:val="655139357"/>
                  <w:tag w:val="goog_rdk_6112"/>
                </w:sdtPr>
                <w:sdtContent>
                  <w:del w:author="Kasiammal S" w:id="187" w:date="2026-09-26T11:37:38Z"/>
                </w:sdtContent>
              </w:sdt>
            </w:ins>
            <w:sdt>
              <w:sdtPr>
                <w:id w:val="-751037017"/>
                <w:tag w:val="goog_rdk_6113"/>
              </w:sdtPr>
              <w:sdtContent>
                <w:ins w:author="Anonymous" w:id="202" w:date="2026-09-25T04:26:23Z">
                  <w:del w:author="Kasiammal S" w:id="187" w:date="2026-09-26T11:37:38Z">
                    <w:r w:rsidDel="00000000" w:rsidR="00000000" w:rsidRPr="00000000">
                      <w:rPr>
                        <w:rtl w:val="0"/>
                        <w:rPrChange w:author="Razeetha" w:id="206" w:date="2026-09-26T17:49:34Z">
                          <w:rPr>
                            <w:rFonts w:ascii="Cambria" w:cs="Cambria" w:eastAsia="Cambria" w:hAnsi="Cambria"/>
                            <w:color w:val="000000"/>
                          </w:rPr>
                        </w:rPrChange>
                      </w:rPr>
                      <w:delText xml:space="preserve">(https://console.cloud.google.com/apis/</w:delText>
                    </w:r>
                  </w:del>
                </w:ins>
              </w:sdtContent>
            </w:sdt>
            <w:ins w:author="Anonymous" w:id="202" w:date="2026-09-25T04:26:23Z">
              <w:del w:author="Kasiammal S" w:id="187" w:date="2026-09-26T11:37:38Z">
                <w:sdt>
                  <w:sdtPr>
                    <w:id w:val="1019016422"/>
                    <w:tag w:val="goog_rdk_6114"/>
                  </w:sdtPr>
                  <w:sdtContent>
                    <w:r w:rsidDel="00000000" w:rsidR="00000000" w:rsidRPr="00000000">
                      <w:rPr>
                        <w:rtl w:val="0"/>
                        <w:rPrChange w:author="Razeetha" w:id="206" w:date="2026-09-26T17:49:34Z">
                          <w:rPr>
                            <w:rFonts w:ascii="Cambria" w:cs="Cambria" w:eastAsia="Cambria" w:hAnsi="Cambria"/>
                            <w:color w:val="000000"/>
                          </w:rPr>
                        </w:rPrChange>
                      </w:rPr>
                      <w:delText xml:space="preserve">credentials</w:delText>
                    </w:r>
                  </w:sdtContent>
                </w:sdt>
                <w:sdt>
                  <w:sdtPr>
                    <w:id w:val="481024672"/>
                    <w:tag w:val="goog_rdk_6115"/>
                  </w:sdtPr>
                  <w:sdtContent>
                    <w:r w:rsidDel="00000000" w:rsidR="00000000" w:rsidRPr="00000000">
                      <w:rPr>
                        <w:rtl w:val="0"/>
                        <w:rPrChange w:author="Razeetha" w:id="206" w:date="2026-09-26T17:49:34Z">
                          <w:rPr>
                            <w:rFonts w:ascii="Cambria" w:cs="Cambria" w:eastAsia="Cambria" w:hAnsi="Cambria"/>
                            <w:color w:val="000000"/>
                          </w:rPr>
                        </w:rPrChange>
                      </w:rPr>
                      <w:delText xml:space="preserve">).</w:delText>
                    </w:r>
                  </w:sdtContent>
                </w:sdt>
              </w:del>
            </w:ins>
          </w:sdtContent>
        </w:sdt>
      </w:p>
    </w:sdtContent>
  </w:sdt>
  <w:sdt>
    <w:sdtPr>
      <w:id w:val="-2120743798"/>
      <w:tag w:val="goog_rdk_6121"/>
    </w:sdtPr>
    <w:sdtContent>
      <w:p w:rsidR="00000000" w:rsidDel="00000000" w:rsidP="00000000" w:rsidRDefault="00000000" w:rsidRPr="00000000" w14:paraId="00000560">
        <w:pPr>
          <w:numPr>
            <w:ilvl w:val="1"/>
            <w:numId w:val="2"/>
          </w:numPr>
          <w:tabs>
            <w:tab w:val="center" w:leader="none" w:pos="4513"/>
            <w:tab w:val="right" w:leader="none" w:pos="9026"/>
          </w:tabs>
          <w:ind w:left="502" w:hanging="360"/>
          <w:rPr>
            <w:ins w:author="Anonymous" w:id="202" w:date="2026-09-25T04:26:23Z"/>
            <w:del w:author="Kasiammal S" w:id="187" w:date="2026-09-26T11:37:38Z"/>
          </w:rPr>
          <w:pPrChange w:author="Devika G" w:id="0" w:date="2026-10-01T08:48:34Z">
            <w:pPr>
              <w:numPr>
                <w:ilvl w:val="1"/>
                <w:numId w:val="9"/>
              </w:numPr>
              <w:tabs>
                <w:tab w:val="center" w:leader="none" w:pos="4513"/>
                <w:tab w:val="right" w:leader="none" w:pos="9026"/>
              </w:tabs>
              <w:ind w:left="502" w:hanging="360"/>
            </w:pPr>
          </w:pPrChange>
        </w:pPr>
        <w:sdt>
          <w:sdtPr>
            <w:id w:val="803141402"/>
            <w:tag w:val="goog_rdk_6117"/>
          </w:sdtPr>
          <w:sdtContent>
            <w:ins w:author="Anonymous" w:id="202" w:date="2026-09-25T04:26:23Z">
              <w:sdt>
                <w:sdtPr>
                  <w:id w:val="324140803"/>
                  <w:tag w:val="goog_rdk_6118"/>
                </w:sdtPr>
                <w:sdtContent>
                  <w:del w:author="Kasiammal S" w:id="187" w:date="2026-09-26T11:37:38Z"/>
                </w:sdtContent>
              </w:sdt>
            </w:ins>
            <w:sdt>
              <w:sdtPr>
                <w:id w:val="-2001624504"/>
                <w:tag w:val="goog_rdk_6119"/>
              </w:sdtPr>
              <w:sdtContent>
                <w:ins w:author="Anonymous" w:id="202" w:date="2026-09-25T04:26:23Z">
                  <w:del w:author="Kasiammal S" w:id="187" w:date="2026-09-26T11:37:38Z">
                    <w:r w:rsidDel="00000000" w:rsidR="00000000" w:rsidRPr="00000000">
                      <w:rPr>
                        <w:rtl w:val="0"/>
                        <w:rPrChange w:author="Razeetha" w:id="206" w:date="2026-09-26T17:49:34Z">
                          <w:rPr>
                            <w:rFonts w:ascii="Cambria" w:cs="Cambria" w:eastAsia="Cambria" w:hAnsi="Cambria"/>
                            <w:color w:val="000000"/>
                          </w:rPr>
                        </w:rPrChange>
                      </w:rPr>
                      <w:delText xml:space="preserve">2. Select the project and the A</w:delText>
                    </w:r>
                  </w:del>
                </w:ins>
              </w:sdtContent>
            </w:sdt>
            <w:ins w:author="Anonymous" w:id="202" w:date="2026-09-25T04:26:23Z">
              <w:del w:author="Kasiammal S" w:id="187" w:date="2026-09-26T11:37:38Z">
                <w:sdt>
                  <w:sdtPr>
                    <w:id w:val="-391695213"/>
                    <w:tag w:val="goog_rdk_6120"/>
                  </w:sdtPr>
                  <w:sdtContent>
                    <w:r w:rsidDel="00000000" w:rsidR="00000000" w:rsidRPr="00000000">
                      <w:rPr>
                        <w:rtl w:val="0"/>
                        <w:rPrChange w:author="Razeetha" w:id="206" w:date="2026-09-26T17:49:34Z">
                          <w:rPr>
                            <w:rFonts w:ascii="Cambria" w:cs="Cambria" w:eastAsia="Cambria" w:hAnsi="Cambria"/>
                            <w:color w:val="000000"/>
                          </w:rPr>
                        </w:rPrChange>
                      </w:rPr>
                      <w:delText xml:space="preserve">PI key.</w:delText>
                    </w:r>
                  </w:sdtContent>
                </w:sdt>
              </w:del>
            </w:ins>
          </w:sdtContent>
        </w:sdt>
      </w:p>
    </w:sdtContent>
  </w:sdt>
  <w:sdt>
    <w:sdtPr>
      <w:id w:val="-1909928254"/>
      <w:tag w:val="goog_rdk_6130"/>
    </w:sdtPr>
    <w:sdtContent>
      <w:p w:rsidR="00000000" w:rsidDel="00000000" w:rsidP="00000000" w:rsidRDefault="00000000" w:rsidRPr="00000000" w14:paraId="00000561">
        <w:pPr>
          <w:numPr>
            <w:ilvl w:val="1"/>
            <w:numId w:val="2"/>
          </w:numPr>
          <w:tabs>
            <w:tab w:val="center" w:leader="none" w:pos="4513"/>
            <w:tab w:val="right" w:leader="none" w:pos="9026"/>
          </w:tabs>
          <w:ind w:left="502" w:hanging="360"/>
          <w:rPr>
            <w:ins w:author="Anonymous" w:id="202" w:date="2026-09-25T04:26:23Z"/>
            <w:del w:author="sarubala .B baskaran" w:id="209" w:date="2026-09-26T06:56:35Z"/>
          </w:rPr>
          <w:pPrChange w:author="Devika G" w:id="0" w:date="2026-10-01T08:48:34Z">
            <w:pPr>
              <w:numPr>
                <w:ilvl w:val="1"/>
                <w:numId w:val="9"/>
              </w:numPr>
              <w:tabs>
                <w:tab w:val="center" w:leader="none" w:pos="4513"/>
                <w:tab w:val="right" w:leader="none" w:pos="9026"/>
              </w:tabs>
              <w:ind w:left="502" w:hanging="360"/>
            </w:pPr>
          </w:pPrChange>
        </w:pPr>
        <w:sdt>
          <w:sdtPr>
            <w:id w:val="-811671808"/>
            <w:tag w:val="goog_rdk_6122"/>
          </w:sdtPr>
          <w:sdtContent>
            <w:ins w:author="Anonymous" w:id="202" w:date="2026-09-25T04:26:23Z">
              <w:sdt>
                <w:sdtPr>
                  <w:id w:val="-1417972231"/>
                  <w:tag w:val="goog_rdk_6123"/>
                </w:sdtPr>
                <w:sdtContent>
                  <w:del w:author="Kasiammal S" w:id="187" w:date="2026-09-26T11:37:38Z"/>
                </w:sdtContent>
              </w:sdt>
            </w:ins>
            <w:sdt>
              <w:sdtPr>
                <w:id w:val="-1406970595"/>
                <w:tag w:val="goog_rdk_6124"/>
              </w:sdtPr>
              <w:sdtContent>
                <w:ins w:author="Anonymous" w:id="202" w:date="2026-09-25T04:26:23Z">
                  <w:del w:author="Kasiammal S" w:id="187" w:date="2026-09-26T11:37:38Z">
                    <w:r w:rsidDel="00000000" w:rsidR="00000000" w:rsidRPr="00000000">
                      <w:rPr>
                        <w:rtl w:val="0"/>
                        <w:rPrChange w:author="Razeetha" w:id="206" w:date="2026-09-26T17:49:34Z">
                          <w:rPr>
                            <w:rFonts w:ascii="Cambria" w:cs="Cambria" w:eastAsia="Cambria" w:hAnsi="Cambria"/>
                            <w:color w:val="000000"/>
                          </w:rPr>
                        </w:rPrChange>
                      </w:rPr>
                      <w:delText xml:space="preserve">3. Under **API restrictions** , use the **Select API res</w:delText>
                    </w:r>
                  </w:del>
                </w:ins>
              </w:sdtContent>
            </w:sdt>
            <w:ins w:author="Anonymous" w:id="202" w:date="2026-09-25T04:26:23Z">
              <w:del w:author="Kasiammal S" w:id="187" w:date="2026-09-26T11:37:38Z"/>
            </w:ins>
          </w:sdtContent>
        </w:sdt>
        <w:sdt>
          <w:sdtPr>
            <w:id w:val="-1360039354"/>
            <w:tag w:val="goog_rdk_6125"/>
          </w:sdtPr>
          <w:sdtContent>
            <w:ins w:author="Krish Kevin" w:id="208" w:date="2026-09-25T05:51:49Z">
              <w:sdt>
                <w:sdtPr>
                  <w:id w:val="979884927"/>
                  <w:tag w:val="goog_rdk_6126"/>
                </w:sdtPr>
                <w:sdtContent>
                  <w:del w:author="sarubala .B baskaran" w:id="209" w:date="2026-09-26T06:56:35Z">
                    <w:r w:rsidDel="00000000" w:rsidR="00000000" w:rsidRPr="00000000">
                      <w:rPr>
                        <w:rPrChange w:author="Razeetha" w:id="206" w:date="2026-09-26T17:49:34Z">
                          <w:rPr>
                            <w:rFonts w:ascii="Cambria" w:cs="Cambria" w:eastAsia="Cambria" w:hAnsi="Cambria"/>
                            <w:color w:val="000000"/>
                          </w:rPr>
                        </w:rPrChange>
                      </w:rPr>
                      <w:drawing>
                        <wp:inline distB="0" distT="0" distL="0" distR="0">
                          <wp:extent cx="5734050" cy="2100337"/>
                          <wp:effectExtent b="0" l="0" r="0" t="0"/>
                          <wp:docPr id="21269169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5734050" cy="2100337"/>
                                  </a:xfrm>
                                  <a:prstGeom prst="rect"/>
                                  <a:ln/>
                                </pic:spPr>
                              </pic:pic>
                            </a:graphicData>
                          </a:graphic>
                        </wp:inline>
                      </w:drawing>
                    </w:r>
                  </w:del>
                </w:sdtContent>
              </w:sdt>
            </w:ins>
          </w:sdtContent>
        </w:sdt>
        <w:sdt>
          <w:sdtPr>
            <w:id w:val="-849358135"/>
            <w:tag w:val="goog_rdk_6127"/>
          </w:sdtPr>
          <w:sdtContent>
            <w:ins w:author="Anonymous" w:id="202" w:date="2026-09-25T04:26:23Z">
              <w:sdt>
                <w:sdtPr>
                  <w:id w:val="-1438468241"/>
                  <w:tag w:val="goog_rdk_6128"/>
                </w:sdtPr>
                <w:sdtContent>
                  <w:del w:author="sarubala .B baskaran" w:id="209" w:date="2026-09-26T06:56:35Z"/>
                </w:sdtContent>
              </w:sdt>
            </w:ins>
            <w:sdt>
              <w:sdtPr>
                <w:id w:val="273444360"/>
                <w:tag w:val="goog_rdk_6129"/>
              </w:sdtPr>
              <w:sdtContent>
                <w:ins w:author="Anonymous" w:id="202" w:date="2026-09-25T04:26:23Z">
                  <w:del w:author="sarubala .B baskaran" w:id="209" w:date="2026-09-26T06:56:35Z">
                    <w:r w:rsidDel="00000000" w:rsidR="00000000" w:rsidRPr="00000000">
                      <w:rPr>
                        <w:rtl w:val="0"/>
                        <w:rPrChange w:author="Razeetha" w:id="206" w:date="2026-09-26T17:49:34Z">
                          <w:rPr>
                            <w:rFonts w:ascii="Cambria" w:cs="Cambria" w:eastAsia="Cambria" w:hAnsi="Cambria"/>
                            <w:color w:val="000000"/>
                          </w:rPr>
                        </w:rPrChange>
                      </w:rPr>
                      <w:delText xml:space="preserve">trictions** drop-down to select the APIs you want this key to access. Do not select the **Generative</w:delText>
                    </w:r>
                  </w:del>
                </w:ins>
              </w:sdtContent>
            </w:sdt>
            <w:ins w:author="Anonymous" w:id="202" w:date="2026-09-25T04:26:23Z">
              <w:del w:author="sarubala .B baskaran" w:id="209" w:date="2026-09-26T06:56:35Z"/>
            </w:ins>
          </w:sdtContent>
        </w:sdt>
      </w:p>
    </w:sdtContent>
  </w:sdt>
  <w:sdt>
    <w:sdtPr>
      <w:id w:val="1515101453"/>
      <w:tag w:val="goog_rdk_6134"/>
    </w:sdtPr>
    <w:sdtContent>
      <w:p w:rsidR="00000000" w:rsidDel="00000000" w:rsidP="00000000" w:rsidRDefault="00000000" w:rsidRPr="00000000" w14:paraId="00000562">
        <w:pPr>
          <w:numPr>
            <w:ilvl w:val="1"/>
            <w:numId w:val="2"/>
          </w:numPr>
          <w:tabs>
            <w:tab w:val="center" w:leader="none" w:pos="4513"/>
            <w:tab w:val="right" w:leader="none" w:pos="9026"/>
          </w:tabs>
          <w:ind w:left="502" w:hanging="360"/>
          <w:rPr>
            <w:ins w:author="Anonymous" w:id="202" w:date="2026-09-25T04:26:23Z"/>
            <w:del w:author="sarubala .B baskaran" w:id="209" w:date="2026-09-26T06:56:35Z"/>
          </w:rPr>
          <w:pPrChange w:author="Devika G" w:id="0" w:date="2026-10-01T08:48:34Z">
            <w:pPr>
              <w:numPr>
                <w:ilvl w:val="1"/>
                <w:numId w:val="9"/>
              </w:numPr>
              <w:tabs>
                <w:tab w:val="center" w:leader="none" w:pos="4513"/>
                <w:tab w:val="right" w:leader="none" w:pos="9026"/>
              </w:tabs>
              <w:ind w:left="502" w:hanging="360"/>
            </w:pPr>
          </w:pPrChange>
        </w:pPr>
        <w:sdt>
          <w:sdtPr>
            <w:id w:val="1215791555"/>
            <w:tag w:val="goog_rdk_6131"/>
          </w:sdtPr>
          <w:sdtContent>
            <w:ins w:author="Anonymous" w:id="202" w:date="2026-09-25T04:26:23Z">
              <w:sdt>
                <w:sdtPr>
                  <w:id w:val="-1341708695"/>
                  <w:tag w:val="goog_rdk_6132"/>
                </w:sdtPr>
                <w:sdtContent>
                  <w:del w:author="sarubala .B baskaran" w:id="209" w:date="2026-09-26T06:56:35Z"/>
                </w:sdtContent>
              </w:sdt>
            </w:ins>
            <w:sdt>
              <w:sdtPr>
                <w:id w:val="-1235974485"/>
                <w:tag w:val="goog_rdk_6133"/>
              </w:sdtPr>
              <w:sdtContent>
                <w:ins w:author="Anonymous" w:id="202" w:date="2026-09-25T04:26:23Z">
                  <w:del w:author="sarubala .B baskaran" w:id="209" w:date="2026-09-26T06:56:35Z">
                    <w:r w:rsidDel="00000000" w:rsidR="00000000" w:rsidRPr="00000000">
                      <w:rPr>
                        <w:rtl w:val="0"/>
                        <w:rPrChange w:author="Razeetha" w:id="206" w:date="2026-09-26T17:49:34Z">
                          <w:rPr>
                            <w:rFonts w:ascii="Cambria" w:cs="Cambria" w:eastAsia="Cambria" w:hAnsi="Cambria"/>
                            <w:color w:val="000000"/>
                          </w:rPr>
                        </w:rPrChange>
                      </w:rPr>
                      <w:delText xml:space="preserve">   Language API**.</w:delText>
                    </w:r>
                  </w:del>
                </w:ins>
              </w:sdtContent>
            </w:sdt>
            <w:ins w:author="Anonymous" w:id="202" w:date="2026-09-25T04:26:23Z">
              <w:del w:author="sarubala .B baskaran" w:id="209" w:date="2026-09-26T06:56:35Z"/>
            </w:ins>
          </w:sdtContent>
        </w:sdt>
      </w:p>
    </w:sdtContent>
  </w:sdt>
  <w:sdt>
    <w:sdtPr>
      <w:id w:val="249112190"/>
      <w:tag w:val="goog_rdk_6138"/>
    </w:sdtPr>
    <w:sdtContent>
      <w:p w:rsidR="00000000" w:rsidDel="00000000" w:rsidP="00000000" w:rsidRDefault="00000000" w:rsidRPr="00000000" w14:paraId="00000563">
        <w:pPr>
          <w:numPr>
            <w:ilvl w:val="1"/>
            <w:numId w:val="2"/>
          </w:numPr>
          <w:tabs>
            <w:tab w:val="center" w:leader="none" w:pos="4513"/>
            <w:tab w:val="right" w:leader="none" w:pos="9026"/>
          </w:tabs>
          <w:ind w:left="502" w:hanging="360"/>
          <w:rPr>
            <w:ins w:author="Anonymous" w:id="202" w:date="2026-09-25T04:26:23Z"/>
            <w:del w:author="sarubala .B baskaran" w:id="209" w:date="2026-09-26T06:56:35Z"/>
          </w:rPr>
          <w:pPrChange w:author="Devika G" w:id="0" w:date="2026-10-01T08:48:34Z">
            <w:pPr>
              <w:numPr>
                <w:ilvl w:val="1"/>
                <w:numId w:val="9"/>
              </w:numPr>
              <w:tabs>
                <w:tab w:val="center" w:leader="none" w:pos="4513"/>
                <w:tab w:val="right" w:leader="none" w:pos="9026"/>
              </w:tabs>
              <w:ind w:left="502" w:hanging="360"/>
            </w:pPr>
          </w:pPrChange>
        </w:pPr>
        <w:sdt>
          <w:sdtPr>
            <w:id w:val="2011046243"/>
            <w:tag w:val="goog_rdk_6135"/>
          </w:sdtPr>
          <w:sdtContent>
            <w:ins w:author="Anonymous" w:id="202" w:date="2026-09-25T04:26:23Z">
              <w:sdt>
                <w:sdtPr>
                  <w:id w:val="-311550577"/>
                  <w:tag w:val="goog_rdk_6136"/>
                </w:sdtPr>
                <w:sdtContent>
                  <w:del w:author="sarubala .B baskaran" w:id="209" w:date="2026-09-26T06:56:35Z"/>
                </w:sdtContent>
              </w:sdt>
            </w:ins>
            <w:sdt>
              <w:sdtPr>
                <w:id w:val="182896214"/>
                <w:tag w:val="goog_rdk_6137"/>
              </w:sdtPr>
              <w:sdtContent>
                <w:ins w:author="Anonymous" w:id="202" w:date="2026-09-25T04:26:23Z">
                  <w:del w:author="sarubala .B baskaran" w:id="209" w:date="2026-09-26T06:56:35Z">
                    <w:r w:rsidDel="00000000" w:rsidR="00000000" w:rsidRPr="00000000">
                      <w:rPr>
                        <w:rtl w:val="0"/>
                        <w:rPrChange w:author="Razeetha" w:id="206" w:date="2026-09-26T17:49:34Z">
                          <w:rPr>
                            <w:rFonts w:ascii="Cambria" w:cs="Cambria" w:eastAsia="Cambria" w:hAnsi="Cambria"/>
                            <w:color w:val="000000"/>
                          </w:rPr>
                        </w:rPrChange>
                      </w:rPr>
                      <w:delText xml:space="preserve">your application code, environmentenvironme</w:delText>
                    </w:r>
                  </w:del>
                </w:ins>
              </w:sdtContent>
            </w:sdt>
            <w:ins w:author="Anonymous" w:id="202" w:date="2026-09-25T04:26:23Z">
              <w:del w:author="sarubala .B baskaran" w:id="209" w:date="2026-09-26T06:56:35Z"/>
            </w:ins>
          </w:sdtContent>
        </w:sdt>
      </w:p>
    </w:sdtContent>
  </w:sdt>
  <w:sdt>
    <w:sdtPr>
      <w:id w:val="612958090"/>
      <w:tag w:val="goog_rdk_6145"/>
    </w:sdtPr>
    <w:sdtContent>
      <w:p w:rsidR="00000000" w:rsidDel="00000000" w:rsidP="00000000" w:rsidRDefault="00000000" w:rsidRPr="00000000" w14:paraId="00000564">
        <w:pPr>
          <w:numPr>
            <w:ilvl w:val="1"/>
            <w:numId w:val="2"/>
          </w:numPr>
          <w:tabs>
            <w:tab w:val="center" w:leader="none" w:pos="4513"/>
            <w:tab w:val="right" w:leader="none" w:pos="9026"/>
          </w:tabs>
          <w:ind w:left="502" w:hanging="360"/>
          <w:rPr>
            <w:ins w:author="Anonymous" w:id="202" w:date="2026-09-25T04:26:23Z"/>
            <w:del w:author="sarubala .B baskaran" w:id="209" w:date="2026-09-26T06:56:35Z"/>
          </w:rPr>
          <w:pPrChange w:author="Devika G" w:id="0" w:date="2026-10-01T08:48:34Z">
            <w:pPr>
              <w:numPr>
                <w:ilvl w:val="1"/>
                <w:numId w:val="9"/>
              </w:numPr>
              <w:tabs>
                <w:tab w:val="center" w:leader="none" w:pos="4513"/>
                <w:tab w:val="right" w:leader="none" w:pos="9026"/>
              </w:tabs>
              <w:ind w:left="502" w:hanging="360"/>
            </w:pPr>
          </w:pPrChange>
        </w:pPr>
        <w:sdt>
          <w:sdtPr>
            <w:id w:val="-1775922347"/>
            <w:tag w:val="goog_rdk_6139"/>
          </w:sdtPr>
          <w:sdtContent>
            <w:ins w:author="Anonymous" w:id="202" w:date="2026-09-25T04:26:23Z">
              <w:sdt>
                <w:sdtPr>
                  <w:id w:val="-362581868"/>
                  <w:tag w:val="goog_rdk_6140"/>
                </w:sdtPr>
                <w:sdtContent>
                  <w:del w:author="sarubala .B baskaran" w:id="209" w:date="2026-09-26T06:56:35Z"/>
                </w:sdtContent>
              </w:sdt>
            </w:ins>
            <w:sdt>
              <w:sdtPr>
                <w:id w:val="-1623221734"/>
                <w:tag w:val="goog_rdk_6141"/>
              </w:sdtPr>
              <w:sdtContent>
                <w:ins w:author="Anonymous" w:id="202" w:date="2026-09-25T04:26:23Z">
                  <w:del w:author="sarubala .B baskaran" w:id="209" w:date="2026-09-26T06:56:35Z">
                    <w:r w:rsidDel="00000000" w:rsidR="00000000" w:rsidRPr="00000000">
                      <w:rPr>
                        <w:rtl w:val="0"/>
                        <w:rPrChange w:author="Razeetha" w:id="206" w:date="2026-09-26T17:49:34Z">
                          <w:rPr>
                            <w:rFonts w:ascii="Cambria" w:cs="Cambria" w:eastAsia="Cambria" w:hAnsi="Cambria"/>
                            <w:color w:val="000000"/>
                          </w:rPr>
                        </w:rPrChange>
                      </w:rPr>
                      <w:delText xml:space="preserve">Official Documentation</w:delText>
                    </w:r>
                  </w:del>
                </w:ins>
              </w:sdtContent>
            </w:sdt>
            <w:ins w:author="Anonymous" w:id="202" w:date="2026-09-25T04:26:23Z">
              <w:del w:author="sarubala .B baskaran" w:id="209" w:date="2026-09-26T06:56:35Z">
                <w:sdt>
                  <w:sdtPr>
                    <w:id w:val="2119355161"/>
                    <w:tag w:val="goog_rdk_6142"/>
                  </w:sdtPr>
                  <w:sdtContent>
                    <w:r w:rsidDel="00000000" w:rsidR="00000000" w:rsidRPr="00000000">
                      <w:rPr>
                        <w:rtl w:val="0"/>
                        <w:rPrChange w:author="Razeetha" w:id="206" w:date="2026-09-26T17:49:34Z">
                          <w:rPr>
                            <w:rFonts w:ascii="Cambria" w:cs="Cambria" w:eastAsia="Cambria" w:hAnsi="Cambria"/>
                            <w:color w:val="000000"/>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285946872"/>
                    <w:tag w:val="goog_rdk_6143"/>
                  </w:sdtPr>
                  <w:sdtContent>
                    <w:r w:rsidDel="00000000" w:rsidR="00000000" w:rsidRPr="00000000">
                      <w:rPr>
                        <w:color w:val="1155cc"/>
                        <w:u w:val="single"/>
                        <w:rtl w:val="0"/>
                        <w:rPrChange w:author="Razeetha" w:id="206" w:date="2026-09-26T17:49:34Z">
                          <w:rPr>
                            <w:b w:val="1"/>
                            <w:bCs w:val="1"/>
                            <w:color w:val="0000ff"/>
                            <w:u w:val="single"/>
                          </w:rPr>
                        </w:rPrChange>
                      </w:rPr>
                      <w:delText xml:space="preserve">Google AI for Developers</w:delText>
                    </w:r>
                  </w:sdtContent>
                </w:sdt>
                <w:r w:rsidDel="00000000" w:rsidR="00000000" w:rsidRPr="00000000">
                  <w:fldChar w:fldCharType="end"/>
                </w:r>
                <w:sdt>
                  <w:sdtPr>
                    <w:id w:val="1336381970"/>
                    <w:tag w:val="goog_rdk_6144"/>
                  </w:sdtPr>
                  <w:sdtContent>
                    <w:r w:rsidDel="00000000" w:rsidR="00000000" w:rsidRPr="00000000">
                      <w:rPr>
                        <w:rtl w:val="0"/>
                      </w:rPr>
                    </w:r>
                  </w:sdtContent>
                </w:sdt>
              </w:del>
            </w:ins>
          </w:sdtContent>
        </w:sdt>
      </w:p>
    </w:sdtContent>
  </w:sdt>
  <w:sdt>
    <w:sdtPr>
      <w:id w:val="1967371211"/>
      <w:tag w:val="goog_rdk_6152"/>
    </w:sdtPr>
    <w:sdtContent>
      <w:p w:rsidR="00000000" w:rsidDel="00000000" w:rsidP="00000000" w:rsidRDefault="00000000" w:rsidRPr="00000000" w14:paraId="00000565">
        <w:pPr>
          <w:numPr>
            <w:ilvl w:val="1"/>
            <w:numId w:val="2"/>
          </w:numPr>
          <w:tabs>
            <w:tab w:val="center" w:leader="none" w:pos="4513"/>
            <w:tab w:val="right" w:leader="none" w:pos="9026"/>
          </w:tabs>
          <w:ind w:left="502" w:hanging="360"/>
          <w:rPr>
            <w:ins w:author="Anonymous" w:id="202" w:date="2026-09-25T04:26:23Z"/>
            <w:del w:author="sarubala .B baskaran" w:id="209" w:date="2026-09-26T06:56:35Z"/>
          </w:rPr>
          <w:pPrChange w:author="Devika G" w:id="0" w:date="2026-10-01T08:48:34Z">
            <w:pPr>
              <w:numPr>
                <w:ilvl w:val="1"/>
                <w:numId w:val="9"/>
              </w:numPr>
              <w:tabs>
                <w:tab w:val="center" w:leader="none" w:pos="4513"/>
                <w:tab w:val="right" w:leader="none" w:pos="9026"/>
              </w:tabs>
              <w:ind w:left="502" w:hanging="360"/>
            </w:pPr>
          </w:pPrChange>
        </w:pPr>
        <w:sdt>
          <w:sdtPr>
            <w:id w:val="1501989467"/>
            <w:tag w:val="goog_rdk_6146"/>
          </w:sdtPr>
          <w:sdtContent>
            <w:ins w:author="Anonymous" w:id="202" w:date="2026-09-25T04:26:23Z">
              <w:sdt>
                <w:sdtPr>
                  <w:id w:val="-1306393180"/>
                  <w:tag w:val="goog_rdk_6147"/>
                </w:sdtPr>
                <w:sdtContent>
                  <w:del w:author="sarubala .B baskaran" w:id="209" w:date="2026-09-26T06:56:35Z"/>
                </w:sdtContent>
              </w:sdt>
            </w:ins>
            <w:sdt>
              <w:sdtPr>
                <w:id w:val="-1154578760"/>
                <w:tag w:val="goog_rdk_6148"/>
              </w:sdtPr>
              <w:sdtContent>
                <w:ins w:author="Anonymous" w:id="202" w:date="2026-09-25T04:26:23Z">
                  <w:del w:author="sarubala .B baskaran" w:id="209" w:date="2026-09-26T06:56:35Z">
                    <w:r w:rsidDel="00000000" w:rsidR="00000000" w:rsidRPr="00000000">
                      <w:rPr>
                        <w:rtl w:val="0"/>
                        <w:rPrChange w:author="Razeetha" w:id="206" w:date="2026-09-26T17:49:34Z">
                          <w:rPr>
                            <w:rFonts w:ascii="Cambria" w:cs="Cambria" w:eastAsia="Cambria" w:hAnsi="Cambria"/>
                            <w:color w:val="000000"/>
                          </w:rPr>
                        </w:rPrChange>
                      </w:rPr>
                      <w:delText xml:space="preserve">Installation Guide</w:delText>
                    </w:r>
                  </w:del>
                </w:ins>
              </w:sdtContent>
            </w:sdt>
            <w:ins w:author="Anonymous" w:id="202" w:date="2026-09-25T04:26:23Z">
              <w:del w:author="sarubala .B baskaran" w:id="209" w:date="2026-09-26T06:56:35Z">
                <w:sdt>
                  <w:sdtPr>
                    <w:id w:val="7241809"/>
                    <w:tag w:val="goog_rdk_6149"/>
                  </w:sdtPr>
                  <w:sdtContent>
                    <w:r w:rsidDel="00000000" w:rsidR="00000000" w:rsidRPr="00000000">
                      <w:rPr>
                        <w:rtl w:val="0"/>
                        <w:rPrChange w:author="Razeetha" w:id="206" w:date="2026-09-26T17:49:34Z">
                          <w:rPr>
                            <w:rFonts w:ascii="Cambria" w:cs="Cambria" w:eastAsia="Cambria" w:hAnsi="Cambria"/>
                            <w:color w:val="000000"/>
                          </w:rPr>
                        </w:rPrChange>
                      </w:rPr>
                      <w:delText xml:space="preserve">: </w:delText>
                    </w:r>
                  </w:sdtContent>
                </w:sdt>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sdt>
                  <w:sdtPr>
                    <w:id w:val="-347990731"/>
                    <w:tag w:val="goog_rdk_6150"/>
                  </w:sdtPr>
                  <w:sdtContent>
                    <w:r w:rsidDel="00000000" w:rsidR="00000000" w:rsidRPr="00000000">
                      <w:rPr>
                        <w:color w:val="1155cc"/>
                        <w:u w:val="single"/>
                        <w:rtl w:val="0"/>
                        <w:rPrChange w:author="Razeetha" w:id="206" w:date="2026-09-26T17:49:34Z">
                          <w:rPr>
                            <w:b w:val="1"/>
                            <w:bCs w:val="1"/>
                            <w:color w:val="0000ff"/>
                            <w:u w:val="single"/>
                          </w:rPr>
                        </w:rPrChange>
                      </w:rPr>
                      <w:delText xml:space="preserve">Tom's Hardware</w:delText>
                    </w:r>
                  </w:sdtContent>
                </w:sdt>
                <w:r w:rsidDel="00000000" w:rsidR="00000000" w:rsidRPr="00000000">
                  <w:fldChar w:fldCharType="end"/>
                </w:r>
                <w:sdt>
                  <w:sdtPr>
                    <w:id w:val="1746360874"/>
                    <w:tag w:val="goog_rdk_6151"/>
                  </w:sdtPr>
                  <w:sdtContent>
                    <w:r w:rsidDel="00000000" w:rsidR="00000000" w:rsidRPr="00000000">
                      <w:rPr>
                        <w:rtl w:val="0"/>
                      </w:rPr>
                    </w:r>
                  </w:sdtContent>
                </w:sdt>
              </w:del>
            </w:ins>
          </w:sdtContent>
        </w:sdt>
      </w:p>
    </w:sdtContent>
  </w:sdt>
  <w:sdt>
    <w:sdtPr>
      <w:id w:val="1375856934"/>
      <w:tag w:val="goog_rdk_6156"/>
    </w:sdtPr>
    <w:sdtContent>
      <w:p w:rsidR="00000000" w:rsidDel="00000000" w:rsidP="00000000" w:rsidRDefault="00000000" w:rsidRPr="00000000" w14:paraId="00000566">
        <w:pPr>
          <w:numPr>
            <w:ilvl w:val="0"/>
            <w:numId w:val="2"/>
          </w:numPr>
          <w:tabs>
            <w:tab w:val="center" w:leader="none" w:pos="4513"/>
            <w:tab w:val="right" w:leader="none" w:pos="9026"/>
          </w:tabs>
          <w:ind w:left="720" w:hanging="360"/>
          <w:rPr>
            <w:ins w:author="Anonymous" w:id="202" w:date="2026-09-25T04:26:23Z"/>
            <w:del w:author="sarubala .B baskaran" w:id="209" w:date="2026-09-26T06:56:35Z"/>
            <w:rFonts w:ascii="Cambria" w:cs="Cambria" w:eastAsia="Cambria" w:hAnsi="Cambria"/>
            <w:b w:val="1"/>
            <w:bCs w:val="1"/>
            <w:sz w:val="22"/>
            <w:szCs w:val="22"/>
            <w:rPrChange w:author="Devika G" w:id="119" w:date="2026-10-01T08:48:34Z">
              <w:rPr>
                <w:rFonts w:ascii="Cambria" w:cs="Cambria" w:eastAsia="Cambria" w:hAnsi="Cambria"/>
                <w:b w:val="1"/>
                <w:bCs w:val="1"/>
                <w:sz w:val="22"/>
                <w:szCs w:val="22"/>
              </w:rPr>
            </w:rPrChange>
          </w:rPr>
          <w:pPrChange w:author="Devika G" w:id="0" w:date="2026-10-01T08:48:34Z">
            <w:pPr>
              <w:numPr>
                <w:ilvl w:val="0"/>
                <w:numId w:val="9"/>
              </w:numPr>
              <w:tabs>
                <w:tab w:val="center" w:leader="none" w:pos="4513"/>
                <w:tab w:val="right" w:leader="none" w:pos="9026"/>
              </w:tabs>
              <w:ind w:left="720" w:hanging="360"/>
            </w:pPr>
          </w:pPrChange>
        </w:pPr>
        <w:sdt>
          <w:sdtPr>
            <w:id w:val="1184939813"/>
            <w:tag w:val="goog_rdk_6153"/>
          </w:sdtPr>
          <w:sdtContent>
            <w:ins w:author="Anonymous" w:id="202" w:date="2026-09-25T04:26:23Z">
              <w:sdt>
                <w:sdtPr>
                  <w:id w:val="464091227"/>
                  <w:tag w:val="goog_rdk_6154"/>
                </w:sdtPr>
                <w:sdtContent>
                  <w:del w:author="sarubala .B baskaran" w:id="209" w:date="2026-09-26T06:56:35Z"/>
                </w:sdtContent>
              </w:sdt>
            </w:ins>
            <w:sdt>
              <w:sdtPr>
                <w:id w:val="-610070731"/>
                <w:tag w:val="goog_rdk_6155"/>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sooo good</w:delText>
                    </w:r>
                  </w:del>
                </w:ins>
              </w:sdtContent>
            </w:sdt>
            <w:ins w:author="Anonymous" w:id="202" w:date="2026-09-25T04:26:23Z">
              <w:del w:author="sarubala .B baskaran" w:id="209" w:date="2026-09-26T06:56:35Z"/>
            </w:ins>
          </w:sdtContent>
        </w:sdt>
      </w:p>
    </w:sdtContent>
  </w:sdt>
  <w:sdt>
    <w:sdtPr>
      <w:id w:val="2116302380"/>
      <w:tag w:val="goog_rdk_6160"/>
    </w:sdtPr>
    <w:sdtContent>
      <w:p w:rsidR="00000000" w:rsidDel="00000000" w:rsidP="00000000" w:rsidRDefault="00000000" w:rsidRPr="00000000" w14:paraId="00000567">
        <w:pPr>
          <w:numPr>
            <w:ilvl w:val="0"/>
            <w:numId w:val="2"/>
          </w:numPr>
          <w:tabs>
            <w:tab w:val="center" w:leader="none" w:pos="4513"/>
            <w:tab w:val="right" w:leader="none" w:pos="9026"/>
          </w:tabs>
          <w:ind w:left="720" w:hanging="360"/>
          <w:rPr>
            <w:ins w:author="Anonymous" w:id="202" w:date="2026-09-25T04:26:23Z"/>
            <w:del w:author="sarubala .B baskaran" w:id="209" w:date="2026-09-26T06:56:35Z"/>
            <w:rFonts w:ascii="Cambria" w:cs="Cambria" w:eastAsia="Cambria" w:hAnsi="Cambria"/>
            <w:b w:val="1"/>
            <w:bCs w:val="1"/>
            <w:sz w:val="22"/>
            <w:szCs w:val="22"/>
            <w:rPrChange w:author="Devika G" w:id="119" w:date="2026-10-01T08:48:34Z">
              <w:rPr>
                <w:rFonts w:ascii="Cambria" w:cs="Cambria" w:eastAsia="Cambria" w:hAnsi="Cambria"/>
                <w:b w:val="1"/>
                <w:bCs w:val="1"/>
                <w:sz w:val="22"/>
                <w:szCs w:val="22"/>
              </w:rPr>
            </w:rPrChange>
          </w:rPr>
          <w:pPrChange w:author="Devika G" w:id="0" w:date="2026-10-01T08:48:34Z">
            <w:pPr>
              <w:numPr>
                <w:ilvl w:val="0"/>
                <w:numId w:val="9"/>
              </w:numPr>
              <w:tabs>
                <w:tab w:val="center" w:leader="none" w:pos="4513"/>
                <w:tab w:val="right" w:leader="none" w:pos="9026"/>
              </w:tabs>
              <w:ind w:left="720" w:hanging="360"/>
            </w:pPr>
          </w:pPrChange>
        </w:pPr>
        <w:sdt>
          <w:sdtPr>
            <w:id w:val="1583536136"/>
            <w:tag w:val="goog_rdk_6157"/>
          </w:sdtPr>
          <w:sdtContent>
            <w:ins w:author="Anonymous" w:id="202" w:date="2026-09-25T04:26:23Z">
              <w:sdt>
                <w:sdtPr>
                  <w:id w:val="-26113334"/>
                  <w:tag w:val="goog_rdk_6158"/>
                </w:sdtPr>
                <w:sdtContent>
                  <w:del w:author="sarubala .B baskaran" w:id="209" w:date="2026-09-26T06:56:35Z"/>
                </w:sdtContent>
              </w:sdt>
            </w:ins>
            <w:sdt>
              <w:sdtPr>
                <w:id w:val="-523745479"/>
                <w:tag w:val="goog_rdk_6159"/>
              </w:sdtPr>
              <w:sdtContent>
                <w:ins w:author="Anonymous" w:id="202" w:date="2026-09-25T04:26:23Z">
                  <w:del w:author="sarubala .B baskaran" w:id="209" w:date="2026-09-26T06:56:35Z">
                    <w:r w:rsidDel="00000000" w:rsidR="00000000" w:rsidRPr="00000000">
                      <w:rPr>
                        <w:rtl w:val="0"/>
                      </w:rPr>
                    </w:r>
                  </w:del>
                </w:ins>
              </w:sdtContent>
            </w:sdt>
            <w:ins w:author="Anonymous" w:id="202" w:date="2026-09-25T04:26:23Z">
              <w:del w:author="sarubala .B baskaran" w:id="209" w:date="2026-09-26T06:56:35Z"/>
            </w:ins>
          </w:sdtContent>
        </w:sdt>
      </w:p>
    </w:sdtContent>
  </w:sdt>
  <w:sdt>
    <w:sdtPr>
      <w:id w:val="-452246999"/>
      <w:tag w:val="goog_rdk_6165"/>
    </w:sdtPr>
    <w:sdtContent>
      <w:p w:rsidR="00000000" w:rsidDel="00000000" w:rsidP="00000000" w:rsidRDefault="00000000" w:rsidRPr="00000000" w14:paraId="00000568">
        <w:pPr>
          <w:numPr>
            <w:ilvl w:val="0"/>
            <w:numId w:val="2"/>
          </w:numPr>
          <w:tabs>
            <w:tab w:val="center" w:leader="none" w:pos="4513"/>
            <w:tab w:val="right" w:leader="none" w:pos="9026"/>
          </w:tabs>
          <w:ind w:left="720" w:hanging="360"/>
          <w:rPr>
            <w:ins w:author="Anonymous" w:id="202" w:date="2026-09-25T04:26:23Z"/>
            <w:del w:author="sarubala .B baskaran" w:id="209" w:date="2026-09-26T06:56:35Z"/>
            <w:rFonts w:ascii="Cambria" w:cs="Cambria" w:eastAsia="Cambria" w:hAnsi="Cambria"/>
            <w:b w:val="1"/>
            <w:bCs w:val="1"/>
            <w:sz w:val="22"/>
            <w:szCs w:val="22"/>
            <w:rPrChange w:author="Devika G" w:id="119" w:date="2026-10-01T08:48:34Z">
              <w:rPr>
                <w:rFonts w:ascii="Cambria" w:cs="Cambria" w:eastAsia="Cambria" w:hAnsi="Cambria"/>
                <w:b w:val="1"/>
                <w:bCs w:val="1"/>
                <w:sz w:val="22"/>
                <w:szCs w:val="22"/>
              </w:rPr>
            </w:rPrChange>
          </w:rPr>
          <w:pPrChange w:author="Devika G" w:id="0" w:date="2026-10-01T08:48:34Z">
            <w:pPr>
              <w:numPr>
                <w:ilvl w:val="0"/>
                <w:numId w:val="9"/>
              </w:numPr>
              <w:tabs>
                <w:tab w:val="center" w:leader="none" w:pos="4513"/>
                <w:tab w:val="right" w:leader="none" w:pos="9026"/>
              </w:tabs>
              <w:ind w:left="720" w:hanging="360"/>
            </w:pPr>
          </w:pPrChange>
        </w:pPr>
        <w:sdt>
          <w:sdtPr>
            <w:id w:val="-1400854543"/>
            <w:tag w:val="goog_rdk_6161"/>
          </w:sdtPr>
          <w:sdtContent>
            <w:ins w:author="Anonymous" w:id="202" w:date="2026-09-25T04:26:23Z">
              <w:sdt>
                <w:sdtPr>
                  <w:id w:val="947147611"/>
                  <w:tag w:val="goog_rdk_6162"/>
                </w:sdtPr>
                <w:sdtContent>
                  <w:del w:author="sarubala .B baskaran" w:id="209" w:date="2026-09-26T06:56:35Z"/>
                </w:sdtContent>
              </w:sdt>
            </w:ins>
            <w:sdt>
              <w:sdtPr>
                <w:id w:val="664235128"/>
                <w:tag w:val="goog_rdk_6163"/>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Popular Tutorial</w:delText>
                    </w:r>
                  </w:del>
                </w:ins>
              </w:sdtContent>
            </w:sdt>
            <w:ins w:author="Anonymous" w:id="202" w:date="2026-09-25T04:26:23Z">
              <w:del w:author="sarubala .B baskaran" w:id="209" w:date="2026-09-26T06:56:35Z">
                <w:sdt>
                  <w:sdtPr>
                    <w:id w:val="-896741376"/>
                    <w:tag w:val="goog_rdk_6164"/>
                  </w:sdtPr>
                  <w:sdtContent>
                    <w:r w:rsidDel="00000000" w:rsidR="00000000" w:rsidRPr="00000000">
                      <w:rPr>
                        <w:rtl w:val="0"/>
                        <w:rPrChange w:author="Thirupathi DD" w:id="203" w:date="2026-09-26T11:22:32Z">
                          <w:rPr>
                            <w:rFonts w:ascii="Cambria" w:cs="Cambria" w:eastAsia="Cambria" w:hAnsi="Cambria"/>
                            <w:color w:val="000000"/>
                          </w:rPr>
                        </w:rPrChange>
                      </w:rPr>
                      <w:delText xml:space="preserve">: Python Programming Tutorial - Full Course for Beginners</w:delText>
                    </w:r>
                  </w:sdtContent>
                </w:sdt>
              </w:del>
            </w:ins>
          </w:sdtContent>
        </w:sdt>
      </w:p>
    </w:sdtContent>
  </w:sdt>
  <w:sdt>
    <w:sdtPr>
      <w:id w:val="-989026184"/>
      <w:tag w:val="goog_rdk_6170"/>
    </w:sdtPr>
    <w:sdtContent>
      <w:p w:rsidR="00000000" w:rsidDel="00000000" w:rsidP="00000000" w:rsidRDefault="00000000" w:rsidRPr="00000000" w14:paraId="00000569">
        <w:pPr>
          <w:numPr>
            <w:ilvl w:val="0"/>
            <w:numId w:val="2"/>
          </w:numPr>
          <w:tabs>
            <w:tab w:val="center" w:leader="none" w:pos="4513"/>
            <w:tab w:val="right" w:leader="none" w:pos="9026"/>
          </w:tabs>
          <w:ind w:left="720" w:hanging="360"/>
          <w:rPr>
            <w:ins w:author="Anonymous" w:id="202" w:date="2026-09-25T04:26:23Z"/>
            <w:del w:author="sarubala .B baskaran" w:id="209" w:date="2026-09-26T06:56:35Z"/>
            <w:rFonts w:ascii="Cambria" w:cs="Cambria" w:eastAsia="Cambria" w:hAnsi="Cambria"/>
            <w:b w:val="1"/>
            <w:bCs w:val="1"/>
            <w:sz w:val="22"/>
            <w:szCs w:val="22"/>
            <w:rPrChange w:author="Devika G" w:id="119" w:date="2026-10-01T08:48:34Z">
              <w:rPr>
                <w:rFonts w:ascii="Cambria" w:cs="Cambria" w:eastAsia="Cambria" w:hAnsi="Cambria"/>
                <w:b w:val="1"/>
                <w:bCs w:val="1"/>
                <w:sz w:val="22"/>
                <w:szCs w:val="22"/>
              </w:rPr>
            </w:rPrChange>
          </w:rPr>
          <w:pPrChange w:author="Devika G" w:id="0" w:date="2026-10-01T08:48:34Z">
            <w:pPr>
              <w:numPr>
                <w:ilvl w:val="0"/>
                <w:numId w:val="9"/>
              </w:numPr>
              <w:tabs>
                <w:tab w:val="center" w:leader="none" w:pos="4513"/>
                <w:tab w:val="right" w:leader="none" w:pos="9026"/>
              </w:tabs>
              <w:ind w:left="720" w:hanging="360"/>
            </w:pPr>
          </w:pPrChange>
        </w:pPr>
        <w:sdt>
          <w:sdtPr>
            <w:id w:val="1795500365"/>
            <w:tag w:val="goog_rdk_6166"/>
          </w:sdtPr>
          <w:sdtContent>
            <w:ins w:author="Anonymous" w:id="202" w:date="2026-09-25T04:26:23Z">
              <w:sdt>
                <w:sdtPr>
                  <w:id w:val="616449456"/>
                  <w:tag w:val="goog_rdk_6167"/>
                </w:sdtPr>
                <w:sdtContent>
                  <w:del w:author="sarubala .B baskaran" w:id="209" w:date="2026-09-26T06:56:35Z"/>
                </w:sdtContent>
              </w:sdt>
            </w:ins>
            <w:sdt>
              <w:sdtPr>
                <w:id w:val="413345087"/>
                <w:tag w:val="goog_rdk_6168"/>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Installation Steps</w:delText>
                    </w:r>
                  </w:del>
                </w:ins>
              </w:sdtContent>
            </w:sdt>
            <w:ins w:author="Anonymous" w:id="202" w:date="2026-09-25T04:26:23Z">
              <w:del w:author="sarubala .B baskaran" w:id="209" w:date="2026-09-26T06:56:35Z">
                <w:sdt>
                  <w:sdtPr>
                    <w:id w:val="-1697715985"/>
                    <w:tag w:val="goog_rdk_6169"/>
                  </w:sdtPr>
                  <w:sdtContent>
                    <w:r w:rsidDel="00000000" w:rsidR="00000000" w:rsidRPr="00000000">
                      <w:rPr>
                        <w:rtl w:val="0"/>
                        <w:rPrChange w:author="Thirupathi DD" w:id="203" w:date="2026-09-26T11:22:32Z">
                          <w:rPr>
                            <w:rFonts w:ascii="Cambria" w:cs="Cambria" w:eastAsia="Cambria" w:hAnsi="Cambria"/>
                            <w:color w:val="000000"/>
                          </w:rPr>
                        </w:rPrChange>
                      </w:rPr>
                      <w:delText xml:space="preserve">:</w:delText>
                    </w:r>
                  </w:sdtContent>
                </w:sdt>
              </w:del>
            </w:ins>
          </w:sdtContent>
        </w:sdt>
      </w:p>
    </w:sdtContent>
  </w:sdt>
  <w:sdt>
    <w:sdtPr>
      <w:id w:val="336410425"/>
      <w:tag w:val="goog_rdk_6174"/>
    </w:sdtPr>
    <w:sdtContent>
      <w:p w:rsidR="00000000" w:rsidDel="00000000" w:rsidP="00000000" w:rsidRDefault="00000000" w:rsidRPr="00000000" w14:paraId="0000056A">
        <w:pPr>
          <w:numPr>
            <w:ilvl w:val="0"/>
            <w:numId w:val="14"/>
          </w:numPr>
          <w:tabs>
            <w:tab w:val="center" w:leader="none" w:pos="4513"/>
            <w:tab w:val="right" w:leader="none" w:pos="9026"/>
          </w:tabs>
          <w:rPr>
            <w:ins w:author="Anonymous" w:id="202" w:date="2026-09-25T04:26:23Z"/>
            <w:del w:author="sarubala .B baskaran" w:id="209" w:date="2026-09-26T06:56:35Z"/>
          </w:rPr>
          <w:pPrChange w:author="Thirupathi DD" w:id="0" w:date="2026-09-26T11:22:32Z">
            <w:pPr>
              <w:numPr>
                <w:ilvl w:val="0"/>
                <w:numId w:val="14"/>
              </w:numPr>
              <w:tabs>
                <w:tab w:val="center" w:leader="none" w:pos="4513"/>
                <w:tab w:val="right" w:leader="none" w:pos="9026"/>
              </w:tabs>
              <w:spacing w:before="280" w:lineRule="auto"/>
            </w:pPr>
          </w:pPrChange>
        </w:pPr>
        <w:sdt>
          <w:sdtPr>
            <w:id w:val="706361"/>
            <w:tag w:val="goog_rdk_6171"/>
          </w:sdtPr>
          <w:sdtContent>
            <w:ins w:author="Anonymous" w:id="202" w:date="2026-09-25T04:26:23Z">
              <w:sdt>
                <w:sdtPr>
                  <w:id w:val="-2126224251"/>
                  <w:tag w:val="goog_rdk_6172"/>
                </w:sdtPr>
                <w:sdtContent>
                  <w:del w:author="sarubala .B baskaran" w:id="209" w:date="2026-09-26T06:56:35Z"/>
                </w:sdtContent>
              </w:sdt>
            </w:ins>
            <w:sdt>
              <w:sdtPr>
                <w:id w:val="-321637751"/>
                <w:tag w:val="goog_rdk_6173"/>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Download the latest Python 3.10+ installer for your operating system from the official website.</w:delText>
                    </w:r>
                  </w:del>
                </w:ins>
              </w:sdtContent>
            </w:sdt>
            <w:ins w:author="Anonymous" w:id="202" w:date="2026-09-25T04:26:23Z">
              <w:del w:author="sarubala .B baskaran" w:id="209" w:date="2026-09-26T06:56:35Z"/>
            </w:ins>
          </w:sdtContent>
        </w:sdt>
      </w:p>
    </w:sdtContent>
  </w:sdt>
  <w:sdt>
    <w:sdtPr>
      <w:id w:val="212818124"/>
      <w:tag w:val="goog_rdk_6178"/>
    </w:sdtPr>
    <w:sdtContent>
      <w:p w:rsidR="00000000" w:rsidDel="00000000" w:rsidP="00000000" w:rsidRDefault="00000000" w:rsidRPr="00000000" w14:paraId="0000056B">
        <w:pPr>
          <w:numPr>
            <w:ilvl w:val="0"/>
            <w:numId w:val="14"/>
          </w:numPr>
          <w:tabs>
            <w:tab w:val="center" w:leader="none" w:pos="4513"/>
            <w:tab w:val="right" w:leader="none" w:pos="9026"/>
          </w:tabs>
          <w:rPr>
            <w:ins w:author="Anonymous" w:id="202" w:date="2026-09-25T04:26:23Z"/>
            <w:del w:author="sarubala .B baskaran" w:id="209" w:date="2026-09-26T06:56:35Z"/>
          </w:rPr>
        </w:pPr>
        <w:sdt>
          <w:sdtPr>
            <w:id w:val="-2030176194"/>
            <w:tag w:val="goog_rdk_6175"/>
          </w:sdtPr>
          <w:sdtContent>
            <w:ins w:author="Anonymous" w:id="202" w:date="2026-09-25T04:26:23Z">
              <w:sdt>
                <w:sdtPr>
                  <w:id w:val="2136096104"/>
                  <w:tag w:val="goog_rdk_6176"/>
                </w:sdtPr>
                <w:sdtContent>
                  <w:del w:author="sarubala .B baskaran" w:id="209" w:date="2026-09-26T06:56:35Z"/>
                </w:sdtContent>
              </w:sdt>
            </w:ins>
            <w:sdt>
              <w:sdtPr>
                <w:id w:val="-460605373"/>
                <w:tag w:val="goog_rdk_6177"/>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Run the installer and ensure you check the box that says "Add Python to PATH".</w:delText>
                    </w:r>
                  </w:del>
                </w:ins>
              </w:sdtContent>
            </w:sdt>
            <w:ins w:author="Anonymous" w:id="202" w:date="2026-09-25T04:26:23Z">
              <w:del w:author="sarubala .B baskaran" w:id="209" w:date="2026-09-26T06:56:35Z"/>
            </w:ins>
          </w:sdtContent>
        </w:sdt>
      </w:p>
    </w:sdtContent>
  </w:sdt>
  <w:sdt>
    <w:sdtPr>
      <w:id w:val="1896892928"/>
      <w:tag w:val="goog_rdk_6182"/>
    </w:sdtPr>
    <w:sdtContent>
      <w:p w:rsidR="00000000" w:rsidDel="00000000" w:rsidP="00000000" w:rsidRDefault="00000000" w:rsidRPr="00000000" w14:paraId="0000056C">
        <w:pPr>
          <w:numPr>
            <w:ilvl w:val="0"/>
            <w:numId w:val="14"/>
          </w:numPr>
          <w:tabs>
            <w:tab w:val="center" w:leader="none" w:pos="4513"/>
            <w:tab w:val="right" w:leader="none" w:pos="9026"/>
          </w:tabs>
          <w:rPr>
            <w:ins w:author="Anonymous" w:id="202" w:date="2026-09-25T04:26:23Z"/>
            <w:del w:author="sarubala .B baskaran" w:id="209" w:date="2026-09-26T06:56:35Z"/>
          </w:rPr>
        </w:pPr>
        <w:sdt>
          <w:sdtPr>
            <w:id w:val="739674063"/>
            <w:tag w:val="goog_rdk_6179"/>
          </w:sdtPr>
          <w:sdtContent>
            <w:ins w:author="Anonymous" w:id="202" w:date="2026-09-25T04:26:23Z">
              <w:sdt>
                <w:sdtPr>
                  <w:id w:val="-365405518"/>
                  <w:tag w:val="goog_rdk_6180"/>
                </w:sdtPr>
                <w:sdtContent>
                  <w:del w:author="sarubala .B baskaran" w:id="209" w:date="2026-09-26T06:56:35Z"/>
                </w:sdtContent>
              </w:sdt>
            </w:ins>
            <w:sdt>
              <w:sdtPr>
                <w:id w:val="1266030310"/>
                <w:tag w:val="goog_rdk_6181"/>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Follow the installation prompts to complete the setup.</w:delText>
                    </w:r>
                  </w:del>
                </w:ins>
              </w:sdtContent>
            </w:sdt>
            <w:ins w:author="Anonymous" w:id="202" w:date="2026-09-25T04:26:23Z">
              <w:del w:author="sarubala .B baskaran" w:id="209" w:date="2026-09-26T06:56:35Z"/>
            </w:ins>
          </w:sdtContent>
        </w:sdt>
      </w:p>
    </w:sdtContent>
  </w:sdt>
  <w:sdt>
    <w:sdtPr>
      <w:id w:val="-1966824836"/>
      <w:tag w:val="goog_rdk_6186"/>
    </w:sdtPr>
    <w:sdtContent>
      <w:p w:rsidR="00000000" w:rsidDel="00000000" w:rsidP="00000000" w:rsidRDefault="00000000" w:rsidRPr="00000000" w14:paraId="0000056D">
        <w:pPr>
          <w:numPr>
            <w:ilvl w:val="0"/>
            <w:numId w:val="14"/>
          </w:numPr>
          <w:tabs>
            <w:tab w:val="center" w:leader="none" w:pos="4513"/>
            <w:tab w:val="right" w:leader="none" w:pos="9026"/>
          </w:tabs>
          <w:rPr>
            <w:ins w:author="Anonymous" w:id="202" w:date="2026-09-25T04:26:23Z"/>
            <w:del w:author="sarubala .B baskaran" w:id="209" w:date="2026-09-26T06:56:35Z"/>
          </w:rPr>
        </w:pPr>
        <w:sdt>
          <w:sdtPr>
            <w:id w:val="161999797"/>
            <w:tag w:val="goog_rdk_6183"/>
          </w:sdtPr>
          <w:sdtContent>
            <w:ins w:author="Anonymous" w:id="202" w:date="2026-09-25T04:26:23Z">
              <w:sdt>
                <w:sdtPr>
                  <w:id w:val="-2048711067"/>
                  <w:tag w:val="goog_rdk_6184"/>
                </w:sdtPr>
                <w:sdtContent>
                  <w:del w:author="sarubala .B baskaran" w:id="209" w:date="2026-09-26T06:56:35Z"/>
                </w:sdtContent>
              </w:sdt>
            </w:ins>
            <w:sdt>
              <w:sdtPr>
                <w:id w:val="176872715"/>
                <w:tag w:val="goog_rdk_6185"/>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Verify the installation by opening a terminal or command prompt and typing python --version.</w:delText>
                    </w:r>
                  </w:del>
                </w:ins>
              </w:sdtContent>
            </w:sdt>
            <w:ins w:author="Anonymous" w:id="202" w:date="2026-09-25T04:26:23Z">
              <w:del w:author="sarubala .B baskaran" w:id="209" w:date="2026-09-26T06:56:35Z"/>
            </w:ins>
          </w:sdtContent>
        </w:sdt>
      </w:p>
    </w:sdtContent>
  </w:sdt>
  <w:sdt>
    <w:sdtPr>
      <w:id w:val="345241157"/>
      <w:tag w:val="goog_rdk_6190"/>
    </w:sdtPr>
    <w:sdtContent>
      <w:p w:rsidR="00000000" w:rsidDel="00000000" w:rsidP="00000000" w:rsidRDefault="00000000" w:rsidRPr="00000000" w14:paraId="0000056E">
        <w:pPr>
          <w:tabs>
            <w:tab w:val="center" w:leader="none" w:pos="4513"/>
            <w:tab w:val="right" w:leader="none" w:pos="9026"/>
          </w:tabs>
          <w:rPr>
            <w:ins w:author="Anonymous" w:id="202" w:date="2026-09-25T04:26:23Z"/>
            <w:del w:author="sarubala .B baskaran" w:id="209" w:date="2026-09-26T06:56:35Z"/>
            <w:rPrChange w:author="Thirupathi DD" w:id="203" w:date="2026-09-26T11:22:32Z">
              <w:rPr>
                <w:rFonts w:ascii="Cambria" w:cs="Cambria" w:eastAsia="Cambria" w:hAnsi="Cambria"/>
                <w:color w:val="000000"/>
              </w:rPr>
            </w:rPrChange>
          </w:rPr>
          <w:pPrChange w:author="Thirupathi DD" w:id="0" w:date="2026-09-26T11:22:32Z">
            <w:pPr>
              <w:tabs>
                <w:tab w:val="center" w:leader="none" w:pos="4513"/>
                <w:tab w:val="right" w:leader="none" w:pos="9026"/>
              </w:tabs>
              <w:ind w:firstLine="1440"/>
            </w:pPr>
          </w:pPrChange>
        </w:pPr>
        <w:sdt>
          <w:sdtPr>
            <w:id w:val="968631809"/>
            <w:tag w:val="goog_rdk_6187"/>
          </w:sdtPr>
          <w:sdtContent>
            <w:ins w:author="Anonymous" w:id="202" w:date="2026-09-25T04:26:23Z">
              <w:sdt>
                <w:sdtPr>
                  <w:id w:val="-1768053897"/>
                  <w:tag w:val="goog_rdk_6188"/>
                </w:sdtPr>
                <w:sdtContent>
                  <w:del w:author="sarubala .B baskaran" w:id="209" w:date="2026-09-26T06:56:35Z"/>
                </w:sdtContent>
              </w:sdt>
            </w:ins>
            <w:sdt>
              <w:sdtPr>
                <w:id w:val="1430683899"/>
                <w:tag w:val="goog_rdk_6189"/>
              </w:sdtPr>
              <w:sdtContent>
                <w:ins w:author="Anonymous" w:id="202" w:date="2026-09-25T04:26:23Z">
                  <w:del w:author="sarubala .B baskaran" w:id="209" w:date="2026-09-26T06:56:35Z">
                    <w:r w:rsidDel="00000000" w:rsidR="00000000" w:rsidRPr="00000000">
                      <w:rPr>
                        <w:rtl w:val="0"/>
                      </w:rPr>
                    </w:r>
                  </w:del>
                </w:ins>
              </w:sdtContent>
            </w:sdt>
            <w:ins w:author="Anonymous" w:id="202" w:date="2026-09-25T04:26:23Z">
              <w:del w:author="sarubala .B baskaran" w:id="209" w:date="2026-09-26T06:56:35Z"/>
            </w:ins>
          </w:sdtContent>
        </w:sdt>
      </w:p>
    </w:sdtContent>
  </w:sdt>
  <w:sdt>
    <w:sdtPr>
      <w:id w:val="497137585"/>
      <w:tag w:val="goog_rdk_6194"/>
    </w:sdtPr>
    <w:sdtContent>
      <w:p w:rsidR="00000000" w:rsidDel="00000000" w:rsidP="00000000" w:rsidRDefault="00000000" w:rsidRPr="00000000" w14:paraId="0000056F">
        <w:pPr>
          <w:numPr>
            <w:ilvl w:val="0"/>
            <w:numId w:val="15"/>
          </w:numPr>
          <w:tabs>
            <w:tab w:val="center" w:leader="none" w:pos="4513"/>
            <w:tab w:val="right" w:leader="none" w:pos="9026"/>
          </w:tabs>
          <w:ind w:left="502" w:hanging="360"/>
          <w:rPr>
            <w:ins w:author="Anonymous" w:id="202" w:date="2026-09-25T04:26:23Z"/>
            <w:del w:author="sarubala .B baskaran" w:id="209" w:date="2026-09-26T06:56:35Z"/>
          </w:rPr>
          <w:pPrChange w:author="Thirupathi DD" w:id="0" w:date="2026-09-26T11:22:32Z">
            <w:pPr>
              <w:numPr>
                <w:ilvl w:val="0"/>
                <w:numId w:val="15"/>
              </w:numPr>
              <w:tabs>
                <w:tab w:val="center" w:leader="none" w:pos="4513"/>
                <w:tab w:val="right" w:leader="none" w:pos="9026"/>
              </w:tabs>
              <w:ind w:left="502" w:hanging="360"/>
              <w:jc w:val="both"/>
            </w:pPr>
          </w:pPrChange>
        </w:pPr>
        <w:sdt>
          <w:sdtPr>
            <w:id w:val="-1293708752"/>
            <w:tag w:val="goog_rdk_6191"/>
          </w:sdtPr>
          <w:sdtContent>
            <w:ins w:author="Anonymous" w:id="202" w:date="2026-09-25T04:26:23Z">
              <w:sdt>
                <w:sdtPr>
                  <w:id w:val="2125406027"/>
                  <w:tag w:val="goog_rdk_6192"/>
                </w:sdtPr>
                <w:sdtContent>
                  <w:del w:author="sarubala .B baskaran" w:id="209" w:date="2026-09-26T06:56:35Z"/>
                </w:sdtContent>
              </w:sdt>
            </w:ins>
            <w:sdt>
              <w:sdtPr>
                <w:id w:val="1253788985"/>
                <w:tag w:val="goog_rdk_6193"/>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FastAPI Framework – </w:delText>
                    </w:r>
                  </w:del>
                </w:ins>
              </w:sdtContent>
            </w:sdt>
            <w:ins w:author="Anonymous" w:id="202" w:date="2026-09-25T04:26:23Z">
              <w:del w:author="sarubala .B baskaran" w:id="209" w:date="2026-09-26T06:56:35Z"/>
            </w:ins>
          </w:sdtContent>
        </w:sdt>
      </w:p>
    </w:sdtContent>
  </w:sdt>
  <w:sdt>
    <w:sdtPr>
      <w:id w:val="-609103335"/>
      <w:tag w:val="goog_rdk_6200"/>
    </w:sdtPr>
    <w:sdtContent>
      <w:p w:rsidR="00000000" w:rsidDel="00000000" w:rsidP="00000000" w:rsidRDefault="00000000" w:rsidRPr="00000000" w14:paraId="00000570">
        <w:pPr>
          <w:numPr>
            <w:ilvl w:val="0"/>
            <w:numId w:val="10"/>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spacing w:before="280" w:lineRule="auto"/>
              <w:ind w:left="720" w:hanging="360"/>
            </w:pPr>
          </w:pPrChange>
        </w:pPr>
        <w:sdt>
          <w:sdtPr>
            <w:id w:val="-1355330964"/>
            <w:tag w:val="goog_rdk_6195"/>
          </w:sdtPr>
          <w:sdtContent>
            <w:ins w:author="Anonymous" w:id="202" w:date="2026-09-25T04:26:23Z">
              <w:sdt>
                <w:sdtPr>
                  <w:id w:val="-1124814011"/>
                  <w:tag w:val="goog_rdk_6196"/>
                </w:sdtPr>
                <w:sdtContent>
                  <w:del w:author="sarubala .B baskaran" w:id="209" w:date="2026-09-26T06:56:35Z"/>
                </w:sdtContent>
              </w:sdt>
            </w:ins>
            <w:sdt>
              <w:sdtPr>
                <w:id w:val="-1407736846"/>
                <w:tag w:val="goog_rdk_6197"/>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Official Documentation: </w:delText>
                    </w:r>
                  </w:del>
                </w:ins>
              </w:sdtContent>
            </w:sdt>
            <w:ins w:author="Anonymous" w:id="202" w:date="2026-09-25T04:26:23Z">
              <w:del w:author="sarubala .B baskaran" w:id="209" w:date="2026-09-26T06:56:35Z">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sdt>
                  <w:sdtPr>
                    <w:id w:val="1849185047"/>
                    <w:tag w:val="goog_rdk_6198"/>
                  </w:sdtPr>
                  <w:sdtContent>
                    <w:r w:rsidDel="00000000" w:rsidR="00000000" w:rsidRPr="00000000">
                      <w:rPr>
                        <w:color w:val="1155cc"/>
                        <w:u w:val="single"/>
                        <w:rtl w:val="0"/>
                        <w:rPrChange w:author="Thirupathi DD" w:id="203" w:date="2026-09-26T11:22:32Z">
                          <w:rPr>
                            <w:color w:val="0000ff"/>
                            <w:u w:val="single"/>
                          </w:rPr>
                        </w:rPrChange>
                      </w:rPr>
                      <w:delText xml:space="preserve">FastAPI</w:delText>
                    </w:r>
                  </w:sdtContent>
                </w:sdt>
                <w:r w:rsidDel="00000000" w:rsidR="00000000" w:rsidRPr="00000000">
                  <w:fldChar w:fldCharType="end"/>
                </w:r>
                <w:sdt>
                  <w:sdtPr>
                    <w:id w:val="1962464468"/>
                    <w:tag w:val="goog_rdk_6199"/>
                  </w:sdtPr>
                  <w:sdtContent>
                    <w:r w:rsidDel="00000000" w:rsidR="00000000" w:rsidRPr="00000000">
                      <w:rPr>
                        <w:rtl w:val="0"/>
                      </w:rPr>
                    </w:r>
                  </w:sdtContent>
                </w:sdt>
              </w:del>
            </w:ins>
          </w:sdtContent>
        </w:sdt>
      </w:p>
    </w:sdtContent>
  </w:sdt>
  <w:sdt>
    <w:sdtPr>
      <w:id w:val="-820638683"/>
      <w:tag w:val="goog_rdk_6206"/>
    </w:sdtPr>
    <w:sdtContent>
      <w:p w:rsidR="00000000" w:rsidDel="00000000" w:rsidP="00000000" w:rsidRDefault="00000000" w:rsidRPr="00000000" w14:paraId="00000571">
        <w:pPr>
          <w:numPr>
            <w:ilvl w:val="0"/>
            <w:numId w:val="10"/>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ind w:left="720" w:hanging="360"/>
            </w:pPr>
          </w:pPrChange>
        </w:pPr>
        <w:sdt>
          <w:sdtPr>
            <w:id w:val="944057488"/>
            <w:tag w:val="goog_rdk_6201"/>
          </w:sdtPr>
          <w:sdtContent>
            <w:ins w:author="Anonymous" w:id="202" w:date="2026-09-25T04:26:23Z">
              <w:sdt>
                <w:sdtPr>
                  <w:id w:val="-1477034521"/>
                  <w:tag w:val="goog_rdk_6202"/>
                </w:sdtPr>
                <w:sdtContent>
                  <w:del w:author="sarubala .B baskaran" w:id="209" w:date="2026-09-26T06:56:35Z"/>
                </w:sdtContent>
              </w:sdt>
            </w:ins>
            <w:sdt>
              <w:sdtPr>
                <w:id w:val="737362969"/>
                <w:tag w:val="goog_rdk_6203"/>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User Guide: </w:delText>
                    </w:r>
                  </w:del>
                </w:ins>
              </w:sdtContent>
            </w:sdt>
            <w:ins w:author="Anonymous" w:id="202" w:date="2026-09-25T04:26:23Z">
              <w:del w:author="sarubala .B baskaran" w:id="209" w:date="2026-09-26T06:56:35Z">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sdt>
                  <w:sdtPr>
                    <w:id w:val="392603178"/>
                    <w:tag w:val="goog_rdk_6204"/>
                  </w:sdtPr>
                  <w:sdtContent>
                    <w:r w:rsidDel="00000000" w:rsidR="00000000" w:rsidRPr="00000000">
                      <w:rPr>
                        <w:color w:val="1155cc"/>
                        <w:u w:val="single"/>
                        <w:rtl w:val="0"/>
                        <w:rPrChange w:author="Thirupathi DD" w:id="203" w:date="2026-09-26T11:22:32Z">
                          <w:rPr>
                            <w:color w:val="0000ff"/>
                            <w:u w:val="single"/>
                          </w:rPr>
                        </w:rPrChange>
                      </w:rPr>
                      <w:delText xml:space="preserve">FastAPI</w:delText>
                    </w:r>
                  </w:sdtContent>
                </w:sdt>
                <w:r w:rsidDel="00000000" w:rsidR="00000000" w:rsidRPr="00000000">
                  <w:fldChar w:fldCharType="end"/>
                </w:r>
                <w:sdt>
                  <w:sdtPr>
                    <w:id w:val="1896661456"/>
                    <w:tag w:val="goog_rdk_6205"/>
                  </w:sdtPr>
                  <w:sdtContent>
                    <w:r w:rsidDel="00000000" w:rsidR="00000000" w:rsidRPr="00000000">
                      <w:rPr>
                        <w:rtl w:val="0"/>
                      </w:rPr>
                    </w:r>
                  </w:sdtContent>
                </w:sdt>
              </w:del>
            </w:ins>
          </w:sdtContent>
        </w:sdt>
      </w:p>
    </w:sdtContent>
  </w:sdt>
  <w:sdt>
    <w:sdtPr>
      <w:id w:val="-664367346"/>
      <w:tag w:val="goog_rdk_6212"/>
    </w:sdtPr>
    <w:sdtContent>
      <w:p w:rsidR="00000000" w:rsidDel="00000000" w:rsidP="00000000" w:rsidRDefault="00000000" w:rsidRPr="00000000" w14:paraId="00000572">
        <w:pPr>
          <w:numPr>
            <w:ilvl w:val="0"/>
            <w:numId w:val="10"/>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ind w:left="720" w:hanging="360"/>
            </w:pPr>
          </w:pPrChange>
        </w:pPr>
        <w:sdt>
          <w:sdtPr>
            <w:id w:val="752956508"/>
            <w:tag w:val="goog_rdk_6207"/>
          </w:sdtPr>
          <w:sdtContent>
            <w:ins w:author="Anonymous" w:id="202" w:date="2026-09-25T04:26:23Z">
              <w:sdt>
                <w:sdtPr>
                  <w:id w:val="-377638742"/>
                  <w:tag w:val="goog_rdk_6208"/>
                </w:sdtPr>
                <w:sdtContent>
                  <w:del w:author="sarubala .B baskaran" w:id="209" w:date="2026-09-26T06:56:35Z"/>
                </w:sdtContent>
              </w:sdt>
            </w:ins>
            <w:sdt>
              <w:sdtPr>
                <w:id w:val="1347998463"/>
                <w:tag w:val="goog_rdk_6209"/>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Popular Tutorial: </w:delText>
                    </w:r>
                  </w:del>
                </w:ins>
              </w:sdtContent>
            </w:sdt>
            <w:ins w:author="Anonymous" w:id="202" w:date="2026-09-25T04:26:23Z">
              <w:del w:author="sarubala .B baskaran" w:id="209" w:date="2026-09-26T06:56:35Z">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sdt>
                  <w:sdtPr>
                    <w:id w:val="414193787"/>
                    <w:tag w:val="goog_rdk_6210"/>
                  </w:sdtPr>
                  <w:sdtContent>
                    <w:r w:rsidDel="00000000" w:rsidR="00000000" w:rsidRPr="00000000">
                      <w:rPr>
                        <w:color w:val="1155cc"/>
                        <w:u w:val="single"/>
                        <w:rtl w:val="0"/>
                        <w:rPrChange w:author="Thirupathi DD" w:id="203" w:date="2026-09-26T11:22:32Z">
                          <w:rPr>
                            <w:color w:val="0000ff"/>
                            <w:u w:val="single"/>
                          </w:rPr>
                        </w:rPrChange>
                      </w:rPr>
                      <w:delText xml:space="preserve">FastAPI Crash Course</w:delText>
                    </w:r>
                  </w:sdtContent>
                </w:sdt>
                <w:r w:rsidDel="00000000" w:rsidR="00000000" w:rsidRPr="00000000">
                  <w:fldChar w:fldCharType="end"/>
                </w:r>
                <w:sdt>
                  <w:sdtPr>
                    <w:id w:val="423403902"/>
                    <w:tag w:val="goog_rdk_6211"/>
                  </w:sdtPr>
                  <w:sdtContent>
                    <w:r w:rsidDel="00000000" w:rsidR="00000000" w:rsidRPr="00000000">
                      <w:rPr>
                        <w:rtl w:val="0"/>
                      </w:rPr>
                    </w:r>
                  </w:sdtContent>
                </w:sdt>
              </w:del>
            </w:ins>
          </w:sdtContent>
        </w:sdt>
      </w:p>
    </w:sdtContent>
  </w:sdt>
  <w:sdt>
    <w:sdtPr>
      <w:id w:val="1684433637"/>
      <w:tag w:val="goog_rdk_6216"/>
    </w:sdtPr>
    <w:sdtContent>
      <w:p w:rsidR="00000000" w:rsidDel="00000000" w:rsidP="00000000" w:rsidRDefault="00000000" w:rsidRPr="00000000" w14:paraId="00000573">
        <w:pPr>
          <w:numPr>
            <w:ilvl w:val="0"/>
            <w:numId w:val="15"/>
          </w:numPr>
          <w:tabs>
            <w:tab w:val="center" w:leader="none" w:pos="4513"/>
            <w:tab w:val="right" w:leader="none" w:pos="9026"/>
          </w:tabs>
          <w:ind w:left="502" w:hanging="360"/>
          <w:rPr>
            <w:ins w:author="Anonymous" w:id="202" w:date="2026-09-25T04:26:23Z"/>
            <w:del w:author="sarubala .B baskaran" w:id="209" w:date="2026-09-26T06:56:35Z"/>
          </w:rPr>
          <w:pPrChange w:author="Thirupathi DD" w:id="0" w:date="2026-09-26T11:22:32Z">
            <w:pPr>
              <w:numPr>
                <w:ilvl w:val="0"/>
                <w:numId w:val="15"/>
              </w:numPr>
              <w:tabs>
                <w:tab w:val="center" w:leader="none" w:pos="4513"/>
                <w:tab w:val="right" w:leader="none" w:pos="9026"/>
              </w:tabs>
              <w:spacing w:before="280" w:lineRule="auto"/>
              <w:ind w:left="502" w:hanging="360"/>
              <w:jc w:val="both"/>
            </w:pPr>
          </w:pPrChange>
        </w:pPr>
        <w:sdt>
          <w:sdtPr>
            <w:id w:val="-118210036"/>
            <w:tag w:val="goog_rdk_6213"/>
          </w:sdtPr>
          <w:sdtContent>
            <w:ins w:author="Anonymous" w:id="202" w:date="2026-09-25T04:26:23Z">
              <w:sdt>
                <w:sdtPr>
                  <w:id w:val="1269832125"/>
                  <w:tag w:val="goog_rdk_6214"/>
                </w:sdtPr>
                <w:sdtContent>
                  <w:del w:author="sarubala .B baskaran" w:id="209" w:date="2026-09-26T06:56:35Z"/>
                </w:sdtContent>
              </w:sdt>
            </w:ins>
            <w:sdt>
              <w:sdtPr>
                <w:id w:val="-1360661154"/>
                <w:tag w:val="goog_rdk_6215"/>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 HTML &amp; CSS – Basic templating used in /templates and /static</w:delText>
                    </w:r>
                  </w:del>
                </w:ins>
              </w:sdtContent>
            </w:sdt>
            <w:ins w:author="Anonymous" w:id="202" w:date="2026-09-25T04:26:23Z">
              <w:del w:author="sarubala .B baskaran" w:id="209" w:date="2026-09-26T06:56:35Z"/>
            </w:ins>
          </w:sdtContent>
        </w:sdt>
      </w:p>
    </w:sdtContent>
  </w:sdt>
  <w:sdt>
    <w:sdtPr>
      <w:id w:val="-2050478418"/>
      <w:tag w:val="goog_rdk_6220"/>
    </w:sdtPr>
    <w:sdtContent>
      <w:p w:rsidR="00000000" w:rsidDel="00000000" w:rsidP="00000000" w:rsidRDefault="00000000" w:rsidRPr="00000000" w14:paraId="00000574">
        <w:pPr>
          <w:numPr>
            <w:ilvl w:val="0"/>
            <w:numId w:val="15"/>
          </w:numPr>
          <w:tabs>
            <w:tab w:val="center" w:leader="none" w:pos="4513"/>
            <w:tab w:val="right" w:leader="none" w:pos="9026"/>
          </w:tabs>
          <w:ind w:left="502" w:hanging="360"/>
          <w:rPr>
            <w:ins w:author="Anonymous" w:id="202" w:date="2026-09-25T04:26:23Z"/>
            <w:del w:author="sarubala .B baskaran" w:id="209" w:date="2026-09-26T06:56:35Z"/>
          </w:rPr>
        </w:pPr>
        <w:sdt>
          <w:sdtPr>
            <w:id w:val="713819462"/>
            <w:tag w:val="goog_rdk_6217"/>
          </w:sdtPr>
          <w:sdtContent>
            <w:ins w:author="Anonymous" w:id="202" w:date="2026-09-25T04:26:23Z">
              <w:sdt>
                <w:sdtPr>
                  <w:id w:val="-434301930"/>
                  <w:tag w:val="goog_rdk_6218"/>
                </w:sdtPr>
                <w:sdtContent>
                  <w:del w:author="sarubala .B baskaran" w:id="209" w:date="2026-09-26T06:56:35Z"/>
                </w:sdtContent>
              </w:sdt>
            </w:ins>
            <w:sdt>
              <w:sdtPr>
                <w:id w:val="1099134700"/>
                <w:tag w:val="goog_rdk_6219"/>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  Google Gemini API Key</w:delText>
                    </w:r>
                  </w:del>
                </w:ins>
              </w:sdtContent>
            </w:sdt>
            <w:ins w:author="Anonymous" w:id="202" w:date="2026-09-25T04:26:23Z">
              <w:del w:author="sarubala .B baskaran" w:id="209" w:date="2026-09-26T06:56:35Z"/>
            </w:ins>
          </w:sdtContent>
        </w:sdt>
      </w:p>
    </w:sdtContent>
  </w:sdt>
  <w:sdt>
    <w:sdtPr>
      <w:id w:val="787191534"/>
      <w:tag w:val="goog_rdk_6226"/>
    </w:sdtPr>
    <w:sdtContent>
      <w:p w:rsidR="00000000" w:rsidDel="00000000" w:rsidP="00000000" w:rsidRDefault="00000000" w:rsidRPr="00000000" w14:paraId="00000575">
        <w:pPr>
          <w:numPr>
            <w:ilvl w:val="0"/>
            <w:numId w:val="11"/>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spacing w:before="280" w:lineRule="auto"/>
              <w:ind w:left="720" w:hanging="360"/>
            </w:pPr>
          </w:pPrChange>
        </w:pPr>
        <w:sdt>
          <w:sdtPr>
            <w:id w:val="1392180342"/>
            <w:tag w:val="goog_rdk_6221"/>
          </w:sdtPr>
          <w:sdtContent>
            <w:ins w:author="Anonymous" w:id="202" w:date="2026-09-25T04:26:23Z">
              <w:sdt>
                <w:sdtPr>
                  <w:id w:val="-2025499149"/>
                  <w:tag w:val="goog_rdk_6222"/>
                </w:sdtPr>
                <w:sdtContent>
                  <w:del w:author="sarubala .B baskaran" w:id="209" w:date="2026-09-26T06:56:35Z"/>
                </w:sdtContent>
              </w:sdt>
            </w:ins>
            <w:sdt>
              <w:sdtPr>
                <w:id w:val="26599247"/>
                <w:tag w:val="goog_rdk_6223"/>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Official Documentation: </w:delText>
                    </w:r>
                  </w:del>
                </w:ins>
              </w:sdtContent>
            </w:sdt>
            <w:ins w:author="Anonymous" w:id="202" w:date="2026-09-25T04:26:23Z">
              <w:del w:author="sarubala .B baskaran" w:id="209" w:date="2026-09-26T06:56:35Z">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420950682"/>
                    <w:tag w:val="goog_rdk_6224"/>
                  </w:sdtPr>
                  <w:sdtContent>
                    <w:r w:rsidDel="00000000" w:rsidR="00000000" w:rsidRPr="00000000">
                      <w:rPr>
                        <w:color w:val="1155cc"/>
                        <w:u w:val="single"/>
                        <w:rtl w:val="0"/>
                        <w:rPrChange w:author="Thirupathi DD" w:id="203" w:date="2026-09-26T11:22:32Z">
                          <w:rPr>
                            <w:color w:val="0000ff"/>
                            <w:u w:val="single"/>
                          </w:rPr>
                        </w:rPrChange>
                      </w:rPr>
                      <w:delText xml:space="preserve">Google AI for Developers</w:delText>
                    </w:r>
                  </w:sdtContent>
                </w:sdt>
                <w:r w:rsidDel="00000000" w:rsidR="00000000" w:rsidRPr="00000000">
                  <w:fldChar w:fldCharType="end"/>
                </w:r>
                <w:sdt>
                  <w:sdtPr>
                    <w:id w:val="-180157095"/>
                    <w:tag w:val="goog_rdk_6225"/>
                  </w:sdtPr>
                  <w:sdtContent>
                    <w:r w:rsidDel="00000000" w:rsidR="00000000" w:rsidRPr="00000000">
                      <w:rPr>
                        <w:rtl w:val="0"/>
                      </w:rPr>
                    </w:r>
                  </w:sdtContent>
                </w:sdt>
              </w:del>
            </w:ins>
          </w:sdtContent>
        </w:sdt>
      </w:p>
    </w:sdtContent>
  </w:sdt>
  <w:sdt>
    <w:sdtPr>
      <w:id w:val="1803568859"/>
      <w:tag w:val="goog_rdk_6232"/>
    </w:sdtPr>
    <w:sdtContent>
      <w:p w:rsidR="00000000" w:rsidDel="00000000" w:rsidP="00000000" w:rsidRDefault="00000000" w:rsidRPr="00000000" w14:paraId="00000576">
        <w:pPr>
          <w:numPr>
            <w:ilvl w:val="0"/>
            <w:numId w:val="11"/>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1941410109"/>
            <w:tag w:val="goog_rdk_6227"/>
          </w:sdtPr>
          <w:sdtContent>
            <w:ins w:author="Anonymous" w:id="202" w:date="2026-09-25T04:26:23Z">
              <w:sdt>
                <w:sdtPr>
                  <w:id w:val="23713561"/>
                  <w:tag w:val="goog_rdk_6228"/>
                </w:sdtPr>
                <w:sdtContent>
                  <w:del w:author="sarubala .B baskaran" w:id="209" w:date="2026-09-26T06:56:35Z"/>
                </w:sdtContent>
              </w:sdt>
            </w:ins>
            <w:sdt>
              <w:sdtPr>
                <w:id w:val="1747088702"/>
                <w:tag w:val="goog_rdk_6229"/>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Setup Guide: </w:delText>
                    </w:r>
                  </w:del>
                </w:ins>
              </w:sdtContent>
            </w:sdt>
            <w:ins w:author="Anonymous" w:id="202" w:date="2026-09-25T04:26:23Z">
              <w:del w:author="sarubala .B baskaran" w:id="209" w:date="2026-09-26T06:56:35Z">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sdt>
                  <w:sdtPr>
                    <w:id w:val="1313649320"/>
                    <w:tag w:val="goog_rdk_6230"/>
                  </w:sdtPr>
                  <w:sdtContent>
                    <w:r w:rsidDel="00000000" w:rsidR="00000000" w:rsidRPr="00000000">
                      <w:rPr>
                        <w:color w:val="1155cc"/>
                        <w:u w:val="single"/>
                        <w:rtl w:val="0"/>
                        <w:rPrChange w:author="Thirupathi DD" w:id="203" w:date="2026-09-26T11:22:32Z">
                          <w:rPr>
                            <w:color w:val="0000ff"/>
                            <w:u w:val="single"/>
                          </w:rPr>
                        </w:rPrChange>
                      </w:rPr>
                      <w:delText xml:space="preserve">GeeksforGeeks</w:delText>
                    </w:r>
                  </w:sdtContent>
                </w:sdt>
                <w:r w:rsidDel="00000000" w:rsidR="00000000" w:rsidRPr="00000000">
                  <w:fldChar w:fldCharType="end"/>
                </w:r>
                <w:sdt>
                  <w:sdtPr>
                    <w:id w:val="-411237972"/>
                    <w:tag w:val="goog_rdk_6231"/>
                  </w:sdtPr>
                  <w:sdtContent>
                    <w:r w:rsidDel="00000000" w:rsidR="00000000" w:rsidRPr="00000000">
                      <w:rPr>
                        <w:rtl w:val="0"/>
                      </w:rPr>
                    </w:r>
                  </w:sdtContent>
                </w:sdt>
              </w:del>
            </w:ins>
          </w:sdtContent>
        </w:sdt>
      </w:p>
    </w:sdtContent>
  </w:sdt>
  <w:sdt>
    <w:sdtPr>
      <w:id w:val="-2039815584"/>
      <w:tag w:val="goog_rdk_6238"/>
    </w:sdtPr>
    <w:sdtContent>
      <w:p w:rsidR="00000000" w:rsidDel="00000000" w:rsidP="00000000" w:rsidRDefault="00000000" w:rsidRPr="00000000" w14:paraId="00000577">
        <w:pPr>
          <w:numPr>
            <w:ilvl w:val="0"/>
            <w:numId w:val="11"/>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603581143"/>
            <w:tag w:val="goog_rdk_6233"/>
          </w:sdtPr>
          <w:sdtContent>
            <w:ins w:author="Anonymous" w:id="202" w:date="2026-09-25T04:26:23Z">
              <w:sdt>
                <w:sdtPr>
                  <w:id w:val="-1563548250"/>
                  <w:tag w:val="goog_rdk_6234"/>
                </w:sdtPr>
                <w:sdtContent>
                  <w:del w:author="sarubala .B baskaran" w:id="209" w:date="2026-09-26T06:56:35Z"/>
                </w:sdtContent>
              </w:sdt>
            </w:ins>
            <w:sdt>
              <w:sdtPr>
                <w:id w:val="-1344592956"/>
                <w:tag w:val="goog_rdk_6235"/>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Popular Tutorial: </w:delText>
                    </w:r>
                  </w:del>
                </w:ins>
              </w:sdtContent>
            </w:sdt>
            <w:ins w:author="Anonymous" w:id="202" w:date="2026-09-25T04:26:23Z">
              <w:del w:author="sarubala .B baskaran" w:id="209" w:date="2026-09-26T06:56:35Z">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sdt>
                  <w:sdtPr>
                    <w:id w:val="-1028007367"/>
                    <w:tag w:val="goog_rdk_6236"/>
                  </w:sdtPr>
                  <w:sdtContent>
                    <w:r w:rsidDel="00000000" w:rsidR="00000000" w:rsidRPr="00000000">
                      <w:rPr>
                        <w:color w:val="1155cc"/>
                        <w:u w:val="single"/>
                        <w:rtl w:val="0"/>
                        <w:rPrChange w:author="Thirupathi DD" w:id="203" w:date="2026-09-26T11:22:32Z">
                          <w:rPr>
                            <w:color w:val="0000ff"/>
                            <w:u w:val="single"/>
                          </w:rPr>
                        </w:rPrChange>
                      </w:rPr>
                      <w:delText xml:space="preserve">How to Use Google Gemini API Key</w:delText>
                    </w:r>
                  </w:sdtContent>
                </w:sdt>
                <w:r w:rsidDel="00000000" w:rsidR="00000000" w:rsidRPr="00000000">
                  <w:fldChar w:fldCharType="end"/>
                </w:r>
                <w:sdt>
                  <w:sdtPr>
                    <w:id w:val="843853991"/>
                    <w:tag w:val="goog_rdk_6237"/>
                  </w:sdtPr>
                  <w:sdtContent>
                    <w:r w:rsidDel="00000000" w:rsidR="00000000" w:rsidRPr="00000000">
                      <w:rPr>
                        <w:rtl w:val="0"/>
                      </w:rPr>
                    </w:r>
                  </w:sdtContent>
                </w:sdt>
              </w:del>
            </w:ins>
          </w:sdtContent>
        </w:sdt>
      </w:p>
    </w:sdtContent>
  </w:sdt>
  <w:sdt>
    <w:sdtPr>
      <w:id w:val="1060068159"/>
      <w:tag w:val="goog_rdk_6242"/>
    </w:sdtPr>
    <w:sdtContent>
      <w:p w:rsidR="00000000" w:rsidDel="00000000" w:rsidP="00000000" w:rsidRDefault="00000000" w:rsidRPr="00000000" w14:paraId="00000578">
        <w:pPr>
          <w:numPr>
            <w:ilvl w:val="0"/>
            <w:numId w:val="11"/>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506235546"/>
            <w:tag w:val="goog_rdk_6239"/>
          </w:sdtPr>
          <w:sdtContent>
            <w:ins w:author="Anonymous" w:id="202" w:date="2026-09-25T04:26:23Z">
              <w:sdt>
                <w:sdtPr>
                  <w:id w:val="430756834"/>
                  <w:tag w:val="goog_rdk_6240"/>
                </w:sdtPr>
                <w:sdtContent>
                  <w:del w:author="sarubala .B baskaran" w:id="209" w:date="2026-09-26T06:56:35Z"/>
                </w:sdtContent>
              </w:sdt>
            </w:ins>
            <w:sdt>
              <w:sdtPr>
                <w:id w:val="241120791"/>
                <w:tag w:val="goog_rdk_6241"/>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Setup Steps:</w:delText>
                    </w:r>
                  </w:del>
                </w:ins>
              </w:sdtContent>
            </w:sdt>
            <w:ins w:author="Anonymous" w:id="202" w:date="2026-09-25T04:26:23Z">
              <w:del w:author="sarubala .B baskaran" w:id="209" w:date="2026-09-26T06:56:35Z"/>
            </w:ins>
          </w:sdtContent>
        </w:sdt>
      </w:p>
    </w:sdtContent>
  </w:sdt>
  <w:sdt>
    <w:sdtPr>
      <w:id w:val="-1272146050"/>
      <w:tag w:val="goog_rdk_6246"/>
    </w:sdtPr>
    <w:sdtContent>
      <w:p w:rsidR="00000000" w:rsidDel="00000000" w:rsidP="00000000" w:rsidRDefault="00000000" w:rsidRPr="00000000" w14:paraId="00000579">
        <w:pPr>
          <w:numPr>
            <w:ilvl w:val="1"/>
            <w:numId w:val="11"/>
          </w:numPr>
          <w:tabs>
            <w:tab w:val="center" w:leader="none" w:pos="4513"/>
            <w:tab w:val="right" w:leader="none" w:pos="9026"/>
          </w:tabs>
          <w:rPr>
            <w:ins w:author="Anonymous" w:id="202" w:date="2026-09-25T04:26:23Z"/>
            <w:del w:author="sarubala .B baskaran" w:id="209" w:date="2026-09-26T06:56:35Z"/>
          </w:rPr>
        </w:pPr>
        <w:sdt>
          <w:sdtPr>
            <w:id w:val="-1619255305"/>
            <w:tag w:val="goog_rdk_6243"/>
          </w:sdtPr>
          <w:sdtContent>
            <w:ins w:author="Anonymous" w:id="202" w:date="2026-09-25T04:26:23Z">
              <w:sdt>
                <w:sdtPr>
                  <w:id w:val="-1794800275"/>
                  <w:tag w:val="goog_rdk_6244"/>
                </w:sdtPr>
                <w:sdtContent>
                  <w:del w:author="sarubala .B baskaran" w:id="209" w:date="2026-09-26T06:56:35Z"/>
                </w:sdtContent>
              </w:sdt>
            </w:ins>
            <w:sdt>
              <w:sdtPr>
                <w:id w:val="-2077489717"/>
                <w:tag w:val="goog_rdk_6245"/>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Visit the Google AI Studio and sign in with your Google account.</w:delText>
                    </w:r>
                  </w:del>
                </w:ins>
              </w:sdtContent>
            </w:sdt>
            <w:ins w:author="Anonymous" w:id="202" w:date="2026-09-25T04:26:23Z">
              <w:del w:author="sarubala .B baskaran" w:id="209" w:date="2026-09-26T06:56:35Z"/>
            </w:ins>
          </w:sdtContent>
        </w:sdt>
      </w:p>
    </w:sdtContent>
  </w:sdt>
  <w:sdt>
    <w:sdtPr>
      <w:id w:val="1623802558"/>
      <w:tag w:val="goog_rdk_6250"/>
    </w:sdtPr>
    <w:sdtContent>
      <w:p w:rsidR="00000000" w:rsidDel="00000000" w:rsidP="00000000" w:rsidRDefault="00000000" w:rsidRPr="00000000" w14:paraId="0000057A">
        <w:pPr>
          <w:numPr>
            <w:ilvl w:val="1"/>
            <w:numId w:val="11"/>
          </w:numPr>
          <w:tabs>
            <w:tab w:val="center" w:leader="none" w:pos="4513"/>
            <w:tab w:val="right" w:leader="none" w:pos="9026"/>
          </w:tabs>
          <w:rPr>
            <w:ins w:author="Anonymous" w:id="202" w:date="2026-09-25T04:26:23Z"/>
            <w:del w:author="sarubala .B baskaran" w:id="209" w:date="2026-09-26T06:56:35Z"/>
          </w:rPr>
        </w:pPr>
        <w:sdt>
          <w:sdtPr>
            <w:id w:val="-2066378352"/>
            <w:tag w:val="goog_rdk_6247"/>
          </w:sdtPr>
          <w:sdtContent>
            <w:ins w:author="Anonymous" w:id="202" w:date="2026-09-25T04:26:23Z">
              <w:sdt>
                <w:sdtPr>
                  <w:id w:val="-1755036964"/>
                  <w:tag w:val="goog_rdk_6248"/>
                </w:sdtPr>
                <w:sdtContent>
                  <w:del w:author="sarubala .B baskaran" w:id="209" w:date="2026-09-26T06:56:35Z"/>
                </w:sdtContent>
              </w:sdt>
            </w:ins>
            <w:sdt>
              <w:sdtPr>
                <w:id w:val="-471546817"/>
                <w:tag w:val="goog_rdk_6249"/>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Create a new project and enable the Gemini API.</w:delText>
                    </w:r>
                  </w:del>
                </w:ins>
              </w:sdtContent>
            </w:sdt>
            <w:ins w:author="Anonymous" w:id="202" w:date="2026-09-25T04:26:23Z">
              <w:del w:author="sarubala .B baskaran" w:id="209" w:date="2026-09-26T06:56:35Z"/>
            </w:ins>
          </w:sdtContent>
        </w:sdt>
      </w:p>
    </w:sdtContent>
  </w:sdt>
  <w:sdt>
    <w:sdtPr>
      <w:id w:val="-141919750"/>
      <w:tag w:val="goog_rdk_6255"/>
    </w:sdtPr>
    <w:sdtContent>
      <w:p w:rsidR="00000000" w:rsidDel="00000000" w:rsidP="00000000" w:rsidRDefault="00000000" w:rsidRPr="00000000" w14:paraId="0000057B">
        <w:pPr>
          <w:numPr>
            <w:ilvl w:val="1"/>
            <w:numId w:val="11"/>
          </w:numPr>
          <w:tabs>
            <w:tab w:val="center" w:leader="none" w:pos="4513"/>
            <w:tab w:val="right" w:leader="none" w:pos="9026"/>
          </w:tabs>
          <w:rPr>
            <w:ins w:author="Anonymous" w:id="202" w:date="2026-09-25T04:26:23Z"/>
            <w:del w:author="sarubala .B baskaran" w:id="209" w:date="2026-09-26T06:56:35Z"/>
          </w:rPr>
        </w:pPr>
        <w:sdt>
          <w:sdtPr>
            <w:id w:val="1496002968"/>
            <w:tag w:val="goog_rdk_6251"/>
          </w:sdtPr>
          <w:sdtContent>
            <w:ins w:author="Anonymous" w:id="202" w:date="2026-09-25T04:26:23Z">
              <w:sdt>
                <w:sdtPr>
                  <w:id w:val="-1588197817"/>
                  <w:tag w:val="goog_rdk_6252"/>
                </w:sdtPr>
                <w:sdtContent>
                  <w:del w:author="sarubala .B baskaran" w:id="209" w:date="2026-09-26T06:56:35Z"/>
                </w:sdtContent>
              </w:sdt>
            </w:ins>
            <w:sdt>
              <w:sdtPr>
                <w:id w:val="25302039"/>
                <w:tag w:val="goog_rdk_6253"/>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Generate an API key and securely store it.</w:delText>
                    </w:r>
                  </w:del>
                </w:ins>
              </w:sdtContent>
            </w:sdt>
            <w:ins w:author="Anonymous" w:id="202" w:date="2026-09-25T04:26:23Z">
              <w:del w:author="sarubala .B baskaran" w:id="209" w:date="2026-09-26T06:56:35Z">
                <w:sdt>
                  <w:sdtPr>
                    <w:id w:val="-1577821046"/>
                    <w:tag w:val="goog_rdk_6254"/>
                  </w:sdtPr>
                  <w:sdtContent>
                    <w:r w:rsidDel="00000000" w:rsidR="00000000" w:rsidRPr="00000000">
                      <w:rPr>
                        <w:rtl w:val="0"/>
                      </w:rPr>
                    </w:r>
                  </w:sdtContent>
                </w:sdt>
              </w:del>
            </w:ins>
          </w:sdtContent>
        </w:sdt>
      </w:p>
    </w:sdtContent>
  </w:sdt>
  <w:sdt>
    <w:sdtPr>
      <w:id w:val="-1939352079"/>
      <w:tag w:val="goog_rdk_6259"/>
    </w:sdtPr>
    <w:sdtContent>
      <w:p w:rsidR="00000000" w:rsidDel="00000000" w:rsidP="00000000" w:rsidRDefault="00000000" w:rsidRPr="00000000" w14:paraId="0000057C">
        <w:pPr>
          <w:pStyle w:val="Heading3"/>
          <w:tabs>
            <w:tab w:val="center" w:leader="none" w:pos="4513"/>
            <w:tab w:val="right" w:leader="none" w:pos="9026"/>
          </w:tabs>
          <w:rPr>
            <w:ins w:author="Anonymous" w:id="202" w:date="2026-09-25T04:26:23Z"/>
            <w:del w:author="sarubala .B baskaran" w:id="209" w:date="2026-09-26T06:56:35Z"/>
            <w:rPrChange w:author="Thirupathi DD" w:id="203" w:date="2026-09-26T11:22:32Z">
              <w:rPr>
                <w:rFonts w:ascii="Cambria" w:cs="Cambria" w:eastAsia="Cambria" w:hAnsi="Cambria"/>
                <w:color w:val="000000"/>
              </w:rPr>
            </w:rPrChange>
          </w:rPr>
          <w:pPrChange w:author="Thirupathi DD" w:id="0" w:date="2026-09-26T11:22:32Z">
            <w:pPr>
              <w:pStyle w:val="Heading3"/>
              <w:tabs>
                <w:tab w:val="center" w:leader="none" w:pos="4513"/>
                <w:tab w:val="right" w:leader="none" w:pos="9026"/>
              </w:tabs>
              <w:ind w:left="502" w:firstLine="0"/>
            </w:pPr>
          </w:pPrChange>
        </w:pPr>
        <w:sdt>
          <w:sdtPr>
            <w:id w:val="-2017869781"/>
            <w:tag w:val="goog_rdk_6256"/>
          </w:sdtPr>
          <w:sdtContent>
            <w:ins w:author="Anonymous" w:id="202" w:date="2026-09-25T04:26:23Z">
              <w:sdt>
                <w:sdtPr>
                  <w:id w:val="-739794350"/>
                  <w:tag w:val="goog_rdk_6257"/>
                </w:sdtPr>
                <w:sdtContent>
                  <w:del w:author="sarubala .B baskaran" w:id="209" w:date="2026-09-26T06:56:35Z"/>
                </w:sdtContent>
              </w:sdt>
            </w:ins>
            <w:sdt>
              <w:sdtPr>
                <w:id w:val="2101309483"/>
                <w:tag w:val="goog_rdk_6258"/>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GEMINI_API_KEY=AIzaSyBz9tQMrVBm4LRcudUj1V3-YaIHmiIlybE</w:delText>
                    </w:r>
                  </w:del>
                </w:ins>
              </w:sdtContent>
            </w:sdt>
            <w:ins w:author="Anonymous" w:id="202" w:date="2026-09-25T04:26:23Z">
              <w:del w:author="sarubala .B baskaran" w:id="209" w:date="2026-09-26T06:56:35Z"/>
            </w:ins>
          </w:sdtContent>
        </w:sdt>
      </w:p>
    </w:sdtContent>
  </w:sdt>
  <w:sdt>
    <w:sdtPr>
      <w:id w:val="95018862"/>
      <w:tag w:val="goog_rdk_6263"/>
    </w:sdtPr>
    <w:sdtContent>
      <w:p w:rsidR="00000000" w:rsidDel="00000000" w:rsidP="00000000" w:rsidRDefault="00000000" w:rsidRPr="00000000" w14:paraId="0000057D">
        <w:pPr>
          <w:pStyle w:val="Heading3"/>
          <w:tabs>
            <w:tab w:val="center" w:leader="none" w:pos="4513"/>
            <w:tab w:val="right" w:leader="none" w:pos="9026"/>
          </w:tabs>
          <w:rPr>
            <w:ins w:author="Anonymous" w:id="202" w:date="2026-09-25T04:26:23Z"/>
            <w:del w:author="sarubala .B baskaran" w:id="209" w:date="2026-09-26T06:56:35Z"/>
            <w:rPrChange w:author="Thirupathi DD" w:id="203" w:date="2026-09-26T11:22:32Z">
              <w:rPr>
                <w:rFonts w:ascii="Cambria" w:cs="Cambria" w:eastAsia="Cambria" w:hAnsi="Cambria"/>
                <w:color w:val="000000"/>
              </w:rPr>
            </w:rPrChange>
          </w:rPr>
          <w:pPrChange w:author="Thirupathi DD" w:id="0" w:date="2026-09-26T11:22:32Z">
            <w:pPr>
              <w:pStyle w:val="Heading3"/>
              <w:tabs>
                <w:tab w:val="center" w:leader="none" w:pos="4513"/>
                <w:tab w:val="right" w:leader="none" w:pos="9026"/>
              </w:tabs>
              <w:ind w:left="502" w:firstLine="0"/>
            </w:pPr>
          </w:pPrChange>
        </w:pPr>
        <w:sdt>
          <w:sdtPr>
            <w:id w:val="-1685374770"/>
            <w:tag w:val="goog_rdk_6260"/>
          </w:sdtPr>
          <w:sdtContent>
            <w:ins w:author="Anonymous" w:id="202" w:date="2026-09-25T04:26:23Z">
              <w:sdt>
                <w:sdtPr>
                  <w:id w:val="109536784"/>
                  <w:tag w:val="goog_rdk_6261"/>
                </w:sdtPr>
                <w:sdtContent>
                  <w:del w:author="sarubala .B baskaran" w:id="209" w:date="2026-09-26T06:56:35Z"/>
                </w:sdtContent>
              </w:sdt>
            </w:ins>
            <w:sdt>
              <w:sdtPr>
                <w:id w:val="1592309777"/>
                <w:tag w:val="goog_rdk_6262"/>
              </w:sdtPr>
              <w:sdtContent>
                <w:ins w:author="Anonymous" w:id="202" w:date="2026-09-25T04:26:23Z">
                  <w:del w:author="sarubala .B baskaran" w:id="209" w:date="2026-09-26T06:56:35Z">
                    <w:r w:rsidDel="00000000" w:rsidR="00000000" w:rsidRPr="00000000">
                      <w:rPr>
                        <w:rtl w:val="0"/>
                      </w:rPr>
                    </w:r>
                  </w:del>
                </w:ins>
              </w:sdtContent>
            </w:sdt>
            <w:ins w:author="Anonymous" w:id="202" w:date="2026-09-25T04:26:23Z">
              <w:del w:author="sarubala .B baskaran" w:id="209" w:date="2026-09-26T06:56:35Z">
                <w:bookmarkStart w:colFirst="0" w:colLast="0" w:name="_heading=h.a8zj8a2txncl" w:id="57"/>
                <w:bookmarkEnd w:id="57"/>
              </w:del>
            </w:ins>
          </w:sdtContent>
        </w:sdt>
      </w:p>
    </w:sdtContent>
  </w:sdt>
  <w:sdt>
    <w:sdtPr>
      <w:id w:val="733009682"/>
      <w:tag w:val="goog_rdk_6267"/>
    </w:sdtPr>
    <w:sdtContent>
      <w:p w:rsidR="00000000" w:rsidDel="00000000" w:rsidP="00000000" w:rsidRDefault="00000000" w:rsidRPr="00000000" w14:paraId="0000057E">
        <w:pPr>
          <w:pStyle w:val="Heading3"/>
          <w:numPr>
            <w:ilvl w:val="0"/>
            <w:numId w:val="25"/>
          </w:numPr>
          <w:tabs>
            <w:tab w:val="center" w:leader="none" w:pos="4513"/>
            <w:tab w:val="right" w:leader="none" w:pos="9026"/>
          </w:tabs>
          <w:spacing w:after="80" w:afterAutospacing="0"/>
          <w:ind w:left="720" w:hanging="360"/>
          <w:rPr>
            <w:ins w:author="Anonymous" w:id="202" w:date="2026-09-25T04:26:23Z"/>
            <w:del w:author="sarubala .B baskaran" w:id="209" w:date="2026-09-26T06:56:35Z"/>
          </w:rPr>
        </w:pPr>
        <w:sdt>
          <w:sdtPr>
            <w:id w:val="895715809"/>
            <w:tag w:val="goog_rdk_6264"/>
          </w:sdtPr>
          <w:sdtContent>
            <w:ins w:author="Anonymous" w:id="202" w:date="2026-09-25T04:26:23Z">
              <w:sdt>
                <w:sdtPr>
                  <w:id w:val="2750169"/>
                  <w:tag w:val="goog_rdk_6265"/>
                </w:sdtPr>
                <w:sdtContent>
                  <w:del w:author="sarubala .B baskaran" w:id="209" w:date="2026-09-26T06:56:35Z"/>
                </w:sdtContent>
              </w:sdt>
            </w:ins>
            <w:sdt>
              <w:sdtPr>
                <w:id w:val="634080340"/>
                <w:tag w:val="goog_rdk_6266"/>
              </w:sdtPr>
              <w:sdtContent>
                <w:ins w:author="Anonymous" w:id="202" w:date="2026-09-25T04:26:23Z">
                  <w:del w:author="sarubala .B baskaran" w:id="209" w:date="2026-09-26T06:56:35Z">
                    <w:r w:rsidDel="00000000" w:rsidR="00000000" w:rsidRPr="00000000">
                      <w:rPr>
                        <w:rtl w:val="0"/>
                      </w:rPr>
                    </w:r>
                  </w:del>
                </w:ins>
              </w:sdtContent>
            </w:sdt>
            <w:ins w:author="Anonymous" w:id="202" w:date="2026-09-25T04:26:23Z">
              <w:del w:author="sarubala .B baskaran" w:id="209" w:date="2026-09-26T06:56:35Z"/>
            </w:ins>
          </w:sdtContent>
        </w:sdt>
      </w:p>
    </w:sdtContent>
  </w:sdt>
  <w:sdt>
    <w:sdtPr>
      <w:id w:val="-121015262"/>
      <w:tag w:val="goog_rdk_6271"/>
    </w:sdtPr>
    <w:sdtContent>
      <w:p w:rsidR="00000000" w:rsidDel="00000000" w:rsidP="00000000" w:rsidRDefault="00000000" w:rsidRPr="00000000" w14:paraId="0000057F">
        <w:pPr>
          <w:pStyle w:val="Heading3"/>
          <w:numPr>
            <w:ilvl w:val="0"/>
            <w:numId w:val="25"/>
          </w:numPr>
          <w:tabs>
            <w:tab w:val="center" w:leader="none" w:pos="4513"/>
            <w:tab w:val="right" w:leader="none" w:pos="9026"/>
          </w:tabs>
          <w:spacing w:before="80" w:beforeAutospacing="0"/>
          <w:ind w:left="720" w:hanging="360"/>
          <w:rPr>
            <w:ins w:author="Anonymous" w:id="202" w:date="2026-09-25T04:26:23Z"/>
            <w:del w:author="sarubala .B baskaran" w:id="209" w:date="2026-09-26T06:56:35Z"/>
          </w:rPr>
          <w:pPrChange w:author="Thirupathi DD" w:id="0" w:date="2026-09-26T11:22:32Z">
            <w:pPr>
              <w:pStyle w:val="Heading3"/>
              <w:numPr>
                <w:ilvl w:val="0"/>
                <w:numId w:val="25"/>
              </w:numPr>
              <w:tabs>
                <w:tab w:val="center" w:leader="none" w:pos="4513"/>
                <w:tab w:val="right" w:leader="none" w:pos="9026"/>
              </w:tabs>
              <w:ind w:left="720" w:hanging="360"/>
            </w:pPr>
          </w:pPrChange>
        </w:pPr>
        <w:sdt>
          <w:sdtPr>
            <w:id w:val="-1564582417"/>
            <w:tag w:val="goog_rdk_6268"/>
          </w:sdtPr>
          <w:sdtContent>
            <w:ins w:author="Anonymous" w:id="202" w:date="2026-09-25T04:26:23Z">
              <w:sdt>
                <w:sdtPr>
                  <w:id w:val="-1418489730"/>
                  <w:tag w:val="goog_rdk_6269"/>
                </w:sdtPr>
                <w:sdtContent>
                  <w:del w:author="sarubala .B baskaran" w:id="209" w:date="2026-09-26T06:56:35Z"/>
                </w:sdtContent>
              </w:sdt>
            </w:ins>
            <w:sdt>
              <w:sdtPr>
                <w:id w:val="37422864"/>
                <w:tag w:val="goog_rdk_6270"/>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Uvicorn (ASGI Server)</w:delText>
                    </w:r>
                  </w:del>
                </w:ins>
              </w:sdtContent>
            </w:sdt>
            <w:ins w:author="Anonymous" w:id="202" w:date="2026-09-25T04:26:23Z">
              <w:del w:author="sarubala .B baskaran" w:id="209" w:date="2026-09-26T06:56:35Z"/>
            </w:ins>
          </w:sdtContent>
        </w:sdt>
      </w:p>
    </w:sdtContent>
  </w:sdt>
  <w:sdt>
    <w:sdtPr>
      <w:id w:val="-1712454187"/>
      <w:tag w:val="goog_rdk_6277"/>
    </w:sdtPr>
    <w:sdtContent>
      <w:p w:rsidR="00000000" w:rsidDel="00000000" w:rsidP="00000000" w:rsidRDefault="00000000" w:rsidRPr="00000000" w14:paraId="00000580">
        <w:pPr>
          <w:numPr>
            <w:ilvl w:val="0"/>
            <w:numId w:val="12"/>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spacing w:before="280" w:lineRule="auto"/>
              <w:ind w:left="720" w:hanging="360"/>
            </w:pPr>
          </w:pPrChange>
        </w:pPr>
        <w:sdt>
          <w:sdtPr>
            <w:id w:val="-1766949448"/>
            <w:tag w:val="goog_rdk_6272"/>
          </w:sdtPr>
          <w:sdtContent>
            <w:ins w:author="Anonymous" w:id="202" w:date="2026-09-25T04:26:23Z">
              <w:sdt>
                <w:sdtPr>
                  <w:id w:val="-118840798"/>
                  <w:tag w:val="goog_rdk_6273"/>
                </w:sdtPr>
                <w:sdtContent>
                  <w:del w:author="sarubala .B baskaran" w:id="209" w:date="2026-09-26T06:56:35Z"/>
                </w:sdtContent>
              </w:sdt>
            </w:ins>
            <w:sdt>
              <w:sdtPr>
                <w:id w:val="181417257"/>
                <w:tag w:val="goog_rdk_6274"/>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Official Documentation: </w:delText>
                    </w:r>
                  </w:del>
                </w:ins>
              </w:sdtContent>
            </w:sdt>
            <w:ins w:author="Anonymous" w:id="202" w:date="2026-09-25T04:26:23Z">
              <w:del w:author="sarubala .B baskaran" w:id="209" w:date="2026-09-26T06:56:35Z">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sdt>
                  <w:sdtPr>
                    <w:id w:val="-208307472"/>
                    <w:tag w:val="goog_rdk_6275"/>
                  </w:sdtPr>
                  <w:sdtContent>
                    <w:r w:rsidDel="00000000" w:rsidR="00000000" w:rsidRPr="00000000">
                      <w:rPr>
                        <w:color w:val="1155cc"/>
                        <w:u w:val="single"/>
                        <w:rtl w:val="0"/>
                        <w:rPrChange w:author="Thirupathi DD" w:id="203" w:date="2026-09-26T11:22:32Z">
                          <w:rPr>
                            <w:color w:val="0000ff"/>
                            <w:u w:val="single"/>
                          </w:rPr>
                        </w:rPrChange>
                      </w:rPr>
                      <w:delText xml:space="preserve">PyPI</w:delText>
                    </w:r>
                  </w:sdtContent>
                </w:sdt>
                <w:r w:rsidDel="00000000" w:rsidR="00000000" w:rsidRPr="00000000">
                  <w:fldChar w:fldCharType="end"/>
                </w:r>
                <w:sdt>
                  <w:sdtPr>
                    <w:id w:val="-1514067509"/>
                    <w:tag w:val="goog_rdk_6276"/>
                  </w:sdtPr>
                  <w:sdtContent>
                    <w:r w:rsidDel="00000000" w:rsidR="00000000" w:rsidRPr="00000000">
                      <w:rPr>
                        <w:rtl w:val="0"/>
                      </w:rPr>
                    </w:r>
                  </w:sdtContent>
                </w:sdt>
              </w:del>
            </w:ins>
          </w:sdtContent>
        </w:sdt>
      </w:p>
    </w:sdtContent>
  </w:sdt>
  <w:sdt>
    <w:sdtPr>
      <w:id w:val="-277988915"/>
      <w:tag w:val="goog_rdk_6281"/>
    </w:sdtPr>
    <w:sdtContent>
      <w:p w:rsidR="00000000" w:rsidDel="00000000" w:rsidP="00000000" w:rsidRDefault="00000000" w:rsidRPr="00000000" w14:paraId="00000581">
        <w:pPr>
          <w:numPr>
            <w:ilvl w:val="0"/>
            <w:numId w:val="12"/>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1074225843"/>
            <w:tag w:val="goog_rdk_6278"/>
          </w:sdtPr>
          <w:sdtContent>
            <w:ins w:author="Anonymous" w:id="202" w:date="2026-09-25T04:26:23Z">
              <w:sdt>
                <w:sdtPr>
                  <w:id w:val="1429278133"/>
                  <w:tag w:val="goog_rdk_6279"/>
                </w:sdtPr>
                <w:sdtContent>
                  <w:del w:author="sarubala .B baskaran" w:id="209" w:date="2026-09-26T06:56:35Z"/>
                </w:sdtContent>
              </w:sdt>
            </w:ins>
            <w:sdt>
              <w:sdtPr>
                <w:id w:val="-1350873566"/>
                <w:tag w:val="goog_rdk_6280"/>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GEMINI_API_KEY=AIzaSyBz9tQMrVBm4LRcudUj1V3-YaIHmiIlybE</w:delText>
                    </w:r>
                  </w:del>
                </w:ins>
              </w:sdtContent>
            </w:sdt>
            <w:ins w:author="Anonymous" w:id="202" w:date="2026-09-25T04:26:23Z">
              <w:del w:author="sarubala .B baskaran" w:id="209" w:date="2026-09-26T06:56:35Z"/>
            </w:ins>
          </w:sdtContent>
        </w:sdt>
      </w:p>
    </w:sdtContent>
  </w:sdt>
  <w:sdt>
    <w:sdtPr>
      <w:id w:val="161364592"/>
      <w:tag w:val="goog_rdk_6285"/>
    </w:sdtPr>
    <w:sdtContent>
      <w:p w:rsidR="00000000" w:rsidDel="00000000" w:rsidP="00000000" w:rsidRDefault="00000000" w:rsidRPr="00000000" w14:paraId="00000582">
        <w:pPr>
          <w:numPr>
            <w:ilvl w:val="0"/>
            <w:numId w:val="12"/>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1593968143"/>
            <w:tag w:val="goog_rdk_6282"/>
          </w:sdtPr>
          <w:sdtContent>
            <w:ins w:author="Anonymous" w:id="202" w:date="2026-09-25T04:26:23Z">
              <w:sdt>
                <w:sdtPr>
                  <w:id w:val="1567109988"/>
                  <w:tag w:val="goog_rdk_6283"/>
                </w:sdtPr>
                <w:sdtContent>
                  <w:del w:author="sarubala .B baskaran" w:id="209" w:date="2026-09-26T06:56:35Z"/>
                </w:sdtContent>
              </w:sdt>
            </w:ins>
            <w:sdt>
              <w:sdtPr>
                <w:id w:val="-400453538"/>
                <w:tag w:val="goog_rdk_6284"/>
              </w:sdtPr>
              <w:sdtContent>
                <w:ins w:author="Anonymous" w:id="202" w:date="2026-09-25T04:26:23Z">
                  <w:del w:author="sarubala .B baskaran" w:id="209" w:date="2026-09-26T06:56:35Z">
                    <w:r w:rsidDel="00000000" w:rsidR="00000000" w:rsidRPr="00000000">
                      <w:rPr>
                        <w:rtl w:val="0"/>
                      </w:rPr>
                    </w:r>
                  </w:del>
                </w:ins>
              </w:sdtContent>
            </w:sdt>
            <w:ins w:author="Anonymous" w:id="202" w:date="2026-09-25T04:26:23Z">
              <w:del w:author="sarubala .B baskaran" w:id="209" w:date="2026-09-26T06:56:35Z"/>
            </w:ins>
          </w:sdtContent>
        </w:sdt>
      </w:p>
    </w:sdtContent>
  </w:sdt>
  <w:sdt>
    <w:sdtPr>
      <w:id w:val="-294791896"/>
      <w:tag w:val="goog_rdk_6289"/>
    </w:sdtPr>
    <w:sdtContent>
      <w:p w:rsidR="00000000" w:rsidDel="00000000" w:rsidP="00000000" w:rsidRDefault="00000000" w:rsidRPr="00000000" w14:paraId="00000583">
        <w:pPr>
          <w:numPr>
            <w:ilvl w:val="0"/>
            <w:numId w:val="12"/>
          </w:numPr>
          <w:tabs>
            <w:tab w:val="center" w:leader="none" w:pos="4513"/>
            <w:tab w:val="right" w:leader="none" w:pos="9026"/>
          </w:tabs>
          <w:ind w:left="720" w:hanging="360"/>
          <w:rPr>
            <w:ins w:author="Anonymous" w:id="202" w:date="2026-09-25T04:26:23Z"/>
            <w:del w:author="sarubala .B baskaran" w:id="209"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203"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1711819192"/>
            <w:tag w:val="goog_rdk_6286"/>
          </w:sdtPr>
          <w:sdtContent>
            <w:ins w:author="Anonymous" w:id="202" w:date="2026-09-25T04:26:23Z">
              <w:sdt>
                <w:sdtPr>
                  <w:id w:val="-656782013"/>
                  <w:tag w:val="goog_rdk_6287"/>
                </w:sdtPr>
                <w:sdtContent>
                  <w:del w:author="sarubala .B baskaran" w:id="209" w:date="2026-09-26T06:56:35Z"/>
                </w:sdtContent>
              </w:sdt>
            </w:ins>
            <w:sdt>
              <w:sdtPr>
                <w:id w:val="1175173424"/>
                <w:tag w:val="goog_rdk_6288"/>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Installation Steps:......</w:delText>
                    </w:r>
                  </w:del>
                </w:ins>
              </w:sdtContent>
            </w:sdt>
            <w:ins w:author="Anonymous" w:id="202" w:date="2026-09-25T04:26:23Z">
              <w:del w:author="sarubala .B baskaran" w:id="209" w:date="2026-09-26T06:56:35Z"/>
            </w:ins>
          </w:sdtContent>
        </w:sdt>
      </w:p>
    </w:sdtContent>
  </w:sdt>
  <w:sdt>
    <w:sdtPr>
      <w:id w:val="381195853"/>
      <w:tag w:val="goog_rdk_6293"/>
    </w:sdtPr>
    <w:sdtContent>
      <w:p w:rsidR="00000000" w:rsidDel="00000000" w:rsidP="00000000" w:rsidRDefault="00000000" w:rsidRPr="00000000" w14:paraId="00000584">
        <w:pPr>
          <w:numPr>
            <w:ilvl w:val="1"/>
            <w:numId w:val="12"/>
          </w:numPr>
          <w:tabs>
            <w:tab w:val="center" w:leader="none" w:pos="4513"/>
            <w:tab w:val="right" w:leader="none" w:pos="9026"/>
          </w:tabs>
          <w:rPr>
            <w:ins w:author="Anonymous" w:id="202" w:date="2026-09-25T04:26:23Z"/>
            <w:del w:author="sarubala .B baskaran" w:id="209" w:date="2026-09-26T06:56:35Z"/>
          </w:rPr>
        </w:pPr>
        <w:sdt>
          <w:sdtPr>
            <w:id w:val="-1839717664"/>
            <w:tag w:val="goog_rdk_6290"/>
          </w:sdtPr>
          <w:sdtContent>
            <w:ins w:author="Anonymous" w:id="202" w:date="2026-09-25T04:26:23Z">
              <w:sdt>
                <w:sdtPr>
                  <w:id w:val="59048225"/>
                  <w:tag w:val="goog_rdk_6291"/>
                </w:sdtPr>
                <w:sdtContent>
                  <w:del w:author="sarubala .B baskaran" w:id="209" w:date="2026-09-26T06:56:35Z"/>
                </w:sdtContent>
              </w:sdt>
            </w:ins>
            <w:sdt>
              <w:sdtPr>
                <w:id w:val="2077631374"/>
                <w:tag w:val="goog_rdk_6292"/>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Install Uvicorn using pip: pip install uvicorn </w:delText>
                    </w:r>
                  </w:del>
                </w:ins>
              </w:sdtContent>
            </w:sdt>
            <w:ins w:author="Anonymous" w:id="202" w:date="2026-09-25T04:26:23Z">
              <w:del w:author="sarubala .B baskaran" w:id="209" w:date="2026-09-26T06:56:35Z"/>
            </w:ins>
          </w:sdtContent>
        </w:sdt>
      </w:p>
    </w:sdtContent>
  </w:sdt>
  <w:sdt>
    <w:sdtPr>
      <w:id w:val="2070610531"/>
      <w:tag w:val="goog_rdk_6361"/>
    </w:sdtPr>
    <w:sdtContent>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Change w:author="Subramanian" w:id="232" w:date="2026-09-24T12:08:38Z">
              <w:rPr>
                <w:rFonts w:ascii="Calibri" w:cs="Calibri" w:eastAsia="Calibri" w:hAnsi="Calibri"/>
                <w:b w:val="0"/>
                <w:bCs w:val="0"/>
                <w:i w:val="0"/>
                <w:iCs w:val="0"/>
                <w:smallCaps w:val="0"/>
                <w:strike w:val="0"/>
                <w:color w:val="000000"/>
                <w:sz w:val="24"/>
                <w:szCs w:val="24"/>
                <w:u w:val="none"/>
                <w:shd w:fill="auto" w:val="clear"/>
                <w:vertAlign w:val="baseline"/>
              </w:rPr>
            </w:rPrChange>
          </w:rPr>
          <w:pPrChange w:author="Subramanian" w:id="0" w:date="2026-09-24T12:08:38Z">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1332305476"/>
            <w:tag w:val="goog_rdk_6294"/>
          </w:sdtPr>
          <w:sdtContent>
            <w:ins w:author="Anonymous" w:id="202" w:date="2026-09-25T04:26:23Z">
              <w:sdt>
                <w:sdtPr>
                  <w:id w:val="715956793"/>
                  <w:tag w:val="goog_rdk_6295"/>
                </w:sdtPr>
                <w:sdtContent>
                  <w:del w:author="sarubala .B baskaran" w:id="209" w:date="2026-09-26T06:56:35Z"/>
                </w:sdtContent>
              </w:sdt>
            </w:ins>
            <w:sdt>
              <w:sdtPr>
                <w:id w:val="-211243975"/>
                <w:tag w:val="goog_rdk_6296"/>
              </w:sdtPr>
              <w:sdtContent>
                <w:ins w:author="Anonymous" w:id="202" w:date="2026-09-25T04:26:23Z">
                  <w:del w:author="sarubala .B baskaran" w:id="209" w:date="2026-09-26T06:56:35Z">
                    <w:r w:rsidDel="00000000" w:rsidR="00000000" w:rsidRPr="00000000">
                      <w:rPr>
                        <w:rtl w:val="0"/>
                        <w:rPrChange w:author="Thirupathi DD" w:id="203" w:date="2026-09-26T11:22:32Z">
                          <w:rPr>
                            <w:rFonts w:ascii="Cambria" w:cs="Cambria" w:eastAsia="Cambria" w:hAnsi="Cambria"/>
                            <w:color w:val="000000"/>
                          </w:rPr>
                        </w:rPrChange>
                      </w:rPr>
                      <w:delText xml:space="preserve">Jinja2 (HTML Templating Engine)</w:delText>
                    </w:r>
                  </w:del>
                </w:ins>
              </w:sdtContent>
            </w:sdt>
            <w:ins w:author="Anonymous" w:id="202" w:date="2026-09-25T04:26:23Z">
              <w:del w:author="sarubala .B baskaran" w:id="209" w:date="2026-09-26T06:56:35Z"/>
            </w:ins>
          </w:sdtContent>
        </w:sdt>
        <w:sdt>
          <w:sdtPr>
            <w:id w:val="1797096775"/>
            <w:tag w:val="goog_rdk_6297"/>
          </w:sdtPr>
          <w:sdtContent>
            <w:del w:author="sarubala .B baskaran" w:id="209" w:date="2026-09-26T06:56:35Z"/>
          </w:sdtContent>
        </w:sdt>
        <w:sdt>
          <w:sdtPr>
            <w:id w:val="650239368"/>
            <w:tag w:val="goog_rdk_6298"/>
          </w:sdtPr>
          <w:sdtContent>
            <w:ins w:author="Anonymous" w:id="210" w:date="2026-09-24T17:15:00Z">
              <w:sdt>
                <w:sdtPr>
                  <w:id w:val="887727920"/>
                  <w:tag w:val="goog_rdk_6299"/>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16" name="image44.png"/>
                          <a:graphic>
                            <a:graphicData uri="http://schemas.openxmlformats.org/drawingml/2006/picture">
                              <pic:pic>
                                <pic:nvPicPr>
                                  <pic:cNvPr id="0" name="image44.png"/>
                                  <pic:cNvPicPr preferRelativeResize="0"/>
                                </pic:nvPicPr>
                                <pic:blipFill>
                                  <a:blip r:embed="rId7"/>
                                  <a:srcRect b="-53459" l="-2658" r="2658" t="53459"/>
                                  <a:stretch>
                                    <a:fillRect/>
                                  </a:stretch>
                                </pic:blipFill>
                                <pic:spPr>
                                  <a:xfrm>
                                    <a:off x="0" y="0"/>
                                    <a:ext cx="5731510" cy="3033395"/>
                                  </a:xfrm>
                                  <a:prstGeom prst="rect"/>
                                  <a:ln/>
                                </pic:spPr>
                              </pic:pic>
                            </a:graphicData>
                          </a:graphic>
                        </wp:inline>
                      </w:drawing>
                    </w:r>
                  </w:del>
                </w:sdtContent>
              </w:sdt>
            </w:ins>
          </w:sdtContent>
        </w:sdt>
        <w:sdt>
          <w:sdtPr>
            <w:id w:val="-2002077215"/>
            <w:tag w:val="goog_rdk_6300"/>
          </w:sdtPr>
          <w:sdtContent>
            <w:del w:author="sarubala .B baskaran" w:id="209" w:date="2026-09-26T06:56:35Z"/>
          </w:sdtContent>
        </w:sdt>
        <w:sdt>
          <w:sdtPr>
            <w:id w:val="617448945"/>
            <w:tag w:val="goog_rdk_6301"/>
          </w:sdtPr>
          <w:sdtContent>
            <w:ins w:author="Yuvashri E" w:id="211" w:date="2026-09-24T17:12:11Z">
              <w:sdt>
                <w:sdtPr>
                  <w:id w:val="-1548945889"/>
                  <w:tag w:val="goog_rdk_6302"/>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44" name="image44.png"/>
                          <a:graphic>
                            <a:graphicData uri="http://schemas.openxmlformats.org/drawingml/2006/picture">
                              <pic:pic>
                                <pic:nvPicPr>
                                  <pic:cNvPr id="0" name="image44.png"/>
                                  <pic:cNvPicPr preferRelativeResize="0"/>
                                </pic:nvPicPr>
                                <pic:blipFill>
                                  <a:blip r:embed="rId7"/>
                                  <a:srcRect b="-53459" l="-2658" r="2658" t="53459"/>
                                  <a:stretch>
                                    <a:fillRect/>
                                  </a:stretch>
                                </pic:blipFill>
                                <pic:spPr>
                                  <a:xfrm>
                                    <a:off x="0" y="0"/>
                                    <a:ext cx="5731510" cy="3033395"/>
                                  </a:xfrm>
                                  <a:prstGeom prst="rect"/>
                                  <a:ln/>
                                </pic:spPr>
                              </pic:pic>
                            </a:graphicData>
                          </a:graphic>
                        </wp:inline>
                      </w:drawing>
                    </w:r>
                  </w:del>
                </w:sdtContent>
              </w:sdt>
            </w:ins>
          </w:sdtContent>
        </w:sdt>
        <w:sdt>
          <w:sdtPr>
            <w:id w:val="-625962744"/>
            <w:tag w:val="goog_rdk_6303"/>
          </w:sdtPr>
          <w:sdtContent>
            <w:del w:author="sarubala .B baskaran" w:id="209" w:date="2026-09-26T06:56:35Z"/>
          </w:sdtContent>
        </w:sdt>
        <w:sdt>
          <w:sdtPr>
            <w:id w:val="-917458549"/>
            <w:tag w:val="goog_rdk_6304"/>
          </w:sdtPr>
          <w:sdtContent>
            <w:ins w:author="Keerthana" w:id="212" w:date="2026-09-24T15:47:38Z">
              <w:sdt>
                <w:sdtPr>
                  <w:id w:val="1185299295"/>
                  <w:tag w:val="goog_rdk_6305"/>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06" name="image44.png"/>
                          <a:graphic>
                            <a:graphicData uri="http://schemas.openxmlformats.org/drawingml/2006/picture">
                              <pic:pic>
                                <pic:nvPicPr>
                                  <pic:cNvPr id="0" name="image44.png"/>
                                  <pic:cNvPicPr preferRelativeResize="0"/>
                                </pic:nvPicPr>
                                <pic:blipFill>
                                  <a:blip r:embed="rId7"/>
                                  <a:srcRect b="-53459" l="-2658" r="2658" t="53459"/>
                                  <a:stretch>
                                    <a:fillRect/>
                                  </a:stretch>
                                </pic:blipFill>
                                <pic:spPr>
                                  <a:xfrm>
                                    <a:off x="0" y="0"/>
                                    <a:ext cx="5731510" cy="3033395"/>
                                  </a:xfrm>
                                  <a:prstGeom prst="rect"/>
                                  <a:ln/>
                                </pic:spPr>
                              </pic:pic>
                            </a:graphicData>
                          </a:graphic>
                        </wp:inline>
                      </w:drawing>
                    </w:r>
                  </w:del>
                </w:sdtContent>
              </w:sdt>
            </w:ins>
          </w:sdtContent>
        </w:sdt>
        <w:sdt>
          <w:sdtPr>
            <w:id w:val="-1983797696"/>
            <w:tag w:val="goog_rdk_6306"/>
          </w:sdtPr>
          <w:sdtContent>
            <w:del w:author="sarubala .B baskaran" w:id="209" w:date="2026-09-26T06:56:35Z"/>
          </w:sdtContent>
        </w:sdt>
        <w:sdt>
          <w:sdtPr>
            <w:id w:val="-1826252301"/>
            <w:tag w:val="goog_rdk_6307"/>
          </w:sdtPr>
          <w:sdtContent>
            <w:ins w:author="ꜱᴜʀᴇɴᴅʀᴀɴ. ᴄ" w:id="213" w:date="2026-09-24T15:42:53Z">
              <w:sdt>
                <w:sdtPr>
                  <w:id w:val="-1067922935"/>
                  <w:tag w:val="goog_rdk_6308"/>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29" name="image44.png"/>
                          <a:graphic>
                            <a:graphicData uri="http://schemas.openxmlformats.org/drawingml/2006/picture">
                              <pic:pic>
                                <pic:nvPicPr>
                                  <pic:cNvPr id="0" name="image44.png"/>
                                  <pic:cNvPicPr preferRelativeResize="0"/>
                                </pic:nvPicPr>
                                <pic:blipFill>
                                  <a:blip r:embed="rId7"/>
                                  <a:srcRect b="-5660" l="3322" r="-3322" t="5660"/>
                                  <a:stretch>
                                    <a:fillRect/>
                                  </a:stretch>
                                </pic:blipFill>
                                <pic:spPr>
                                  <a:xfrm>
                                    <a:off x="0" y="0"/>
                                    <a:ext cx="5731510" cy="3033395"/>
                                  </a:xfrm>
                                  <a:prstGeom prst="rect"/>
                                  <a:ln/>
                                </pic:spPr>
                              </pic:pic>
                            </a:graphicData>
                          </a:graphic>
                        </wp:inline>
                      </w:drawing>
                    </w:r>
                  </w:del>
                </w:sdtContent>
              </w:sdt>
            </w:ins>
          </w:sdtContent>
        </w:sdt>
        <w:sdt>
          <w:sdtPr>
            <w:id w:val="-984931251"/>
            <w:tag w:val="goog_rdk_6309"/>
          </w:sdtPr>
          <w:sdtContent>
            <w:del w:author="sarubala .B baskaran" w:id="209" w:date="2026-09-26T06:56:35Z"/>
          </w:sdtContent>
        </w:sdt>
        <w:sdt>
          <w:sdtPr>
            <w:id w:val="664409725"/>
            <w:tag w:val="goog_rdk_6310"/>
          </w:sdtPr>
          <w:sdtContent>
            <w:ins w:author="MD Ismail" w:id="214" w:date="2026-09-24T15:37:25Z">
              <w:sdt>
                <w:sdtPr>
                  <w:id w:val="-1390580810"/>
                  <w:tag w:val="goog_rdk_6311"/>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4050" cy="5512118"/>
                          <wp:effectExtent b="0" l="0" r="0" t="0"/>
                          <wp:docPr id="2126916914" name="image44.png"/>
                          <a:graphic>
                            <a:graphicData uri="http://schemas.openxmlformats.org/drawingml/2006/picture">
                              <pic:pic>
                                <pic:nvPicPr>
                                  <pic:cNvPr id="0" name="image44.png"/>
                                  <pic:cNvPicPr preferRelativeResize="0"/>
                                </pic:nvPicPr>
                                <pic:blipFill>
                                  <a:blip r:embed="rId7"/>
                                  <a:srcRect b="1496" l="5999" r="-5999" t="26113"/>
                                  <a:stretch>
                                    <a:fillRect/>
                                  </a:stretch>
                                </pic:blipFill>
                                <pic:spPr>
                                  <a:xfrm>
                                    <a:off x="0" y="0"/>
                                    <a:ext cx="5734050" cy="5512118"/>
                                  </a:xfrm>
                                  <a:prstGeom prst="rect"/>
                                  <a:ln/>
                                </pic:spPr>
                              </pic:pic>
                            </a:graphicData>
                          </a:graphic>
                        </wp:inline>
                      </w:drawing>
                    </w:r>
                  </w:del>
                </w:sdtContent>
              </w:sdt>
            </w:ins>
          </w:sdtContent>
        </w:sdt>
        <w:sdt>
          <w:sdtPr>
            <w:id w:val="-738369526"/>
            <w:tag w:val="goog_rdk_6312"/>
          </w:sdtPr>
          <w:sdtContent>
            <w:del w:author="sarubala .B baskaran" w:id="209" w:date="2026-09-26T06:56:35Z"/>
          </w:sdtContent>
        </w:sdt>
        <w:sdt>
          <w:sdtPr>
            <w:id w:val="637982844"/>
            <w:tag w:val="goog_rdk_6313"/>
          </w:sdtPr>
          <w:sdtContent>
            <w:ins w:author="DELIGHT WORLD 1.0" w:id="215" w:date="2026-09-24T13:54:27Z">
              <w:sdt>
                <w:sdtPr>
                  <w:id w:val="517243370"/>
                  <w:tag w:val="goog_rdk_6314"/>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4770000" cy="2527300"/>
                          <wp:effectExtent b="0" l="0" r="0" t="0"/>
                          <wp:docPr id="2126916913" name="image44.png"/>
                          <a:graphic>
                            <a:graphicData uri="http://schemas.openxmlformats.org/drawingml/2006/picture">
                              <pic:pic>
                                <pic:nvPicPr>
                                  <pic:cNvPr id="0" name="image44.png"/>
                                  <pic:cNvPicPr preferRelativeResize="0"/>
                                </pic:nvPicPr>
                                <pic:blipFill>
                                  <a:blip r:embed="rId7"/>
                                  <a:srcRect b="25157" l="-57807" r="57807" t="-25157"/>
                                  <a:stretch>
                                    <a:fillRect/>
                                  </a:stretch>
                                </pic:blipFill>
                                <pic:spPr>
                                  <a:xfrm>
                                    <a:off x="0" y="0"/>
                                    <a:ext cx="4770000" cy="2527300"/>
                                  </a:xfrm>
                                  <a:prstGeom prst="rect"/>
                                  <a:ln/>
                                </pic:spPr>
                              </pic:pic>
                            </a:graphicData>
                          </a:graphic>
                        </wp:inline>
                      </w:drawing>
                    </w:r>
                  </w:del>
                </w:sdtContent>
              </w:sdt>
            </w:ins>
          </w:sdtContent>
        </w:sdt>
        <w:sdt>
          <w:sdtPr>
            <w:id w:val="-1337735474"/>
            <w:tag w:val="goog_rdk_6315"/>
          </w:sdtPr>
          <w:sdtContent>
            <w:del w:author="sarubala .B baskaran" w:id="209" w:date="2026-09-26T06:56:35Z"/>
          </w:sdtContent>
        </w:sdt>
        <w:sdt>
          <w:sdtPr>
            <w:id w:val="-1861205778"/>
            <w:tag w:val="goog_rdk_6316"/>
          </w:sdtPr>
          <w:sdtContent>
            <w:ins w:author="Mohammed Ismail Jakir Hussain" w:id="216" w:date="2026-09-24T14:34:47Z">
              <w:sdt>
                <w:sdtPr>
                  <w:id w:val="1747293700"/>
                  <w:tag w:val="goog_rdk_6317"/>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62" name="image44.png"/>
                          <a:graphic>
                            <a:graphicData uri="http://schemas.openxmlformats.org/drawingml/2006/picture">
                              <pic:pic>
                                <pic:nvPicPr>
                                  <pic:cNvPr id="0" name="image44.png"/>
                                  <pic:cNvPicPr preferRelativeResize="0"/>
                                </pic:nvPicPr>
                                <pic:blipFill>
                                  <a:blip r:embed="rId7"/>
                                  <a:srcRect b="-53459" l="-2658" r="2658" t="53459"/>
                                  <a:stretch>
                                    <a:fillRect/>
                                  </a:stretch>
                                </pic:blipFill>
                                <pic:spPr>
                                  <a:xfrm>
                                    <a:off x="0" y="0"/>
                                    <a:ext cx="5731510" cy="3033395"/>
                                  </a:xfrm>
                                  <a:prstGeom prst="rect"/>
                                  <a:ln/>
                                </pic:spPr>
                              </pic:pic>
                            </a:graphicData>
                          </a:graphic>
                        </wp:inline>
                      </w:drawing>
                    </w:r>
                  </w:del>
                </w:sdtContent>
              </w:sdt>
            </w:ins>
          </w:sdtContent>
        </w:sdt>
        <w:sdt>
          <w:sdtPr>
            <w:id w:val="331917034"/>
            <w:tag w:val="goog_rdk_6318"/>
          </w:sdtPr>
          <w:sdtContent>
            <w:del w:author="sarubala .B baskaran" w:id="209" w:date="2026-09-26T06:56:35Z"/>
          </w:sdtContent>
        </w:sdt>
        <w:sdt>
          <w:sdtPr>
            <w:id w:val="1962965239"/>
            <w:tag w:val="goog_rdk_6319"/>
          </w:sdtPr>
          <w:sdtContent>
            <w:ins w:author="BHARATH BHARATH" w:id="217" w:date="2026-09-24T14:15:17Z">
              <w:sdt>
                <w:sdtPr>
                  <w:id w:val="-645610472"/>
                  <w:tag w:val="goog_rdk_6320"/>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22" name="image44.png"/>
                          <a:graphic>
                            <a:graphicData uri="http://schemas.openxmlformats.org/drawingml/2006/picture">
                              <pic:pic>
                                <pic:nvPicPr>
                                  <pic:cNvPr id="0" name="image44.png"/>
                                  <pic:cNvPicPr preferRelativeResize="0"/>
                                </pic:nvPicPr>
                                <pic:blipFill>
                                  <a:blip r:embed="rId7"/>
                                  <a:srcRect b="-54088" l="-2658" r="2658" t="54088"/>
                                  <a:stretch>
                                    <a:fillRect/>
                                  </a:stretch>
                                </pic:blipFill>
                                <pic:spPr>
                                  <a:xfrm>
                                    <a:off x="0" y="0"/>
                                    <a:ext cx="5731510" cy="3033395"/>
                                  </a:xfrm>
                                  <a:prstGeom prst="rect"/>
                                  <a:ln/>
                                </pic:spPr>
                              </pic:pic>
                            </a:graphicData>
                          </a:graphic>
                        </wp:inline>
                      </w:drawing>
                    </w:r>
                  </w:del>
                </w:sdtContent>
              </w:sdt>
            </w:ins>
          </w:sdtContent>
        </w:sdt>
        <w:sdt>
          <w:sdtPr>
            <w:id w:val="1889739479"/>
            <w:tag w:val="goog_rdk_6321"/>
          </w:sdtPr>
          <w:sdtContent>
            <w:del w:author="sarubala .B baskaran" w:id="209" w:date="2026-09-26T06:56:35Z"/>
          </w:sdtContent>
        </w:sdt>
        <w:sdt>
          <w:sdtPr>
            <w:id w:val="310970837"/>
            <w:tag w:val="goog_rdk_6322"/>
          </w:sdtPr>
          <w:sdtContent>
            <w:ins w:author="Kogila Kogila" w:id="218" w:date="2026-09-24T08:02:15Z">
              <w:sdt>
                <w:sdtPr>
                  <w:id w:val="-1902861872"/>
                  <w:tag w:val="goog_rdk_6323"/>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50"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13453475"/>
            <w:tag w:val="goog_rdk_6324"/>
          </w:sdtPr>
          <w:sdtContent>
            <w:del w:author="sarubala .B baskaran" w:id="209" w:date="2026-09-26T06:56:35Z"/>
          </w:sdtContent>
        </w:sdt>
        <w:sdt>
          <w:sdtPr>
            <w:id w:val="-1857685448"/>
            <w:tag w:val="goog_rdk_6325"/>
          </w:sdtPr>
          <w:sdtContent>
            <w:ins w:author="sivasankari" w:id="219" w:date="2026-09-24T09:40:51Z">
              <w:sdt>
                <w:sdtPr>
                  <w:id w:val="2027554782"/>
                  <w:tag w:val="goog_rdk_6326"/>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05" name="image44.png"/>
                          <a:graphic>
                            <a:graphicData uri="http://schemas.openxmlformats.org/drawingml/2006/picture">
                              <pic:pic>
                                <pic:nvPicPr>
                                  <pic:cNvPr id="0" name="image44.png"/>
                                  <pic:cNvPicPr preferRelativeResize="0"/>
                                </pic:nvPicPr>
                                <pic:blipFill>
                                  <a:blip r:embed="rId7"/>
                                  <a:srcRect b="-54088" l="-2658" r="2658" t="54088"/>
                                  <a:stretch>
                                    <a:fillRect/>
                                  </a:stretch>
                                </pic:blipFill>
                                <pic:spPr>
                                  <a:xfrm>
                                    <a:off x="0" y="0"/>
                                    <a:ext cx="5731510" cy="3033395"/>
                                  </a:xfrm>
                                  <a:prstGeom prst="rect"/>
                                  <a:ln/>
                                </pic:spPr>
                              </pic:pic>
                            </a:graphicData>
                          </a:graphic>
                        </wp:inline>
                      </w:drawing>
                    </w:r>
                  </w:del>
                </w:sdtContent>
              </w:sdt>
            </w:ins>
          </w:sdtContent>
        </w:sdt>
        <w:sdt>
          <w:sdtPr>
            <w:id w:val="-668316607"/>
            <w:tag w:val="goog_rdk_6327"/>
          </w:sdtPr>
          <w:sdtContent>
            <w:del w:author="sarubala .B baskaran" w:id="209" w:date="2026-09-26T06:56:35Z"/>
          </w:sdtContent>
        </w:sdt>
        <w:sdt>
          <w:sdtPr>
            <w:id w:val="-1424222137"/>
            <w:tag w:val="goog_rdk_6328"/>
          </w:sdtPr>
          <w:sdtContent>
            <w:ins w:author="Sripriya" w:id="220" w:date="2026-09-24T07:30:23Z">
              <w:sdt>
                <w:sdtPr>
                  <w:id w:val="226607841"/>
                  <w:tag w:val="goog_rdk_6329"/>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37"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1073170101"/>
            <w:tag w:val="goog_rdk_6330"/>
          </w:sdtPr>
          <w:sdtContent>
            <w:del w:author="sarubala .B baskaran" w:id="209" w:date="2026-09-26T06:56:35Z"/>
          </w:sdtContent>
        </w:sdt>
        <w:sdt>
          <w:sdtPr>
            <w:id w:val="-1831840913"/>
            <w:tag w:val="goog_rdk_6331"/>
          </w:sdtPr>
          <w:sdtContent>
            <w:ins w:author="Dinesh Kumar S" w:id="221" w:date="2026-09-24T07:25:37Z">
              <w:sdt>
                <w:sdtPr>
                  <w:id w:val="1891606262"/>
                  <w:tag w:val="goog_rdk_6332"/>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4889500" cy="4000500"/>
                          <wp:effectExtent b="0" l="0" r="0" t="0"/>
                          <wp:docPr id="2126916939"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4889500" cy="4000500"/>
                                  </a:xfrm>
                                  <a:prstGeom prst="rect"/>
                                  <a:ln/>
                                </pic:spPr>
                              </pic:pic>
                            </a:graphicData>
                          </a:graphic>
                        </wp:inline>
                      </w:drawing>
                    </w:r>
                  </w:del>
                </w:sdtContent>
              </w:sdt>
            </w:ins>
          </w:sdtContent>
        </w:sdt>
        <w:sdt>
          <w:sdtPr>
            <w:id w:val="-1329909469"/>
            <w:tag w:val="goog_rdk_6333"/>
          </w:sdtPr>
          <w:sdtContent>
            <w:del w:author="sarubala .B baskaran" w:id="209" w:date="2026-09-26T06:56:35Z"/>
          </w:sdtContent>
        </w:sdt>
        <w:sdt>
          <w:sdtPr>
            <w:id w:val="885761110"/>
            <w:tag w:val="goog_rdk_6334"/>
          </w:sdtPr>
          <w:sdtContent>
            <w:ins w:author="Rahul .R" w:id="222" w:date="2026-09-24T06:33:40Z">
              <w:sdt>
                <w:sdtPr>
                  <w:id w:val="-2019780650"/>
                  <w:tag w:val="goog_rdk_6335"/>
                </w:sdtPr>
                <w:sdtContent>
                  <w:del w:author="sarubala .B baskaran" w:id="209" w:date="2026-09-26T06:56:35Z">
                    <w:r w:rsidDel="00000000" w:rsidR="00000000" w:rsidRPr="00000000">
                      <w:rPr>
                        <w:rPrChange w:author="Thirupathi DD" w:id="203" w:date="2026-09-26T11:22:32Z">
                          <w:rPr>
                            <w:rFonts w:ascii="Cambria" w:cs="Cambria" w:eastAsia="Cambria" w:hAnsi="Cambria"/>
                            <w:color w:val="000000"/>
                          </w:rPr>
                        </w:rPrChange>
                      </w:rPr>
                      <w:drawing>
                        <wp:inline distB="0" distT="0" distL="0" distR="0">
                          <wp:extent cx="5731510" cy="3033395"/>
                          <wp:effectExtent b="0" l="0" r="0" t="0"/>
                          <wp:docPr id="2126916933"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31510" cy="3033395"/>
                                  </a:xfrm>
                                  <a:prstGeom prst="rect"/>
                                  <a:ln/>
                                </pic:spPr>
                              </pic:pic>
                            </a:graphicData>
                          </a:graphic>
                        </wp:inline>
                      </w:drawing>
                    </w:r>
                  </w:del>
                </w:sdtContent>
              </w:sdt>
            </w:ins>
          </w:sdtContent>
        </w:sdt>
        <w:sdt>
          <w:sdtPr>
            <w:id w:val="-1807607834"/>
            <w:tag w:val="goog_rdk_6336"/>
          </w:sdtPr>
          <w:sdtContent>
            <w:del w:author="sarubala .B baskaran" w:id="209" w:date="2026-09-26T06:56:35Z">
              <w:r w:rsidDel="00000000" w:rsidR="00000000" w:rsidRPr="00000000">
                <w:rPr>
                  <w:rPrChange w:author="Thirupathi DD" w:id="203"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114300" distT="114300" distL="114300" distR="114300">
                    <wp:extent cx="1585540" cy="681038"/>
                    <wp:effectExtent b="0" l="0" r="0" t="0"/>
                    <wp:docPr id="2126916949"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585540" cy="681038"/>
                            </a:xfrm>
                            <a:prstGeom prst="rect"/>
                            <a:ln/>
                          </pic:spPr>
                        </pic:pic>
                      </a:graphicData>
                    </a:graphic>
                  </wp:inline>
                </w:drawing>
              </w:r>
            </w:del>
          </w:sdtContent>
        </w:sdt>
        <w:sdt>
          <w:sdtPr>
            <w:id w:val="-1564012217"/>
            <w:tag w:val="goog_rdk_6337"/>
          </w:sdtPr>
          <w:sdtContent>
            <w:ins w:author="Rivaldo 007" w:id="223" w:date="2026-09-22T12:41:13Z">
              <w:sdt>
                <w:sdtPr>
                  <w:id w:val="-2036908203"/>
                  <w:tag w:val="goog_rdk_6338"/>
                </w:sdtPr>
                <w:sdtContent>
                  <w:del w:author="sarubala .B baskaran" w:id="209" w:date="2026-09-26T06:56:35Z"/>
                </w:sdtContent>
              </w:sdt>
            </w:ins>
            <w:sdt>
              <w:sdtPr>
                <w:id w:val="242125103"/>
                <w:tag w:val="goog_rdk_6339"/>
              </w:sdtPr>
              <w:sdtContent>
                <w:ins w:author="Rivaldo 007" w:id="223" w:date="2026-09-22T12:41:13Z">
                  <w:del w:author="sarubala .B baskaran" w:id="209" w:date="2026-09-26T06:56:35Z">
                    <w:r w:rsidDel="00000000" w:rsidR="00000000" w:rsidRPr="00000000">
                      <w:rPr>
                        <w:rtl w:val="0"/>
                        <w:rPrChange w:author="Thirupathi DD" w:id="203"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elText xml:space="preserve"> </w:delText>
                    </w:r>
                  </w:del>
                </w:ins>
              </w:sdtContent>
            </w:sdt>
            <w:ins w:author="Rivaldo 007" w:id="223" w:date="2026-09-22T12:41:13Z">
              <w:del w:author="sarubala .B baskaran" w:id="209" w:date="2026-09-26T06:56:35Z"/>
            </w:ins>
          </w:sdtContent>
        </w:sdt>
        <w:sdt>
          <w:sdtPr>
            <w:id w:val="-646410371"/>
            <w:tag w:val="goog_rdk_6340"/>
          </w:sdtPr>
          <w:sdtContent>
            <w:del w:author="sarubala .B baskaran" w:id="209" w:date="2026-09-26T06:56:35Z"/>
          </w:sdtContent>
        </w:sdt>
        <w:sdt>
          <w:sdtPr>
            <w:id w:val="-1463893841"/>
            <w:tag w:val="goog_rdk_6341"/>
          </w:sdtPr>
          <w:sdtContent>
            <w:ins w:author="Madhumitha S" w:id="224" w:date="2026-09-24T06:10:30Z">
              <w:sdt>
                <w:sdtPr>
                  <w:id w:val="454050609"/>
                  <w:tag w:val="goog_rdk_6342"/>
                </w:sdtPr>
                <w:sdtContent>
                  <w:del w:author="sarubala .B baskaran" w:id="209" w:date="2026-09-26T06:56:35Z">
                    <w:r w:rsidDel="00000000" w:rsidR="00000000" w:rsidRPr="00000000">
                      <w:rPr>
                        <w:rPrChange w:author="Thirupathi DD" w:id="203"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2826385"/>
                          <wp:effectExtent b="0" l="0" r="0" t="0"/>
                          <wp:docPr id="2126916935"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31510" cy="2826385"/>
                                  </a:xfrm>
                                  <a:prstGeom prst="rect"/>
                                  <a:ln/>
                                </pic:spPr>
                              </pic:pic>
                            </a:graphicData>
                          </a:graphic>
                        </wp:inline>
                      </w:drawing>
                    </w:r>
                  </w:del>
                </w:sdtContent>
              </w:sdt>
            </w:ins>
          </w:sdtContent>
        </w:sdt>
        <w:sdt>
          <w:sdtPr>
            <w:id w:val="-1358169716"/>
            <w:tag w:val="goog_rdk_6343"/>
          </w:sdtPr>
          <w:sdtContent>
            <w:del w:author="sarubala .B baskaran" w:id="209" w:date="2026-09-26T06:56:35Z"/>
          </w:sdtContent>
        </w:sdt>
        <w:sdt>
          <w:sdtPr>
            <w:id w:val="689785874"/>
            <w:tag w:val="goog_rdk_6344"/>
          </w:sdtPr>
          <w:sdtContent>
            <w:ins w:author="K.thilagavathi" w:id="225" w:date="2026-09-24T05:59:22Z">
              <w:sdt>
                <w:sdtPr>
                  <w:id w:val="-377231105"/>
                  <w:tag w:val="goog_rdk_6345"/>
                </w:sdtPr>
                <w:sdtContent>
                  <w:del w:author="sarubala .B baskaran" w:id="209" w:date="2026-09-26T06:56:35Z">
                    <w:r w:rsidDel="00000000" w:rsidR="00000000" w:rsidRPr="00000000">
                      <w:rPr>
                        <w:rPrChange w:author="Thirupathi DD" w:id="203"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11"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31510" cy="3033395"/>
                                  </a:xfrm>
                                  <a:prstGeom prst="rect"/>
                                  <a:ln/>
                                </pic:spPr>
                              </pic:pic>
                            </a:graphicData>
                          </a:graphic>
                        </wp:inline>
                      </w:drawing>
                    </w:r>
                  </w:del>
                </w:sdtContent>
              </w:sdt>
            </w:ins>
          </w:sdtContent>
        </w:sdt>
        <w:sdt>
          <w:sdtPr>
            <w:id w:val="1032179184"/>
            <w:tag w:val="goog_rdk_6346"/>
          </w:sdtPr>
          <w:sdtContent>
            <w:del w:author="sarubala .B baskaran" w:id="209" w:date="2026-09-26T06:56:35Z"/>
          </w:sdtContent>
        </w:sdt>
        <w:sdt>
          <w:sdtPr>
            <w:id w:val="1334986430"/>
            <w:tag w:val="goog_rdk_6347"/>
          </w:sdtPr>
          <w:sdtContent>
            <w:ins w:author="Akash Akash" w:id="226" w:date="2026-09-24T05:58:45Z">
              <w:sdt>
                <w:sdtPr>
                  <w:id w:val="2025429126"/>
                  <w:tag w:val="goog_rdk_6348"/>
                </w:sdtPr>
                <w:sdtContent>
                  <w:del w:author="sarubala .B baskaran" w:id="209" w:date="2026-09-26T06:56:35Z">
                    <w:r w:rsidDel="00000000" w:rsidR="00000000" w:rsidRPr="00000000">
                      <w:rPr>
                        <w:rPrChange w:author="Thirupathi DD" w:id="203"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25"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31510" cy="3033395"/>
                                  </a:xfrm>
                                  <a:prstGeom prst="rect"/>
                                  <a:ln/>
                                </pic:spPr>
                              </pic:pic>
                            </a:graphicData>
                          </a:graphic>
                        </wp:inline>
                      </w:drawing>
                    </w:r>
                  </w:del>
                </w:sdtContent>
              </w:sdt>
            </w:ins>
          </w:sdtContent>
        </w:sdt>
        <w:sdt>
          <w:sdtPr>
            <w:id w:val="512593901"/>
            <w:tag w:val="goog_rdk_6349"/>
          </w:sdtPr>
          <w:sdtContent>
            <w:del w:author="sarubala .B baskaran" w:id="209" w:date="2026-09-26T06:56:35Z"/>
          </w:sdtContent>
        </w:sdt>
        <w:sdt>
          <w:sdtPr>
            <w:id w:val="-1784851001"/>
            <w:tag w:val="goog_rdk_6350"/>
          </w:sdtPr>
          <w:sdtContent>
            <w:ins w:author="Saraswathi" w:id="227" w:date="2026-09-23T13:57:03Z">
              <w:sdt>
                <w:sdtPr>
                  <w:id w:val="-2005545582"/>
                  <w:tag w:val="goog_rdk_6351"/>
                </w:sdtPr>
                <w:sdtContent>
                  <w:del w:author="sarubala .B baskaran" w:id="209" w:date="2026-09-26T06:56:35Z">
                    <w:r w:rsidDel="00000000" w:rsidR="00000000" w:rsidRPr="00000000">
                      <w:rPr>
                        <w:rPrChange w:author="Thirupathi DD" w:id="203"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155700"/>
                          <wp:effectExtent b="0" l="0" r="0" t="0"/>
                          <wp:docPr id="212691691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3957150" cy="1155700"/>
                                  </a:xfrm>
                                  <a:prstGeom prst="rect"/>
                                  <a:ln/>
                                </pic:spPr>
                              </pic:pic>
                            </a:graphicData>
                          </a:graphic>
                        </wp:inline>
                      </w:drawing>
                    </w:r>
                  </w:del>
                </w:sdtContent>
              </w:sdt>
            </w:ins>
          </w:sdtContent>
        </w:sdt>
        <w:sdt>
          <w:sdtPr>
            <w:id w:val="-1458676150"/>
            <w:tag w:val="goog_rdk_6352"/>
          </w:sdtPr>
          <w:sdtContent>
            <w:del w:author="sarubala .B baskaran" w:id="209" w:date="2026-09-26T06:56:35Z"/>
          </w:sdtContent>
        </w:sdt>
        <w:sdt>
          <w:sdtPr>
            <w:id w:val="-757566201"/>
            <w:tag w:val="goog_rdk_6353"/>
          </w:sdtPr>
          <w:sdtContent>
            <w:ins w:author="rohini selvana" w:id="228" w:date="2026-09-23T09:15:05Z">
              <w:sdt>
                <w:sdtPr>
                  <w:id w:val="-879072627"/>
                  <w:tag w:val="goog_rdk_6354"/>
                </w:sdtPr>
                <w:sdtContent>
                  <w:del w:author="sarubala .B baskaran" w:id="209" w:date="2026-09-26T06:56:35Z">
                    <w:r w:rsidDel="00000000" w:rsidR="00000000" w:rsidRPr="00000000">
                      <w:rPr>
                        <w:rPrChange w:author="Thirupathi DD" w:id="203"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384300"/>
                          <wp:effectExtent b="0" l="0" r="0" t="0"/>
                          <wp:docPr id="2126916908"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957150" cy="1384300"/>
                                  </a:xfrm>
                                  <a:prstGeom prst="rect"/>
                                  <a:ln/>
                                </pic:spPr>
                              </pic:pic>
                            </a:graphicData>
                          </a:graphic>
                        </wp:inline>
                      </w:drawing>
                    </w:r>
                  </w:del>
                </w:sdtContent>
              </w:sdt>
            </w:ins>
          </w:sdtContent>
        </w:sdt>
        <w:sdt>
          <w:sdtPr>
            <w:id w:val="-1014385600"/>
            <w:tag w:val="goog_rdk_6355"/>
          </w:sdtPr>
          <w:sdtContent>
            <w:del w:author="sarubala .B baskaran" w:id="209" w:date="2026-09-26T06:56:35Z"/>
          </w:sdtContent>
        </w:sdt>
        <w:sdt>
          <w:sdtPr>
            <w:id w:val="-33189662"/>
            <w:tag w:val="goog_rdk_6356"/>
          </w:sdtPr>
          <w:sdtContent>
            <w:ins w:author="Navaneethan S" w:id="229" w:date="2026-09-22T15:30:32Z">
              <w:sdt>
                <w:sdtPr>
                  <w:id w:val="-216743694"/>
                  <w:tag w:val="goog_rdk_6357"/>
                </w:sdtPr>
                <w:sdtContent>
                  <w:del w:author="sarubala .B baskaran" w:id="209" w:date="2026-09-26T06:56:35Z">
                    <w:r w:rsidDel="00000000" w:rsidR="00000000" w:rsidRPr="00000000">
                      <w:rPr>
                        <w:rPrChange w:author="Thirupathi DD" w:id="203"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244600"/>
                          <wp:effectExtent b="0" l="0" r="0" t="0"/>
                          <wp:docPr id="212691693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957150" cy="1244600"/>
                                  </a:xfrm>
                                  <a:prstGeom prst="rect"/>
                                  <a:ln/>
                                </pic:spPr>
                              </pic:pic>
                            </a:graphicData>
                          </a:graphic>
                        </wp:inline>
                      </w:drawing>
                    </w:r>
                  </w:del>
                </w:sdtContent>
              </w:sdt>
            </w:ins>
          </w:sdtContent>
        </w:sdt>
        <w:sdt>
          <w:sdtPr>
            <w:id w:val="-471053999"/>
            <w:tag w:val="goog_rdk_6358"/>
          </w:sdtPr>
          <w:sdtContent>
            <w:r w:rsidDel="00000000" w:rsidR="00000000" w:rsidRPr="00000000">
              <w:rPr>
                <w:rtl w:val="0"/>
              </w:rPr>
            </w:r>
          </w:sdtContent>
        </w:sdt>
        <w:sdt>
          <w:sdtPr>
            <w:id w:val="1086979288"/>
            <w:tag w:val="goog_rdk_6359"/>
          </w:sdtPr>
          <w:sdtContent>
            <w:del w:author="NAFILA SB" w:id="230" w:date="2026-09-30T14:14:16Z">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63"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sdtContent>
        </w:sdt>
        <w:sdt>
          <w:sdtPr>
            <w:id w:val="1786144529"/>
            <w:tag w:val="goog_rdk_6360"/>
          </w:sdtPr>
          <w:sdtContent>
            <w:ins w:author="Vino Paramaiya" w:id="231" w:date="2026-09-24T11:56:43Z">
              <w:r w:rsidDel="00000000" w:rsidR="00000000" w:rsidRPr="00000000">
                <w:drawing>
                  <wp:anchor allowOverlap="1" behindDoc="0" distB="114300" distT="114300" distL="114300" distR="114300" hidden="0" layoutInCell="1" locked="0" relativeHeight="0" simplePos="0">
                    <wp:simplePos x="0" y="0"/>
                    <wp:positionH relativeFrom="column">
                      <wp:posOffset>4655700</wp:posOffset>
                    </wp:positionH>
                    <wp:positionV relativeFrom="paragraph">
                      <wp:posOffset>342900</wp:posOffset>
                    </wp:positionV>
                    <wp:extent cx="1076325" cy="300038"/>
                    <wp:effectExtent b="0" l="0" r="0" t="0"/>
                    <wp:wrapNone/>
                    <wp:docPr id="2126916964"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076325" cy="300038"/>
                            </a:xfrm>
                            <a:prstGeom prst="rect"/>
                            <a:ln/>
                          </pic:spPr>
                        </pic:pic>
                      </a:graphicData>
                    </a:graphic>
                  </wp:anchor>
                </w:drawing>
              </w:r>
            </w:ins>
          </w:sdtContent>
        </w:sdt>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826296950"/>
      <w:tag w:val="goog_rdk_6376"/>
    </w:sdtPr>
    <w:sdtContent>
      <w:p w:rsidR="00000000" w:rsidDel="00000000" w:rsidP="00000000" w:rsidRDefault="00000000" w:rsidRPr="00000000" w14:paraId="00000588">
        <w:pPr>
          <w:rPr>
            <w:ins w:author="MD Ismail" w:id="238" w:date="2026-09-24T15:38:40Z"/>
            <w:rPrChange w:author="MD Ismail" w:id="239" w:date="2026-09-24T15:38:40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677979315"/>
            <w:tag w:val="goog_rdk_6374"/>
          </w:sdtPr>
          <w:sdtContent>
            <w:ins w:author="MD Ismail" w:id="238" w:date="2026-09-24T15:38:40Z"/>
            <w:sdt>
              <w:sdtPr>
                <w:id w:val="-1401242747"/>
                <w:tag w:val="goog_rdk_6375"/>
              </w:sdtPr>
              <w:sdtContent>
                <w:ins w:author="MD Ismail" w:id="238" w:date="2026-09-24T15:38:40Z">
                  <w:r w:rsidDel="00000000" w:rsidR="00000000" w:rsidRPr="00000000">
                    <w:rPr>
                      <w:rtl w:val="0"/>
                    </w:rPr>
                  </w:r>
                </w:ins>
              </w:sdtContent>
            </w:sdt>
            <w:ins w:author="MD Ismail" w:id="238" w:date="2026-09-24T15:38:40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47.png"/><Relationship Id="rId41" Type="http://schemas.openxmlformats.org/officeDocument/2006/relationships/image" Target="media/image49.png"/><Relationship Id="rId44" Type="http://schemas.openxmlformats.org/officeDocument/2006/relationships/image" Target="media/image50.png"/><Relationship Id="rId43" Type="http://schemas.openxmlformats.org/officeDocument/2006/relationships/image" Target="media/image45.png"/><Relationship Id="rId46" Type="http://schemas.openxmlformats.org/officeDocument/2006/relationships/image" Target="media/image30.png"/><Relationship Id="rId45"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0.png"/><Relationship Id="rId48" Type="http://schemas.openxmlformats.org/officeDocument/2006/relationships/image" Target="media/image46.png"/><Relationship Id="rId47" Type="http://schemas.openxmlformats.org/officeDocument/2006/relationships/image" Target="media/image51.png"/><Relationship Id="rId49" Type="http://schemas.openxmlformats.org/officeDocument/2006/relationships/image" Target="media/image2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1.xml"/><Relationship Id="rId30" Type="http://schemas.openxmlformats.org/officeDocument/2006/relationships/header" Target="header2.xml"/><Relationship Id="rId33" Type="http://schemas.openxmlformats.org/officeDocument/2006/relationships/image" Target="media/image9.png"/><Relationship Id="rId32" Type="http://schemas.openxmlformats.org/officeDocument/2006/relationships/footer" Target="footer2.xml"/><Relationship Id="rId35" Type="http://schemas.openxmlformats.org/officeDocument/2006/relationships/image" Target="media/image24.png"/><Relationship Id="rId34" Type="http://schemas.openxmlformats.org/officeDocument/2006/relationships/image" Target="media/image19.png"/><Relationship Id="rId37" Type="http://schemas.openxmlformats.org/officeDocument/2006/relationships/image" Target="media/image37.png"/><Relationship Id="rId36" Type="http://schemas.openxmlformats.org/officeDocument/2006/relationships/image" Target="media/image40.png"/><Relationship Id="rId39" Type="http://schemas.openxmlformats.org/officeDocument/2006/relationships/image" Target="media/image39.png"/><Relationship Id="rId38" Type="http://schemas.openxmlformats.org/officeDocument/2006/relationships/image" Target="media/image42.png"/><Relationship Id="rId20" Type="http://schemas.openxmlformats.org/officeDocument/2006/relationships/image" Target="media/image32.jpg"/><Relationship Id="rId22" Type="http://schemas.openxmlformats.org/officeDocument/2006/relationships/image" Target="media/image44.png"/><Relationship Id="rId21" Type="http://schemas.openxmlformats.org/officeDocument/2006/relationships/image" Target="media/image11.png"/><Relationship Id="rId24" Type="http://schemas.openxmlformats.org/officeDocument/2006/relationships/image" Target="media/image28.png"/><Relationship Id="rId23" Type="http://schemas.openxmlformats.org/officeDocument/2006/relationships/image" Target="media/image3.png"/><Relationship Id="rId26" Type="http://schemas.openxmlformats.org/officeDocument/2006/relationships/image" Target="media/image36.png"/><Relationship Id="rId25" Type="http://schemas.openxmlformats.org/officeDocument/2006/relationships/image" Target="media/image27.png"/><Relationship Id="rId28" Type="http://schemas.openxmlformats.org/officeDocument/2006/relationships/image" Target="media/image7.png"/><Relationship Id="rId27" Type="http://schemas.openxmlformats.org/officeDocument/2006/relationships/image" Target="media/image34.png"/><Relationship Id="rId29" Type="http://schemas.openxmlformats.org/officeDocument/2006/relationships/header" Target="header1.xml"/><Relationship Id="rId50" Type="http://schemas.openxmlformats.org/officeDocument/2006/relationships/image" Target="media/image43.png"/><Relationship Id="rId11" Type="http://schemas.openxmlformats.org/officeDocument/2006/relationships/image" Target="media/image21.png"/><Relationship Id="rId10" Type="http://schemas.openxmlformats.org/officeDocument/2006/relationships/image" Target="media/image13.png"/><Relationship Id="rId13" Type="http://schemas.openxmlformats.org/officeDocument/2006/relationships/image" Target="media/image23.jpg"/><Relationship Id="rId12" Type="http://schemas.openxmlformats.org/officeDocument/2006/relationships/image" Target="media/image8.png"/><Relationship Id="rId15" Type="http://schemas.openxmlformats.org/officeDocument/2006/relationships/image" Target="media/image38.png"/><Relationship Id="rId14" Type="http://schemas.openxmlformats.org/officeDocument/2006/relationships/image" Target="media/image25.png"/><Relationship Id="rId17" Type="http://schemas.openxmlformats.org/officeDocument/2006/relationships/image" Target="media/image33.jpg"/><Relationship Id="rId16" Type="http://schemas.openxmlformats.org/officeDocument/2006/relationships/image" Target="media/image18.png"/><Relationship Id="rId19" Type="http://schemas.openxmlformats.org/officeDocument/2006/relationships/image" Target="media/image15.png"/><Relationship Id="rId18" Type="http://schemas.openxmlformats.org/officeDocument/2006/relationships/image" Target="media/image2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1" Type="http://schemas.openxmlformats.org/officeDocument/2006/relationships/image" Target="media/image24.png"/><Relationship Id="rId10" Type="http://schemas.openxmlformats.org/officeDocument/2006/relationships/image" Target="media/image31.png"/><Relationship Id="rId13" Type="http://schemas.openxmlformats.org/officeDocument/2006/relationships/image" Target="media/image30.png"/><Relationship Id="rId12" Type="http://schemas.openxmlformats.org/officeDocument/2006/relationships/image" Target="media/image28.png"/><Relationship Id="rId1" Type="http://schemas.openxmlformats.org/officeDocument/2006/relationships/image" Target="media/image10.png"/><Relationship Id="rId2" Type="http://schemas.openxmlformats.org/officeDocument/2006/relationships/image" Target="media/image41.png"/><Relationship Id="rId3" Type="http://schemas.openxmlformats.org/officeDocument/2006/relationships/image" Target="media/image3.png"/><Relationship Id="rId4" Type="http://schemas.openxmlformats.org/officeDocument/2006/relationships/image" Target="media/image7.png"/><Relationship Id="rId9" Type="http://schemas.openxmlformats.org/officeDocument/2006/relationships/image" Target="media/image29.png"/><Relationship Id="rId14" Type="http://schemas.openxmlformats.org/officeDocument/2006/relationships/image" Target="media/image19.png"/><Relationship Id="rId5" Type="http://schemas.openxmlformats.org/officeDocument/2006/relationships/image" Target="media/image9.png"/><Relationship Id="rId6" Type="http://schemas.openxmlformats.org/officeDocument/2006/relationships/image" Target="media/image43.png"/><Relationship Id="rId7" Type="http://schemas.openxmlformats.org/officeDocument/2006/relationships/image" Target="media/image44.png"/><Relationship Id="rId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pc7OYW6fqpRUtIpuJpsKo1Oig==">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